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504A" w:rsidRPr="002142C8" w:rsidRDefault="00C75345" w:rsidP="00C75345">
      <w:pPr>
        <w:pStyle w:val="1"/>
        <w:spacing w:after="156"/>
        <w:jc w:val="center"/>
        <w:rPr>
          <w:rFonts w:ascii="Times New Roman" w:hAnsi="Times New Roman" w:cs="Times New Roman"/>
          <w:rPrChange w:id="0" w:author="ghj" w:date="2018-05-25T14:12:00Z">
            <w:rPr/>
          </w:rPrChange>
        </w:rPr>
      </w:pPr>
      <w:bookmarkStart w:id="1" w:name="_Toc11006"/>
      <w:r w:rsidRPr="002142C8">
        <w:rPr>
          <w:rFonts w:ascii="Times New Roman" w:hAnsi="Times New Roman" w:cs="Times New Roman"/>
          <w:rPrChange w:id="2" w:author="ghj" w:date="2018-05-25T14:12:00Z">
            <w:rPr>
              <w:rFonts w:hint="eastAsia"/>
            </w:rPr>
          </w:rPrChange>
        </w:rPr>
        <w:t>第一章</w:t>
      </w:r>
      <w:r w:rsidRPr="002142C8">
        <w:rPr>
          <w:rFonts w:ascii="Times New Roman" w:hAnsi="Times New Roman" w:cs="Times New Roman"/>
          <w:rPrChange w:id="3" w:author="ghj" w:date="2018-05-25T14:12:00Z">
            <w:rPr>
              <w:rFonts w:hint="eastAsia"/>
            </w:rPr>
          </w:rPrChange>
        </w:rPr>
        <w:t xml:space="preserve"> </w:t>
      </w:r>
      <w:r w:rsidR="00320C7F" w:rsidRPr="002142C8">
        <w:rPr>
          <w:rFonts w:ascii="Times New Roman" w:hAnsi="Times New Roman" w:cs="Times New Roman"/>
          <w:rPrChange w:id="4" w:author="ghj" w:date="2018-05-25T14:12:00Z">
            <w:rPr>
              <w:rFonts w:hint="eastAsia"/>
            </w:rPr>
          </w:rPrChange>
        </w:rPr>
        <w:t>引言</w:t>
      </w:r>
    </w:p>
    <w:p w:rsidR="00320C7F" w:rsidRPr="002142C8" w:rsidRDefault="00320C7F" w:rsidP="00C75345">
      <w:pPr>
        <w:pStyle w:val="2"/>
        <w:spacing w:before="60" w:afterLines="50" w:after="156" w:line="240" w:lineRule="auto"/>
        <w:jc w:val="left"/>
        <w:rPr>
          <w:rFonts w:ascii="Times New Roman" w:eastAsia="宋体" w:hAnsi="Times New Roman" w:cs="Times New Roman"/>
          <w:sz w:val="28"/>
          <w:szCs w:val="28"/>
          <w:rPrChange w:id="5"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6" w:author="ghj" w:date="2018-05-25T14:12:00Z">
            <w:rPr>
              <w:rFonts w:ascii="宋体" w:eastAsia="宋体" w:hAnsi="宋体" w:hint="eastAsia"/>
              <w:sz w:val="28"/>
              <w:szCs w:val="28"/>
            </w:rPr>
          </w:rPrChange>
        </w:rPr>
        <w:t>1</w:t>
      </w:r>
      <w:r w:rsidRPr="002142C8">
        <w:rPr>
          <w:rFonts w:ascii="Times New Roman" w:eastAsia="宋体" w:hAnsi="Times New Roman" w:cs="Times New Roman"/>
          <w:sz w:val="28"/>
          <w:szCs w:val="28"/>
          <w:rPrChange w:id="7" w:author="ghj" w:date="2018-05-25T14:12:00Z">
            <w:rPr>
              <w:rFonts w:ascii="宋体" w:eastAsia="宋体" w:hAnsi="宋体"/>
              <w:sz w:val="28"/>
              <w:szCs w:val="28"/>
            </w:rPr>
          </w:rPrChange>
        </w:rPr>
        <w:t xml:space="preserve">.1 </w:t>
      </w:r>
      <w:r w:rsidRPr="002142C8">
        <w:rPr>
          <w:rFonts w:ascii="Times New Roman" w:eastAsia="宋体" w:hAnsi="Times New Roman" w:cs="Times New Roman"/>
          <w:sz w:val="28"/>
          <w:szCs w:val="28"/>
          <w:rPrChange w:id="8" w:author="ghj" w:date="2018-05-25T14:12:00Z">
            <w:rPr>
              <w:rFonts w:ascii="宋体" w:eastAsia="宋体" w:hAnsi="宋体" w:hint="eastAsia"/>
              <w:sz w:val="28"/>
              <w:szCs w:val="28"/>
            </w:rPr>
          </w:rPrChange>
        </w:rPr>
        <w:t>课题背景</w:t>
      </w:r>
    </w:p>
    <w:p w:rsidR="00BA7A7B" w:rsidRPr="002142C8" w:rsidRDefault="00EC4F87" w:rsidP="00C75345">
      <w:pPr>
        <w:widowControl/>
        <w:ind w:firstLineChars="200" w:firstLine="480"/>
        <w:jc w:val="left"/>
        <w:rPr>
          <w:rFonts w:ascii="Times New Roman" w:eastAsia="宋体" w:hAnsi="Times New Roman" w:cs="Times New Roman"/>
          <w:color w:val="000000" w:themeColor="text1"/>
          <w:kern w:val="0"/>
          <w:sz w:val="24"/>
          <w:szCs w:val="20"/>
          <w:rPrChange w:id="9" w:author="ghj" w:date="2018-05-25T14:12:00Z">
            <w:rPr>
              <w:rFonts w:ascii="宋体" w:eastAsia="宋体" w:hAnsi="宋体"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10" w:author="ghj" w:date="2018-05-25T14:12:00Z">
            <w:rPr>
              <w:rFonts w:ascii="宋体" w:eastAsia="宋体" w:hAnsi="宋体" w:cs="宋体" w:hint="eastAsia"/>
              <w:color w:val="000000" w:themeColor="text1"/>
              <w:kern w:val="0"/>
              <w:sz w:val="24"/>
              <w:szCs w:val="20"/>
            </w:rPr>
          </w:rPrChange>
        </w:rPr>
        <w:t>在科学技术产业的蓬勃</w:t>
      </w:r>
      <w:r w:rsidR="00BA7A7B" w:rsidRPr="002142C8">
        <w:rPr>
          <w:rFonts w:ascii="Times New Roman" w:eastAsia="宋体" w:hAnsi="Times New Roman" w:cs="Times New Roman"/>
          <w:color w:val="000000" w:themeColor="text1"/>
          <w:kern w:val="0"/>
          <w:sz w:val="24"/>
          <w:szCs w:val="20"/>
          <w:rPrChange w:id="11" w:author="ghj" w:date="2018-05-25T14:12:00Z">
            <w:rPr>
              <w:rFonts w:ascii="宋体" w:eastAsia="宋体" w:hAnsi="宋体" w:cs="宋体" w:hint="eastAsia"/>
              <w:color w:val="000000" w:themeColor="text1"/>
              <w:kern w:val="0"/>
              <w:sz w:val="24"/>
              <w:szCs w:val="20"/>
            </w:rPr>
          </w:rPrChange>
        </w:rPr>
        <w:t>发展</w:t>
      </w:r>
      <w:r w:rsidRPr="002142C8">
        <w:rPr>
          <w:rFonts w:ascii="Times New Roman" w:eastAsia="宋体" w:hAnsi="Times New Roman" w:cs="Times New Roman"/>
          <w:color w:val="000000" w:themeColor="text1"/>
          <w:kern w:val="0"/>
          <w:sz w:val="24"/>
          <w:szCs w:val="20"/>
          <w:rPrChange w:id="12" w:author="ghj" w:date="2018-05-25T14:12:00Z">
            <w:rPr>
              <w:rFonts w:ascii="宋体" w:eastAsia="宋体" w:hAnsi="宋体" w:cs="宋体" w:hint="eastAsia"/>
              <w:color w:val="000000" w:themeColor="text1"/>
              <w:kern w:val="0"/>
              <w:sz w:val="24"/>
              <w:szCs w:val="20"/>
            </w:rPr>
          </w:rPrChange>
        </w:rPr>
        <w:t>的基础上</w:t>
      </w:r>
      <w:r w:rsidR="00BA7A7B" w:rsidRPr="002142C8">
        <w:rPr>
          <w:rFonts w:ascii="Times New Roman" w:eastAsia="宋体" w:hAnsi="Times New Roman" w:cs="Times New Roman"/>
          <w:color w:val="000000" w:themeColor="text1"/>
          <w:kern w:val="0"/>
          <w:sz w:val="24"/>
          <w:szCs w:val="20"/>
          <w:rPrChange w:id="13" w:author="ghj" w:date="2018-05-25T14:12:00Z">
            <w:rPr>
              <w:rFonts w:ascii="宋体" w:eastAsia="宋体" w:hAnsi="宋体" w:cs="宋体" w:hint="eastAsia"/>
              <w:color w:val="000000" w:themeColor="text1"/>
              <w:kern w:val="0"/>
              <w:sz w:val="24"/>
              <w:szCs w:val="20"/>
            </w:rPr>
          </w:rPrChange>
        </w:rPr>
        <w:t>，智能化发展逐渐成为一种新常态，</w:t>
      </w:r>
      <w:r w:rsidRPr="002142C8">
        <w:rPr>
          <w:rFonts w:ascii="Times New Roman" w:eastAsia="宋体" w:hAnsi="Times New Roman" w:cs="Times New Roman"/>
          <w:color w:val="000000" w:themeColor="text1"/>
          <w:kern w:val="0"/>
          <w:sz w:val="24"/>
          <w:szCs w:val="20"/>
          <w:rPrChange w:id="14" w:author="ghj" w:date="2018-05-25T14:12:00Z">
            <w:rPr>
              <w:rFonts w:ascii="宋体" w:eastAsia="宋体" w:hAnsi="宋体" w:cs="宋体" w:hint="eastAsia"/>
              <w:color w:val="000000" w:themeColor="text1"/>
              <w:kern w:val="0"/>
              <w:sz w:val="24"/>
              <w:szCs w:val="20"/>
            </w:rPr>
          </w:rPrChange>
        </w:rPr>
        <w:t>而</w:t>
      </w:r>
      <w:r w:rsidR="00677C22" w:rsidRPr="002142C8">
        <w:rPr>
          <w:rFonts w:ascii="Times New Roman" w:eastAsia="宋体" w:hAnsi="Times New Roman" w:cs="Times New Roman"/>
          <w:color w:val="000000" w:themeColor="text1"/>
          <w:kern w:val="0"/>
          <w:sz w:val="24"/>
          <w:szCs w:val="20"/>
          <w:rPrChange w:id="15" w:author="ghj" w:date="2018-05-25T14:12:00Z">
            <w:rPr>
              <w:rFonts w:ascii="宋体" w:eastAsia="宋体" w:hAnsi="宋体" w:cs="宋体" w:hint="eastAsia"/>
              <w:color w:val="000000" w:themeColor="text1"/>
              <w:kern w:val="0"/>
              <w:sz w:val="24"/>
              <w:szCs w:val="20"/>
            </w:rPr>
          </w:rPrChange>
        </w:rPr>
        <w:t>人们对于生活质量的重视程度</w:t>
      </w:r>
      <w:r w:rsidRPr="002142C8">
        <w:rPr>
          <w:rFonts w:ascii="Times New Roman" w:eastAsia="宋体" w:hAnsi="Times New Roman" w:cs="Times New Roman"/>
          <w:color w:val="000000" w:themeColor="text1"/>
          <w:kern w:val="0"/>
          <w:sz w:val="24"/>
          <w:szCs w:val="20"/>
          <w:rPrChange w:id="16" w:author="ghj" w:date="2018-05-25T14:12:00Z">
            <w:rPr>
              <w:rFonts w:ascii="宋体" w:eastAsia="宋体" w:hAnsi="宋体" w:cs="宋体" w:hint="eastAsia"/>
              <w:color w:val="000000" w:themeColor="text1"/>
              <w:kern w:val="0"/>
              <w:sz w:val="24"/>
              <w:szCs w:val="20"/>
            </w:rPr>
          </w:rPrChange>
        </w:rPr>
        <w:t>也在</w:t>
      </w:r>
      <w:r w:rsidR="00BA7A7B" w:rsidRPr="002142C8">
        <w:rPr>
          <w:rFonts w:ascii="Times New Roman" w:eastAsia="宋体" w:hAnsi="Times New Roman" w:cs="Times New Roman"/>
          <w:color w:val="000000" w:themeColor="text1"/>
          <w:kern w:val="0"/>
          <w:sz w:val="24"/>
          <w:szCs w:val="20"/>
          <w:rPrChange w:id="17" w:author="ghj" w:date="2018-05-25T14:12:00Z">
            <w:rPr>
              <w:rFonts w:ascii="宋体" w:eastAsia="宋体" w:hAnsi="宋体" w:cs="宋体" w:hint="eastAsia"/>
              <w:color w:val="000000" w:themeColor="text1"/>
              <w:kern w:val="0"/>
              <w:sz w:val="24"/>
              <w:szCs w:val="20"/>
            </w:rPr>
          </w:rPrChange>
        </w:rPr>
        <w:t>不断提高，</w:t>
      </w:r>
      <w:r w:rsidR="00677C22" w:rsidRPr="002142C8">
        <w:rPr>
          <w:rFonts w:ascii="Times New Roman" w:eastAsia="宋体" w:hAnsi="Times New Roman" w:cs="Times New Roman"/>
          <w:color w:val="000000" w:themeColor="text1"/>
          <w:kern w:val="0"/>
          <w:sz w:val="24"/>
          <w:szCs w:val="20"/>
          <w:rPrChange w:id="18" w:author="ghj" w:date="2018-05-25T14:12:00Z">
            <w:rPr>
              <w:rFonts w:ascii="宋体" w:eastAsia="宋体" w:hAnsi="宋体" w:cs="宋体" w:hint="eastAsia"/>
              <w:color w:val="000000" w:themeColor="text1"/>
              <w:kern w:val="0"/>
              <w:sz w:val="24"/>
              <w:szCs w:val="20"/>
            </w:rPr>
          </w:rPrChange>
        </w:rPr>
        <w:t>因此</w:t>
      </w:r>
      <w:r w:rsidR="00BA7A7B" w:rsidRPr="002142C8">
        <w:rPr>
          <w:rFonts w:ascii="Times New Roman" w:eastAsia="宋体" w:hAnsi="Times New Roman" w:cs="Times New Roman"/>
          <w:color w:val="000000" w:themeColor="text1"/>
          <w:kern w:val="0"/>
          <w:sz w:val="24"/>
          <w:szCs w:val="20"/>
          <w:rPrChange w:id="19" w:author="ghj" w:date="2018-05-25T14:12:00Z">
            <w:rPr>
              <w:rFonts w:ascii="宋体" w:eastAsia="宋体" w:hAnsi="宋体" w:cs="宋体" w:hint="eastAsia"/>
              <w:color w:val="000000" w:themeColor="text1"/>
              <w:kern w:val="0"/>
              <w:sz w:val="24"/>
              <w:szCs w:val="20"/>
            </w:rPr>
          </w:rPrChange>
        </w:rPr>
        <w:t>家居</w:t>
      </w:r>
      <w:r w:rsidR="00F00236" w:rsidRPr="002142C8">
        <w:rPr>
          <w:rFonts w:ascii="Times New Roman" w:eastAsia="宋体" w:hAnsi="Times New Roman" w:cs="Times New Roman"/>
          <w:color w:val="000000" w:themeColor="text1"/>
          <w:kern w:val="0"/>
          <w:sz w:val="24"/>
          <w:szCs w:val="20"/>
          <w:rPrChange w:id="20" w:author="ghj" w:date="2018-05-25T14:12:00Z">
            <w:rPr>
              <w:rFonts w:ascii="宋体" w:eastAsia="宋体" w:hAnsi="宋体" w:cs="宋体" w:hint="eastAsia"/>
              <w:color w:val="000000" w:themeColor="text1"/>
              <w:kern w:val="0"/>
              <w:sz w:val="24"/>
              <w:szCs w:val="20"/>
            </w:rPr>
          </w:rPrChange>
        </w:rPr>
        <w:t>的智能化</w:t>
      </w:r>
      <w:r w:rsidR="00BA7A7B" w:rsidRPr="002142C8">
        <w:rPr>
          <w:rFonts w:ascii="Times New Roman" w:eastAsia="宋体" w:hAnsi="Times New Roman" w:cs="Times New Roman"/>
          <w:color w:val="000000" w:themeColor="text1"/>
          <w:kern w:val="0"/>
          <w:sz w:val="24"/>
          <w:szCs w:val="20"/>
          <w:rPrChange w:id="21" w:author="ghj" w:date="2018-05-25T14:12:00Z">
            <w:rPr>
              <w:rFonts w:ascii="宋体" w:eastAsia="宋体" w:hAnsi="宋体" w:cs="宋体" w:hint="eastAsia"/>
              <w:color w:val="000000" w:themeColor="text1"/>
              <w:kern w:val="0"/>
              <w:sz w:val="24"/>
              <w:szCs w:val="20"/>
            </w:rPr>
          </w:rPrChange>
        </w:rPr>
        <w:t>逐渐进</w:t>
      </w:r>
      <w:r w:rsidR="00F00236" w:rsidRPr="002142C8">
        <w:rPr>
          <w:rFonts w:ascii="Times New Roman" w:eastAsia="宋体" w:hAnsi="Times New Roman" w:cs="Times New Roman"/>
          <w:color w:val="000000" w:themeColor="text1"/>
          <w:kern w:val="0"/>
          <w:sz w:val="24"/>
          <w:szCs w:val="20"/>
          <w:rPrChange w:id="22" w:author="ghj" w:date="2018-05-25T14:12:00Z">
            <w:rPr>
              <w:rFonts w:ascii="宋体" w:eastAsia="宋体" w:hAnsi="宋体" w:cs="宋体" w:hint="eastAsia"/>
              <w:color w:val="000000" w:themeColor="text1"/>
              <w:kern w:val="0"/>
              <w:sz w:val="24"/>
              <w:szCs w:val="20"/>
            </w:rPr>
          </w:rPrChange>
        </w:rPr>
        <w:t>入</w:t>
      </w:r>
      <w:r w:rsidR="00677C22" w:rsidRPr="002142C8">
        <w:rPr>
          <w:rFonts w:ascii="Times New Roman" w:eastAsia="宋体" w:hAnsi="Times New Roman" w:cs="Times New Roman"/>
          <w:color w:val="000000" w:themeColor="text1"/>
          <w:kern w:val="0"/>
          <w:sz w:val="24"/>
          <w:szCs w:val="20"/>
          <w:rPrChange w:id="23" w:author="ghj" w:date="2018-05-25T14:12:00Z">
            <w:rPr>
              <w:rFonts w:ascii="宋体" w:eastAsia="宋体" w:hAnsi="宋体" w:cs="宋体" w:hint="eastAsia"/>
              <w:color w:val="000000" w:themeColor="text1"/>
              <w:kern w:val="0"/>
              <w:sz w:val="24"/>
              <w:szCs w:val="20"/>
            </w:rPr>
          </w:rPrChange>
        </w:rPr>
        <w:t>了人们的生活</w:t>
      </w:r>
      <w:r w:rsidR="00F00236" w:rsidRPr="002142C8">
        <w:rPr>
          <w:rFonts w:ascii="Times New Roman" w:eastAsia="宋体" w:hAnsi="Times New Roman" w:cs="Times New Roman"/>
          <w:color w:val="000000" w:themeColor="text1"/>
          <w:kern w:val="0"/>
          <w:sz w:val="24"/>
          <w:szCs w:val="20"/>
          <w:rPrChange w:id="24" w:author="ghj" w:date="2018-05-25T14:12:00Z">
            <w:rPr>
              <w:rFonts w:ascii="宋体" w:eastAsia="宋体" w:hAnsi="宋体" w:cs="宋体" w:hint="eastAsia"/>
              <w:color w:val="000000" w:themeColor="text1"/>
              <w:kern w:val="0"/>
              <w:sz w:val="24"/>
              <w:szCs w:val="20"/>
            </w:rPr>
          </w:rPrChange>
        </w:rPr>
        <w:t>当中</w:t>
      </w:r>
      <w:r w:rsidR="00677C22" w:rsidRPr="002142C8">
        <w:rPr>
          <w:rFonts w:ascii="Times New Roman" w:eastAsia="宋体" w:hAnsi="Times New Roman" w:cs="Times New Roman"/>
          <w:color w:val="000000" w:themeColor="text1"/>
          <w:kern w:val="0"/>
          <w:sz w:val="24"/>
          <w:szCs w:val="20"/>
          <w:rPrChange w:id="25" w:author="ghj" w:date="2018-05-25T14:12:00Z">
            <w:rPr>
              <w:rFonts w:ascii="宋体" w:eastAsia="宋体" w:hAnsi="宋体" w:cs="宋体" w:hint="eastAsia"/>
              <w:color w:val="000000" w:themeColor="text1"/>
              <w:kern w:val="0"/>
              <w:sz w:val="24"/>
              <w:szCs w:val="20"/>
            </w:rPr>
          </w:rPrChange>
        </w:rPr>
        <w:t>，而通用遥控器的出现更方便了人们的日常</w:t>
      </w:r>
      <w:r w:rsidR="00BA7A7B" w:rsidRPr="002142C8">
        <w:rPr>
          <w:rFonts w:ascii="Times New Roman" w:eastAsia="宋体" w:hAnsi="Times New Roman" w:cs="Times New Roman"/>
          <w:color w:val="000000" w:themeColor="text1"/>
          <w:kern w:val="0"/>
          <w:sz w:val="24"/>
          <w:szCs w:val="20"/>
          <w:rPrChange w:id="26" w:author="ghj" w:date="2018-05-25T14:12:00Z">
            <w:rPr>
              <w:rFonts w:ascii="宋体" w:eastAsia="宋体" w:hAnsi="宋体" w:cs="宋体" w:hint="eastAsia"/>
              <w:color w:val="000000" w:themeColor="text1"/>
              <w:kern w:val="0"/>
              <w:sz w:val="24"/>
              <w:szCs w:val="20"/>
            </w:rPr>
          </w:rPrChange>
        </w:rPr>
        <w:t>。当</w:t>
      </w:r>
      <w:ins w:id="27" w:author="ghj" w:date="2018-05-25T12:53:00Z">
        <w:r w:rsidR="00745AFD" w:rsidRPr="002142C8">
          <w:rPr>
            <w:rFonts w:ascii="Times New Roman" w:eastAsia="宋体" w:hAnsi="Times New Roman" w:cs="Times New Roman"/>
            <w:color w:val="000000" w:themeColor="text1"/>
            <w:kern w:val="0"/>
            <w:sz w:val="24"/>
            <w:szCs w:val="20"/>
            <w:rPrChange w:id="28" w:author="ghj" w:date="2018-05-25T14:12:00Z">
              <w:rPr>
                <w:rFonts w:ascii="宋体" w:eastAsia="宋体" w:hAnsi="宋体" w:cs="宋体" w:hint="eastAsia"/>
                <w:color w:val="000000" w:themeColor="text1"/>
                <w:kern w:val="0"/>
                <w:sz w:val="24"/>
                <w:szCs w:val="20"/>
              </w:rPr>
            </w:rPrChange>
          </w:rPr>
          <w:t>人们</w:t>
        </w:r>
      </w:ins>
      <w:del w:id="29" w:author="ghj" w:date="2018-05-25T12:53:00Z">
        <w:r w:rsidR="00BA7A7B" w:rsidRPr="002142C8" w:rsidDel="00745AFD">
          <w:rPr>
            <w:rFonts w:ascii="Times New Roman" w:eastAsia="宋体" w:hAnsi="Times New Roman" w:cs="Times New Roman"/>
            <w:color w:val="000000" w:themeColor="text1"/>
            <w:kern w:val="0"/>
            <w:sz w:val="24"/>
            <w:szCs w:val="20"/>
            <w:rPrChange w:id="30" w:author="ghj" w:date="2018-05-25T14:12:00Z">
              <w:rPr>
                <w:rFonts w:ascii="宋体" w:eastAsia="宋体" w:hAnsi="宋体" w:cs="宋体" w:hint="eastAsia"/>
                <w:color w:val="000000" w:themeColor="text1"/>
                <w:kern w:val="0"/>
                <w:sz w:val="24"/>
                <w:szCs w:val="20"/>
              </w:rPr>
            </w:rPrChange>
          </w:rPr>
          <w:delText>你</w:delText>
        </w:r>
      </w:del>
      <w:r w:rsidR="00BA7A7B" w:rsidRPr="002142C8">
        <w:rPr>
          <w:rFonts w:ascii="Times New Roman" w:eastAsia="宋体" w:hAnsi="Times New Roman" w:cs="Times New Roman"/>
          <w:color w:val="000000" w:themeColor="text1"/>
          <w:kern w:val="0"/>
          <w:sz w:val="24"/>
          <w:szCs w:val="20"/>
          <w:rPrChange w:id="31" w:author="ghj" w:date="2018-05-25T14:12:00Z">
            <w:rPr>
              <w:rFonts w:ascii="宋体" w:eastAsia="宋体" w:hAnsi="宋体" w:cs="宋体" w:hint="eastAsia"/>
              <w:color w:val="000000" w:themeColor="text1"/>
              <w:kern w:val="0"/>
              <w:sz w:val="24"/>
              <w:szCs w:val="20"/>
            </w:rPr>
          </w:rPrChange>
        </w:rPr>
        <w:t>在大冬天顶着极大的压力辛辛苦苦完成高强度的工作后，下班路上冒着风雪一路吹着冷风，冻得瑟瑟发抖的时候，</w:t>
      </w:r>
      <w:ins w:id="32" w:author="ghj" w:date="2018-05-25T12:54:00Z">
        <w:r w:rsidR="00745AFD" w:rsidRPr="002142C8">
          <w:rPr>
            <w:rFonts w:ascii="Times New Roman" w:eastAsia="宋体" w:hAnsi="Times New Roman" w:cs="Times New Roman"/>
            <w:color w:val="000000" w:themeColor="text1"/>
            <w:kern w:val="0"/>
            <w:sz w:val="24"/>
            <w:szCs w:val="20"/>
            <w:rPrChange w:id="33" w:author="ghj" w:date="2018-05-25T14:12:00Z">
              <w:rPr>
                <w:rFonts w:ascii="宋体" w:eastAsia="宋体" w:hAnsi="宋体" w:cs="宋体" w:hint="eastAsia"/>
                <w:color w:val="000000" w:themeColor="text1"/>
                <w:kern w:val="0"/>
                <w:sz w:val="24"/>
                <w:szCs w:val="20"/>
              </w:rPr>
            </w:rPrChange>
          </w:rPr>
          <w:t>肯定会</w:t>
        </w:r>
      </w:ins>
      <w:del w:id="34" w:author="ghj" w:date="2018-05-25T12:53:00Z">
        <w:r w:rsidR="00BA7A7B" w:rsidRPr="002142C8" w:rsidDel="00745AFD">
          <w:rPr>
            <w:rFonts w:ascii="Times New Roman" w:eastAsia="宋体" w:hAnsi="Times New Roman" w:cs="Times New Roman"/>
            <w:color w:val="000000" w:themeColor="text1"/>
            <w:kern w:val="0"/>
            <w:sz w:val="24"/>
            <w:szCs w:val="20"/>
            <w:rPrChange w:id="35" w:author="ghj" w:date="2018-05-25T14:12:00Z">
              <w:rPr>
                <w:rFonts w:ascii="宋体" w:eastAsia="宋体" w:hAnsi="宋体" w:cs="宋体" w:hint="eastAsia"/>
                <w:color w:val="000000" w:themeColor="text1"/>
                <w:kern w:val="0"/>
                <w:sz w:val="24"/>
                <w:szCs w:val="20"/>
              </w:rPr>
            </w:rPrChange>
          </w:rPr>
          <w:delText>是不是</w:delText>
        </w:r>
      </w:del>
      <w:r w:rsidR="00BA7A7B" w:rsidRPr="002142C8">
        <w:rPr>
          <w:rFonts w:ascii="Times New Roman" w:eastAsia="宋体" w:hAnsi="Times New Roman" w:cs="Times New Roman"/>
          <w:color w:val="000000" w:themeColor="text1"/>
          <w:kern w:val="0"/>
          <w:sz w:val="24"/>
          <w:szCs w:val="20"/>
          <w:rPrChange w:id="36" w:author="ghj" w:date="2018-05-25T14:12:00Z">
            <w:rPr>
              <w:rFonts w:ascii="宋体" w:eastAsia="宋体" w:hAnsi="宋体" w:cs="宋体" w:hint="eastAsia"/>
              <w:color w:val="000000" w:themeColor="text1"/>
              <w:kern w:val="0"/>
              <w:sz w:val="24"/>
              <w:szCs w:val="20"/>
            </w:rPr>
          </w:rPrChange>
        </w:rPr>
        <w:t>想早早回去就能进入暖和而又舒适的房间</w:t>
      </w:r>
      <w:del w:id="37" w:author="ghj" w:date="2018-05-25T12:54:00Z">
        <w:r w:rsidR="00BA7A7B" w:rsidRPr="002142C8" w:rsidDel="00745AFD">
          <w:rPr>
            <w:rFonts w:ascii="Times New Roman" w:eastAsia="宋体" w:hAnsi="Times New Roman" w:cs="Times New Roman"/>
            <w:color w:val="000000" w:themeColor="text1"/>
            <w:kern w:val="0"/>
            <w:sz w:val="24"/>
            <w:szCs w:val="20"/>
            <w:rPrChange w:id="38" w:author="ghj" w:date="2018-05-25T14:12:00Z">
              <w:rPr>
                <w:rFonts w:ascii="宋体" w:eastAsia="宋体" w:hAnsi="宋体" w:cs="宋体" w:hint="eastAsia"/>
                <w:color w:val="000000" w:themeColor="text1"/>
                <w:kern w:val="0"/>
                <w:sz w:val="24"/>
                <w:szCs w:val="20"/>
              </w:rPr>
            </w:rPrChange>
          </w:rPr>
          <w:delText>呢</w:delText>
        </w:r>
      </w:del>
      <w:r w:rsidR="00BA7A7B" w:rsidRPr="002142C8">
        <w:rPr>
          <w:rFonts w:ascii="Times New Roman" w:eastAsia="宋体" w:hAnsi="Times New Roman" w:cs="Times New Roman"/>
          <w:color w:val="000000" w:themeColor="text1"/>
          <w:kern w:val="0"/>
          <w:sz w:val="24"/>
          <w:szCs w:val="20"/>
          <w:rPrChange w:id="39" w:author="ghj" w:date="2018-05-25T14:12:00Z">
            <w:rPr>
              <w:rFonts w:ascii="宋体" w:eastAsia="宋体" w:hAnsi="宋体" w:cs="宋体" w:hint="eastAsia"/>
              <w:color w:val="000000" w:themeColor="text1"/>
              <w:kern w:val="0"/>
              <w:sz w:val="24"/>
              <w:szCs w:val="20"/>
            </w:rPr>
          </w:rPrChange>
        </w:rPr>
        <w:t>，此时</w:t>
      </w:r>
      <w:del w:id="40" w:author="ghj" w:date="2018-05-25T12:54:00Z">
        <w:r w:rsidR="00BA7A7B" w:rsidRPr="002142C8" w:rsidDel="00745AFD">
          <w:rPr>
            <w:rFonts w:ascii="Times New Roman" w:eastAsia="宋体" w:hAnsi="Times New Roman" w:cs="Times New Roman"/>
            <w:color w:val="000000" w:themeColor="text1"/>
            <w:kern w:val="0"/>
            <w:sz w:val="24"/>
            <w:szCs w:val="20"/>
            <w:rPrChange w:id="41" w:author="ghj" w:date="2018-05-25T14:12:00Z">
              <w:rPr>
                <w:rFonts w:ascii="宋体" w:eastAsia="宋体" w:hAnsi="宋体" w:cs="宋体" w:hint="eastAsia"/>
                <w:color w:val="000000" w:themeColor="text1"/>
                <w:kern w:val="0"/>
                <w:sz w:val="24"/>
                <w:szCs w:val="20"/>
              </w:rPr>
            </w:rPrChange>
          </w:rPr>
          <w:delText>的你</w:delText>
        </w:r>
      </w:del>
      <w:r w:rsidR="00BA7A7B" w:rsidRPr="002142C8">
        <w:rPr>
          <w:rFonts w:ascii="Times New Roman" w:eastAsia="宋体" w:hAnsi="Times New Roman" w:cs="Times New Roman"/>
          <w:color w:val="000000" w:themeColor="text1"/>
          <w:kern w:val="0"/>
          <w:sz w:val="24"/>
          <w:szCs w:val="20"/>
          <w:rPrChange w:id="42" w:author="ghj" w:date="2018-05-25T14:12:00Z">
            <w:rPr>
              <w:rFonts w:ascii="宋体" w:eastAsia="宋体" w:hAnsi="宋体" w:cs="宋体" w:hint="eastAsia"/>
              <w:color w:val="000000" w:themeColor="text1"/>
              <w:kern w:val="0"/>
              <w:sz w:val="24"/>
              <w:szCs w:val="20"/>
            </w:rPr>
          </w:rPrChange>
        </w:rPr>
        <w:t>只需要</w:t>
      </w:r>
      <w:del w:id="43" w:author="ghj" w:date="2018-05-25T12:54:00Z">
        <w:r w:rsidR="00BA7A7B" w:rsidRPr="002142C8" w:rsidDel="00745AFD">
          <w:rPr>
            <w:rFonts w:ascii="Times New Roman" w:eastAsia="宋体" w:hAnsi="Times New Roman" w:cs="Times New Roman"/>
            <w:color w:val="000000" w:themeColor="text1"/>
            <w:kern w:val="0"/>
            <w:sz w:val="24"/>
            <w:szCs w:val="20"/>
            <w:rPrChange w:id="44" w:author="ghj" w:date="2018-05-25T14:12:00Z">
              <w:rPr>
                <w:rFonts w:ascii="宋体" w:eastAsia="宋体" w:hAnsi="宋体" w:cs="宋体" w:hint="eastAsia"/>
                <w:color w:val="000000" w:themeColor="text1"/>
                <w:kern w:val="0"/>
                <w:sz w:val="24"/>
                <w:szCs w:val="20"/>
              </w:rPr>
            </w:rPrChange>
          </w:rPr>
          <w:delText>你</w:delText>
        </w:r>
      </w:del>
      <w:r w:rsidR="00BA7A7B" w:rsidRPr="002142C8">
        <w:rPr>
          <w:rFonts w:ascii="Times New Roman" w:eastAsia="宋体" w:hAnsi="Times New Roman" w:cs="Times New Roman"/>
          <w:color w:val="000000" w:themeColor="text1"/>
          <w:kern w:val="0"/>
          <w:sz w:val="24"/>
          <w:szCs w:val="20"/>
          <w:rPrChange w:id="45" w:author="ghj" w:date="2018-05-25T14:12:00Z">
            <w:rPr>
              <w:rFonts w:ascii="宋体" w:eastAsia="宋体" w:hAnsi="宋体" w:cs="宋体" w:hint="eastAsia"/>
              <w:color w:val="000000" w:themeColor="text1"/>
              <w:kern w:val="0"/>
              <w:sz w:val="24"/>
              <w:szCs w:val="20"/>
            </w:rPr>
          </w:rPrChange>
        </w:rPr>
        <w:t>拿着手机登录进入万能遥控器的远程遥控系统，然后打开空调、调好温度，即可一回到家就能感受到家的温暖；当</w:t>
      </w:r>
      <w:ins w:id="46" w:author="ghj" w:date="2018-05-25T12:54:00Z">
        <w:r w:rsidR="00745AFD" w:rsidRPr="002142C8">
          <w:rPr>
            <w:rFonts w:ascii="Times New Roman" w:eastAsia="宋体" w:hAnsi="Times New Roman" w:cs="Times New Roman"/>
            <w:color w:val="000000" w:themeColor="text1"/>
            <w:kern w:val="0"/>
            <w:sz w:val="24"/>
            <w:szCs w:val="20"/>
            <w:rPrChange w:id="47" w:author="ghj" w:date="2018-05-25T14:12:00Z">
              <w:rPr>
                <w:rFonts w:ascii="宋体" w:eastAsia="宋体" w:hAnsi="宋体" w:cs="宋体" w:hint="eastAsia"/>
                <w:color w:val="000000" w:themeColor="text1"/>
                <w:kern w:val="0"/>
                <w:sz w:val="24"/>
                <w:szCs w:val="20"/>
              </w:rPr>
            </w:rPrChange>
          </w:rPr>
          <w:t>人们在</w:t>
        </w:r>
      </w:ins>
      <w:del w:id="48" w:author="ghj" w:date="2018-05-25T12:54:00Z">
        <w:r w:rsidR="00BA7A7B" w:rsidRPr="002142C8" w:rsidDel="00745AFD">
          <w:rPr>
            <w:rFonts w:ascii="Times New Roman" w:eastAsia="宋体" w:hAnsi="Times New Roman" w:cs="Times New Roman"/>
            <w:color w:val="000000" w:themeColor="text1"/>
            <w:kern w:val="0"/>
            <w:sz w:val="24"/>
            <w:szCs w:val="20"/>
            <w:rPrChange w:id="49" w:author="ghj" w:date="2018-05-25T14:12:00Z">
              <w:rPr>
                <w:rFonts w:ascii="宋体" w:eastAsia="宋体" w:hAnsi="宋体" w:cs="宋体" w:hint="eastAsia"/>
                <w:color w:val="000000" w:themeColor="text1"/>
                <w:kern w:val="0"/>
                <w:sz w:val="24"/>
                <w:szCs w:val="20"/>
              </w:rPr>
            </w:rPrChange>
          </w:rPr>
          <w:delText>你</w:delText>
        </w:r>
      </w:del>
      <w:r w:rsidR="00BA7A7B" w:rsidRPr="002142C8">
        <w:rPr>
          <w:rFonts w:ascii="Times New Roman" w:eastAsia="宋体" w:hAnsi="Times New Roman" w:cs="Times New Roman"/>
          <w:color w:val="000000" w:themeColor="text1"/>
          <w:kern w:val="0"/>
          <w:sz w:val="24"/>
          <w:szCs w:val="20"/>
          <w:rPrChange w:id="50" w:author="ghj" w:date="2018-05-25T14:12:00Z">
            <w:rPr>
              <w:rFonts w:ascii="宋体" w:eastAsia="宋体" w:hAnsi="宋体" w:cs="宋体" w:hint="eastAsia"/>
              <w:color w:val="000000" w:themeColor="text1"/>
              <w:kern w:val="0"/>
              <w:sz w:val="24"/>
              <w:szCs w:val="20"/>
            </w:rPr>
          </w:rPrChange>
        </w:rPr>
        <w:t>晚上看</w:t>
      </w:r>
      <w:del w:id="51" w:author="ghj" w:date="2018-05-25T12:54:00Z">
        <w:r w:rsidR="00BA7A7B" w:rsidRPr="002142C8" w:rsidDel="00745AFD">
          <w:rPr>
            <w:rFonts w:ascii="Times New Roman" w:eastAsia="宋体" w:hAnsi="Times New Roman" w:cs="Times New Roman"/>
            <w:color w:val="000000" w:themeColor="text1"/>
            <w:kern w:val="0"/>
            <w:sz w:val="24"/>
            <w:szCs w:val="20"/>
            <w:rPrChange w:id="52" w:author="ghj" w:date="2018-05-25T14:12:00Z">
              <w:rPr>
                <w:rFonts w:ascii="宋体" w:eastAsia="宋体" w:hAnsi="宋体" w:cs="宋体" w:hint="eastAsia"/>
                <w:color w:val="000000" w:themeColor="text1"/>
                <w:kern w:val="0"/>
                <w:sz w:val="24"/>
                <w:szCs w:val="20"/>
              </w:rPr>
            </w:rPrChange>
          </w:rPr>
          <w:delText>着看着</w:delText>
        </w:r>
      </w:del>
      <w:r w:rsidR="00BA7A7B" w:rsidRPr="002142C8">
        <w:rPr>
          <w:rFonts w:ascii="Times New Roman" w:eastAsia="宋体" w:hAnsi="Times New Roman" w:cs="Times New Roman"/>
          <w:color w:val="000000" w:themeColor="text1"/>
          <w:kern w:val="0"/>
          <w:sz w:val="24"/>
          <w:szCs w:val="20"/>
          <w:rPrChange w:id="53" w:author="ghj" w:date="2018-05-25T14:12:00Z">
            <w:rPr>
              <w:rFonts w:ascii="宋体" w:eastAsia="宋体" w:hAnsi="宋体" w:cs="宋体" w:hint="eastAsia"/>
              <w:color w:val="000000" w:themeColor="text1"/>
              <w:kern w:val="0"/>
              <w:sz w:val="24"/>
              <w:szCs w:val="20"/>
            </w:rPr>
          </w:rPrChange>
        </w:rPr>
        <w:t>电视</w:t>
      </w:r>
      <w:ins w:id="54" w:author="ghj" w:date="2018-05-25T12:55:00Z">
        <w:r w:rsidR="00745AFD" w:rsidRPr="002142C8">
          <w:rPr>
            <w:rFonts w:ascii="Times New Roman" w:eastAsia="宋体" w:hAnsi="Times New Roman" w:cs="Times New Roman"/>
            <w:color w:val="000000" w:themeColor="text1"/>
            <w:kern w:val="0"/>
            <w:sz w:val="24"/>
            <w:szCs w:val="20"/>
            <w:rPrChange w:id="55" w:author="ghj" w:date="2018-05-25T14:12:00Z">
              <w:rPr>
                <w:rFonts w:ascii="宋体" w:eastAsia="宋体" w:hAnsi="宋体" w:cs="宋体" w:hint="eastAsia"/>
                <w:color w:val="000000" w:themeColor="text1"/>
                <w:kern w:val="0"/>
                <w:sz w:val="24"/>
                <w:szCs w:val="20"/>
              </w:rPr>
            </w:rPrChange>
          </w:rPr>
          <w:t>时有些</w:t>
        </w:r>
      </w:ins>
      <w:r w:rsidR="00BA7A7B" w:rsidRPr="002142C8">
        <w:rPr>
          <w:rFonts w:ascii="Times New Roman" w:eastAsia="宋体" w:hAnsi="Times New Roman" w:cs="Times New Roman"/>
          <w:color w:val="000000" w:themeColor="text1"/>
          <w:kern w:val="0"/>
          <w:sz w:val="24"/>
          <w:szCs w:val="20"/>
          <w:rPrChange w:id="56" w:author="ghj" w:date="2018-05-25T14:12:00Z">
            <w:rPr>
              <w:rFonts w:ascii="宋体" w:eastAsia="宋体" w:hAnsi="宋体" w:cs="宋体" w:hint="eastAsia"/>
              <w:color w:val="000000" w:themeColor="text1"/>
              <w:kern w:val="0"/>
              <w:sz w:val="24"/>
              <w:szCs w:val="20"/>
            </w:rPr>
          </w:rPrChange>
        </w:rPr>
        <w:t>犯困就直接去卧室上床睡觉，</w:t>
      </w:r>
      <w:ins w:id="57" w:author="ghj" w:date="2018-05-25T12:55:00Z">
        <w:r w:rsidR="000667A6" w:rsidRPr="002142C8">
          <w:rPr>
            <w:rFonts w:ascii="Times New Roman" w:eastAsia="宋体" w:hAnsi="Times New Roman" w:cs="Times New Roman"/>
            <w:color w:val="000000" w:themeColor="text1"/>
            <w:kern w:val="0"/>
            <w:sz w:val="24"/>
            <w:szCs w:val="20"/>
            <w:rPrChange w:id="58" w:author="ghj" w:date="2018-05-25T14:12:00Z">
              <w:rPr>
                <w:rFonts w:ascii="宋体" w:eastAsia="宋体" w:hAnsi="宋体" w:cs="宋体" w:hint="eastAsia"/>
                <w:color w:val="000000" w:themeColor="text1"/>
                <w:kern w:val="0"/>
                <w:sz w:val="24"/>
                <w:szCs w:val="20"/>
              </w:rPr>
            </w:rPrChange>
          </w:rPr>
          <w:t>又</w:t>
        </w:r>
      </w:ins>
      <w:del w:id="59" w:author="ghj" w:date="2018-05-25T12:55:00Z">
        <w:r w:rsidR="00BA7A7B" w:rsidRPr="002142C8" w:rsidDel="000667A6">
          <w:rPr>
            <w:rFonts w:ascii="Times New Roman" w:eastAsia="宋体" w:hAnsi="Times New Roman" w:cs="Times New Roman"/>
            <w:color w:val="000000" w:themeColor="text1"/>
            <w:kern w:val="0"/>
            <w:sz w:val="24"/>
            <w:szCs w:val="20"/>
            <w:rPrChange w:id="60" w:author="ghj" w:date="2018-05-25T14:12:00Z">
              <w:rPr>
                <w:rFonts w:ascii="宋体" w:eastAsia="宋体" w:hAnsi="宋体" w:cs="宋体" w:hint="eastAsia"/>
                <w:color w:val="000000" w:themeColor="text1"/>
                <w:kern w:val="0"/>
                <w:sz w:val="24"/>
                <w:szCs w:val="20"/>
              </w:rPr>
            </w:rPrChange>
          </w:rPr>
          <w:delText>才</w:delText>
        </w:r>
      </w:del>
      <w:r w:rsidR="00BA7A7B" w:rsidRPr="002142C8">
        <w:rPr>
          <w:rFonts w:ascii="Times New Roman" w:eastAsia="宋体" w:hAnsi="Times New Roman" w:cs="Times New Roman"/>
          <w:color w:val="000000" w:themeColor="text1"/>
          <w:kern w:val="0"/>
          <w:sz w:val="24"/>
          <w:szCs w:val="20"/>
          <w:rPrChange w:id="61" w:author="ghj" w:date="2018-05-25T14:12:00Z">
            <w:rPr>
              <w:rFonts w:ascii="宋体" w:eastAsia="宋体" w:hAnsi="宋体" w:cs="宋体" w:hint="eastAsia"/>
              <w:color w:val="000000" w:themeColor="text1"/>
              <w:kern w:val="0"/>
              <w:sz w:val="24"/>
              <w:szCs w:val="20"/>
            </w:rPr>
          </w:rPrChange>
        </w:rPr>
        <w:t>想起来电视忘记关机</w:t>
      </w:r>
      <w:ins w:id="62" w:author="ghj" w:date="2018-05-25T12:55:00Z">
        <w:r w:rsidR="000667A6" w:rsidRPr="002142C8">
          <w:rPr>
            <w:rFonts w:ascii="Times New Roman" w:eastAsia="宋体" w:hAnsi="Times New Roman" w:cs="Times New Roman"/>
            <w:color w:val="000000" w:themeColor="text1"/>
            <w:kern w:val="0"/>
            <w:sz w:val="24"/>
            <w:szCs w:val="20"/>
            <w:rPrChange w:id="63" w:author="ghj" w:date="2018-05-25T14:12:00Z">
              <w:rPr>
                <w:rFonts w:ascii="宋体" w:eastAsia="宋体" w:hAnsi="宋体" w:cs="宋体" w:hint="eastAsia"/>
                <w:color w:val="000000" w:themeColor="text1"/>
                <w:kern w:val="0"/>
                <w:sz w:val="24"/>
                <w:szCs w:val="20"/>
              </w:rPr>
            </w:rPrChange>
          </w:rPr>
          <w:t>却</w:t>
        </w:r>
      </w:ins>
      <w:del w:id="64" w:author="ghj" w:date="2018-05-25T12:55:00Z">
        <w:r w:rsidR="00BA7A7B" w:rsidRPr="002142C8" w:rsidDel="000667A6">
          <w:rPr>
            <w:rFonts w:ascii="Times New Roman" w:eastAsia="宋体" w:hAnsi="Times New Roman" w:cs="Times New Roman"/>
            <w:color w:val="000000" w:themeColor="text1"/>
            <w:kern w:val="0"/>
            <w:sz w:val="24"/>
            <w:szCs w:val="20"/>
            <w:rPrChange w:id="65" w:author="ghj" w:date="2018-05-25T14:12:00Z">
              <w:rPr>
                <w:rFonts w:ascii="宋体" w:eastAsia="宋体" w:hAnsi="宋体" w:cs="宋体" w:hint="eastAsia"/>
                <w:color w:val="000000" w:themeColor="text1"/>
                <w:kern w:val="0"/>
                <w:sz w:val="24"/>
                <w:szCs w:val="20"/>
              </w:rPr>
            </w:rPrChange>
          </w:rPr>
          <w:delText>但你又</w:delText>
        </w:r>
      </w:del>
      <w:r w:rsidR="00BA7A7B" w:rsidRPr="002142C8">
        <w:rPr>
          <w:rFonts w:ascii="Times New Roman" w:eastAsia="宋体" w:hAnsi="Times New Roman" w:cs="Times New Roman"/>
          <w:color w:val="000000" w:themeColor="text1"/>
          <w:kern w:val="0"/>
          <w:sz w:val="24"/>
          <w:szCs w:val="20"/>
          <w:rPrChange w:id="66" w:author="ghj" w:date="2018-05-25T14:12:00Z">
            <w:rPr>
              <w:rFonts w:ascii="宋体" w:eastAsia="宋体" w:hAnsi="宋体" w:cs="宋体" w:hint="eastAsia"/>
              <w:color w:val="000000" w:themeColor="text1"/>
              <w:kern w:val="0"/>
              <w:sz w:val="24"/>
              <w:szCs w:val="20"/>
            </w:rPr>
          </w:rPrChange>
        </w:rPr>
        <w:t>懒得下床的时候，万能遥控器又</w:t>
      </w:r>
      <w:r w:rsidR="00A6581C" w:rsidRPr="002142C8">
        <w:rPr>
          <w:rFonts w:ascii="Times New Roman" w:eastAsia="宋体" w:hAnsi="Times New Roman" w:cs="Times New Roman"/>
          <w:color w:val="000000" w:themeColor="text1"/>
          <w:kern w:val="0"/>
          <w:sz w:val="24"/>
          <w:szCs w:val="20"/>
          <w:rPrChange w:id="67" w:author="ghj" w:date="2018-05-25T14:12:00Z">
            <w:rPr>
              <w:rFonts w:ascii="宋体" w:eastAsia="宋体" w:hAnsi="宋体" w:cs="宋体" w:hint="eastAsia"/>
              <w:color w:val="000000" w:themeColor="text1"/>
              <w:kern w:val="0"/>
              <w:sz w:val="24"/>
              <w:szCs w:val="20"/>
            </w:rPr>
          </w:rPrChange>
        </w:rPr>
        <w:t>能帮助</w:t>
      </w:r>
      <w:ins w:id="68" w:author="ghj" w:date="2018-05-25T12:56:00Z">
        <w:r w:rsidR="000667A6" w:rsidRPr="002142C8">
          <w:rPr>
            <w:rFonts w:ascii="Times New Roman" w:eastAsia="宋体" w:hAnsi="Times New Roman" w:cs="Times New Roman"/>
            <w:color w:val="000000" w:themeColor="text1"/>
            <w:kern w:val="0"/>
            <w:sz w:val="24"/>
            <w:szCs w:val="20"/>
            <w:rPrChange w:id="69" w:author="ghj" w:date="2018-05-25T14:12:00Z">
              <w:rPr>
                <w:rFonts w:ascii="宋体" w:eastAsia="宋体" w:hAnsi="宋体" w:cs="宋体" w:hint="eastAsia"/>
                <w:color w:val="000000" w:themeColor="text1"/>
                <w:kern w:val="0"/>
                <w:sz w:val="24"/>
                <w:szCs w:val="20"/>
              </w:rPr>
            </w:rPrChange>
          </w:rPr>
          <w:t>用户</w:t>
        </w:r>
      </w:ins>
      <w:del w:id="70" w:author="ghj" w:date="2018-05-25T12:56:00Z">
        <w:r w:rsidR="00A6581C" w:rsidRPr="002142C8" w:rsidDel="000667A6">
          <w:rPr>
            <w:rFonts w:ascii="Times New Roman" w:eastAsia="宋体" w:hAnsi="Times New Roman" w:cs="Times New Roman"/>
            <w:color w:val="000000" w:themeColor="text1"/>
            <w:kern w:val="0"/>
            <w:sz w:val="24"/>
            <w:szCs w:val="20"/>
            <w:rPrChange w:id="71" w:author="ghj" w:date="2018-05-25T14:12:00Z">
              <w:rPr>
                <w:rFonts w:ascii="宋体" w:eastAsia="宋体" w:hAnsi="宋体" w:cs="宋体" w:hint="eastAsia"/>
                <w:color w:val="000000" w:themeColor="text1"/>
                <w:kern w:val="0"/>
                <w:sz w:val="24"/>
                <w:szCs w:val="20"/>
              </w:rPr>
            </w:rPrChange>
          </w:rPr>
          <w:delText>你</w:delText>
        </w:r>
      </w:del>
      <w:r w:rsidR="00A6581C" w:rsidRPr="002142C8">
        <w:rPr>
          <w:rFonts w:ascii="Times New Roman" w:eastAsia="宋体" w:hAnsi="Times New Roman" w:cs="Times New Roman"/>
          <w:color w:val="000000" w:themeColor="text1"/>
          <w:kern w:val="0"/>
          <w:sz w:val="24"/>
          <w:szCs w:val="20"/>
          <w:rPrChange w:id="72" w:author="ghj" w:date="2018-05-25T14:12:00Z">
            <w:rPr>
              <w:rFonts w:ascii="宋体" w:eastAsia="宋体" w:hAnsi="宋体" w:cs="宋体" w:hint="eastAsia"/>
              <w:color w:val="000000" w:themeColor="text1"/>
              <w:kern w:val="0"/>
              <w:sz w:val="24"/>
              <w:szCs w:val="20"/>
            </w:rPr>
          </w:rPrChange>
        </w:rPr>
        <w:t>解决这普通遥控器根本不可能解决的一大难题；当</w:t>
      </w:r>
      <w:del w:id="73" w:author="ghj" w:date="2018-05-25T12:56:00Z">
        <w:r w:rsidR="00A6581C" w:rsidRPr="002142C8" w:rsidDel="000667A6">
          <w:rPr>
            <w:rFonts w:ascii="Times New Roman" w:eastAsia="宋体" w:hAnsi="Times New Roman" w:cs="Times New Roman"/>
            <w:color w:val="000000" w:themeColor="text1"/>
            <w:kern w:val="0"/>
            <w:sz w:val="24"/>
            <w:szCs w:val="20"/>
            <w:rPrChange w:id="74" w:author="ghj" w:date="2018-05-25T14:12:00Z">
              <w:rPr>
                <w:rFonts w:ascii="宋体" w:eastAsia="宋体" w:hAnsi="宋体" w:cs="宋体" w:hint="eastAsia"/>
                <w:color w:val="000000" w:themeColor="text1"/>
                <w:kern w:val="0"/>
                <w:sz w:val="24"/>
                <w:szCs w:val="20"/>
              </w:rPr>
            </w:rPrChange>
          </w:rPr>
          <w:delText>你</w:delText>
        </w:r>
      </w:del>
      <w:r w:rsidR="00A6581C" w:rsidRPr="002142C8">
        <w:rPr>
          <w:rFonts w:ascii="Times New Roman" w:eastAsia="宋体" w:hAnsi="Times New Roman" w:cs="Times New Roman"/>
          <w:color w:val="000000" w:themeColor="text1"/>
          <w:kern w:val="0"/>
          <w:sz w:val="24"/>
          <w:szCs w:val="20"/>
          <w:rPrChange w:id="75" w:author="ghj" w:date="2018-05-25T14:12:00Z">
            <w:rPr>
              <w:rFonts w:ascii="宋体" w:eastAsia="宋体" w:hAnsi="宋体" w:cs="宋体" w:hint="eastAsia"/>
              <w:color w:val="000000" w:themeColor="text1"/>
              <w:kern w:val="0"/>
              <w:sz w:val="24"/>
              <w:szCs w:val="20"/>
            </w:rPr>
          </w:rPrChange>
        </w:rPr>
        <w:t>家</w:t>
      </w:r>
      <w:ins w:id="76" w:author="ghj" w:date="2018-05-25T12:56:00Z">
        <w:r w:rsidR="000667A6" w:rsidRPr="002142C8">
          <w:rPr>
            <w:rFonts w:ascii="Times New Roman" w:eastAsia="宋体" w:hAnsi="Times New Roman" w:cs="Times New Roman"/>
            <w:color w:val="000000" w:themeColor="text1"/>
            <w:kern w:val="0"/>
            <w:sz w:val="24"/>
            <w:szCs w:val="20"/>
            <w:rPrChange w:id="77" w:author="ghj" w:date="2018-05-25T14:12:00Z">
              <w:rPr>
                <w:rFonts w:ascii="宋体" w:eastAsia="宋体" w:hAnsi="宋体" w:cs="宋体" w:hint="eastAsia"/>
                <w:color w:val="000000" w:themeColor="text1"/>
                <w:kern w:val="0"/>
                <w:sz w:val="24"/>
                <w:szCs w:val="20"/>
              </w:rPr>
            </w:rPrChange>
          </w:rPr>
          <w:t>里</w:t>
        </w:r>
      </w:ins>
      <w:r w:rsidR="00A6581C" w:rsidRPr="002142C8">
        <w:rPr>
          <w:rFonts w:ascii="Times New Roman" w:eastAsia="宋体" w:hAnsi="Times New Roman" w:cs="Times New Roman"/>
          <w:color w:val="000000" w:themeColor="text1"/>
          <w:kern w:val="0"/>
          <w:sz w:val="24"/>
          <w:szCs w:val="20"/>
          <w:rPrChange w:id="78" w:author="ghj" w:date="2018-05-25T14:12:00Z">
            <w:rPr>
              <w:rFonts w:ascii="宋体" w:eastAsia="宋体" w:hAnsi="宋体" w:cs="宋体" w:hint="eastAsia"/>
              <w:color w:val="000000" w:themeColor="text1"/>
              <w:kern w:val="0"/>
              <w:sz w:val="24"/>
              <w:szCs w:val="20"/>
            </w:rPr>
          </w:rPrChange>
        </w:rPr>
        <w:t>各</w:t>
      </w:r>
      <w:ins w:id="79" w:author="ghj" w:date="2018-05-25T13:08:00Z">
        <w:r w:rsidR="00961A79" w:rsidRPr="002142C8">
          <w:rPr>
            <w:rFonts w:ascii="Times New Roman" w:eastAsia="宋体" w:hAnsi="Times New Roman" w:cs="Times New Roman"/>
            <w:color w:val="000000" w:themeColor="text1"/>
            <w:kern w:val="0"/>
            <w:sz w:val="24"/>
            <w:szCs w:val="20"/>
            <w:rPrChange w:id="80" w:author="ghj" w:date="2018-05-25T14:12:00Z">
              <w:rPr>
                <w:rFonts w:ascii="宋体" w:eastAsia="宋体" w:hAnsi="宋体" w:cs="宋体" w:hint="eastAsia"/>
                <w:color w:val="000000" w:themeColor="text1"/>
                <w:kern w:val="0"/>
                <w:sz w:val="24"/>
                <w:szCs w:val="20"/>
              </w:rPr>
            </w:rPrChange>
          </w:rPr>
          <w:t>种</w:t>
        </w:r>
      </w:ins>
      <w:r w:rsidR="00BA7A7B" w:rsidRPr="002142C8">
        <w:rPr>
          <w:rFonts w:ascii="Times New Roman" w:eastAsia="宋体" w:hAnsi="Times New Roman" w:cs="Times New Roman"/>
          <w:color w:val="000000" w:themeColor="text1"/>
          <w:kern w:val="0"/>
          <w:sz w:val="24"/>
          <w:szCs w:val="20"/>
          <w:rPrChange w:id="81" w:author="ghj" w:date="2018-05-25T14:12:00Z">
            <w:rPr>
              <w:rFonts w:ascii="宋体" w:eastAsia="宋体" w:hAnsi="宋体" w:cs="宋体" w:hint="eastAsia"/>
              <w:color w:val="000000" w:themeColor="text1"/>
              <w:kern w:val="0"/>
              <w:sz w:val="24"/>
              <w:szCs w:val="20"/>
            </w:rPr>
          </w:rPrChange>
        </w:rPr>
        <w:t>电</w:t>
      </w:r>
      <w:r w:rsidR="00A6581C" w:rsidRPr="002142C8">
        <w:rPr>
          <w:rFonts w:ascii="Times New Roman" w:eastAsia="宋体" w:hAnsi="Times New Roman" w:cs="Times New Roman"/>
          <w:color w:val="000000" w:themeColor="text1"/>
          <w:kern w:val="0"/>
          <w:sz w:val="24"/>
          <w:szCs w:val="20"/>
          <w:rPrChange w:id="82" w:author="ghj" w:date="2018-05-25T14:12:00Z">
            <w:rPr>
              <w:rFonts w:ascii="宋体" w:eastAsia="宋体" w:hAnsi="宋体" w:cs="宋体" w:hint="eastAsia"/>
              <w:color w:val="000000" w:themeColor="text1"/>
              <w:kern w:val="0"/>
              <w:sz w:val="24"/>
              <w:szCs w:val="20"/>
            </w:rPr>
          </w:rPrChange>
        </w:rPr>
        <w:t>器</w:t>
      </w:r>
      <w:r w:rsidR="00BA7A7B" w:rsidRPr="002142C8">
        <w:rPr>
          <w:rFonts w:ascii="Times New Roman" w:eastAsia="宋体" w:hAnsi="Times New Roman" w:cs="Times New Roman"/>
          <w:color w:val="000000" w:themeColor="text1"/>
          <w:kern w:val="0"/>
          <w:sz w:val="24"/>
          <w:szCs w:val="20"/>
          <w:rPrChange w:id="83" w:author="ghj" w:date="2018-05-25T14:12:00Z">
            <w:rPr>
              <w:rFonts w:ascii="宋体" w:eastAsia="宋体" w:hAnsi="宋体" w:cs="宋体" w:hint="eastAsia"/>
              <w:color w:val="000000" w:themeColor="text1"/>
              <w:kern w:val="0"/>
              <w:sz w:val="24"/>
              <w:szCs w:val="20"/>
            </w:rPr>
          </w:rPrChange>
        </w:rPr>
        <w:t>设备的遥控器太多，有些遥控器在外观上还很相似导致</w:t>
      </w:r>
      <w:ins w:id="84" w:author="ghj" w:date="2018-05-25T12:58:00Z">
        <w:r w:rsidR="000667A6" w:rsidRPr="002142C8">
          <w:rPr>
            <w:rFonts w:ascii="Times New Roman" w:eastAsia="宋体" w:hAnsi="Times New Roman" w:cs="Times New Roman"/>
            <w:color w:val="000000" w:themeColor="text1"/>
            <w:kern w:val="0"/>
            <w:sz w:val="24"/>
            <w:szCs w:val="20"/>
            <w:rPrChange w:id="85" w:author="ghj" w:date="2018-05-25T14:12:00Z">
              <w:rPr>
                <w:rFonts w:ascii="宋体" w:eastAsia="宋体" w:hAnsi="宋体" w:cs="宋体" w:hint="eastAsia"/>
                <w:color w:val="000000" w:themeColor="text1"/>
                <w:kern w:val="0"/>
                <w:sz w:val="24"/>
                <w:szCs w:val="20"/>
              </w:rPr>
            </w:rPrChange>
          </w:rPr>
          <w:t>人们</w:t>
        </w:r>
      </w:ins>
      <w:del w:id="86" w:author="ghj" w:date="2018-05-25T12:58:00Z">
        <w:r w:rsidR="00BA7A7B" w:rsidRPr="002142C8" w:rsidDel="000667A6">
          <w:rPr>
            <w:rFonts w:ascii="Times New Roman" w:eastAsia="宋体" w:hAnsi="Times New Roman" w:cs="Times New Roman"/>
            <w:color w:val="000000" w:themeColor="text1"/>
            <w:kern w:val="0"/>
            <w:sz w:val="24"/>
            <w:szCs w:val="20"/>
            <w:rPrChange w:id="87" w:author="ghj" w:date="2018-05-25T14:12:00Z">
              <w:rPr>
                <w:rFonts w:ascii="宋体" w:eastAsia="宋体" w:hAnsi="宋体" w:cs="宋体" w:hint="eastAsia"/>
                <w:color w:val="000000" w:themeColor="text1"/>
                <w:kern w:val="0"/>
                <w:sz w:val="24"/>
                <w:szCs w:val="20"/>
              </w:rPr>
            </w:rPrChange>
          </w:rPr>
          <w:delText>你</w:delText>
        </w:r>
      </w:del>
      <w:r w:rsidR="00BA7A7B" w:rsidRPr="002142C8">
        <w:rPr>
          <w:rFonts w:ascii="Times New Roman" w:eastAsia="宋体" w:hAnsi="Times New Roman" w:cs="Times New Roman"/>
          <w:color w:val="000000" w:themeColor="text1"/>
          <w:kern w:val="0"/>
          <w:sz w:val="24"/>
          <w:szCs w:val="20"/>
          <w:rPrChange w:id="88" w:author="ghj" w:date="2018-05-25T14:12:00Z">
            <w:rPr>
              <w:rFonts w:ascii="宋体" w:eastAsia="宋体" w:hAnsi="宋体" w:cs="宋体" w:hint="eastAsia"/>
              <w:color w:val="000000" w:themeColor="text1"/>
              <w:kern w:val="0"/>
              <w:sz w:val="24"/>
              <w:szCs w:val="20"/>
            </w:rPr>
          </w:rPrChange>
        </w:rPr>
        <w:t>总是拿错的时候，还有一些家电的遥控器根本找不到的时候，此时此刻</w:t>
      </w:r>
      <w:del w:id="89" w:author="ghj" w:date="2018-05-25T13:05:00Z">
        <w:r w:rsidR="00BA7A7B" w:rsidRPr="002142C8" w:rsidDel="00961A79">
          <w:rPr>
            <w:rFonts w:ascii="Times New Roman" w:eastAsia="宋体" w:hAnsi="Times New Roman" w:cs="Times New Roman"/>
            <w:color w:val="000000" w:themeColor="text1"/>
            <w:kern w:val="0"/>
            <w:sz w:val="24"/>
            <w:szCs w:val="20"/>
            <w:rPrChange w:id="90" w:author="ghj" w:date="2018-05-25T14:12:00Z">
              <w:rPr>
                <w:rFonts w:ascii="宋体" w:eastAsia="宋体" w:hAnsi="宋体" w:cs="宋体" w:hint="eastAsia"/>
                <w:color w:val="000000" w:themeColor="text1"/>
                <w:kern w:val="0"/>
                <w:sz w:val="24"/>
                <w:szCs w:val="20"/>
              </w:rPr>
            </w:rPrChange>
          </w:rPr>
          <w:delText>你</w:delText>
        </w:r>
      </w:del>
      <w:r w:rsidR="00BA7A7B" w:rsidRPr="002142C8">
        <w:rPr>
          <w:rFonts w:ascii="Times New Roman" w:eastAsia="宋体" w:hAnsi="Times New Roman" w:cs="Times New Roman"/>
          <w:color w:val="000000" w:themeColor="text1"/>
          <w:kern w:val="0"/>
          <w:sz w:val="24"/>
          <w:szCs w:val="20"/>
          <w:rPrChange w:id="91" w:author="ghj" w:date="2018-05-25T14:12:00Z">
            <w:rPr>
              <w:rFonts w:ascii="宋体" w:eastAsia="宋体" w:hAnsi="宋体" w:cs="宋体" w:hint="eastAsia"/>
              <w:color w:val="000000" w:themeColor="text1"/>
              <w:kern w:val="0"/>
              <w:sz w:val="24"/>
              <w:szCs w:val="20"/>
            </w:rPr>
          </w:rPrChange>
        </w:rPr>
        <w:t>只需要一个万能遥控器即可，根本不需要如此多的遥控器，不但占地方，还容易</w:t>
      </w:r>
      <w:del w:id="92" w:author="ghj" w:date="2018-05-25T13:05:00Z">
        <w:r w:rsidR="00BA7A7B" w:rsidRPr="002142C8" w:rsidDel="00961A79">
          <w:rPr>
            <w:rFonts w:ascii="Times New Roman" w:eastAsia="宋体" w:hAnsi="Times New Roman" w:cs="Times New Roman"/>
            <w:color w:val="000000" w:themeColor="text1"/>
            <w:kern w:val="0"/>
            <w:sz w:val="24"/>
            <w:szCs w:val="20"/>
            <w:rPrChange w:id="93" w:author="ghj" w:date="2018-05-25T14:12:00Z">
              <w:rPr>
                <w:rFonts w:ascii="宋体" w:eastAsia="宋体" w:hAnsi="宋体" w:cs="宋体" w:hint="eastAsia"/>
                <w:color w:val="000000" w:themeColor="text1"/>
                <w:kern w:val="0"/>
                <w:sz w:val="24"/>
                <w:szCs w:val="20"/>
              </w:rPr>
            </w:rPrChange>
          </w:rPr>
          <w:delText>弄</w:delText>
        </w:r>
      </w:del>
      <w:r w:rsidR="00BA7A7B" w:rsidRPr="002142C8">
        <w:rPr>
          <w:rFonts w:ascii="Times New Roman" w:eastAsia="宋体" w:hAnsi="Times New Roman" w:cs="Times New Roman"/>
          <w:color w:val="000000" w:themeColor="text1"/>
          <w:kern w:val="0"/>
          <w:sz w:val="24"/>
          <w:szCs w:val="20"/>
          <w:rPrChange w:id="94" w:author="ghj" w:date="2018-05-25T14:12:00Z">
            <w:rPr>
              <w:rFonts w:ascii="宋体" w:eastAsia="宋体" w:hAnsi="宋体" w:cs="宋体" w:hint="eastAsia"/>
              <w:color w:val="000000" w:themeColor="text1"/>
              <w:kern w:val="0"/>
              <w:sz w:val="24"/>
              <w:szCs w:val="20"/>
            </w:rPr>
          </w:rPrChange>
        </w:rPr>
        <w:t>混</w:t>
      </w:r>
      <w:ins w:id="95" w:author="ghj" w:date="2018-05-25T13:05:00Z">
        <w:r w:rsidR="00961A79" w:rsidRPr="002142C8">
          <w:rPr>
            <w:rFonts w:ascii="Times New Roman" w:eastAsia="宋体" w:hAnsi="Times New Roman" w:cs="Times New Roman"/>
            <w:color w:val="000000" w:themeColor="text1"/>
            <w:kern w:val="0"/>
            <w:sz w:val="24"/>
            <w:szCs w:val="20"/>
            <w:rPrChange w:id="96" w:author="ghj" w:date="2018-05-25T14:12:00Z">
              <w:rPr>
                <w:rFonts w:ascii="宋体" w:eastAsia="宋体" w:hAnsi="宋体" w:cs="宋体" w:hint="eastAsia"/>
                <w:color w:val="000000" w:themeColor="text1"/>
                <w:kern w:val="0"/>
                <w:sz w:val="24"/>
                <w:szCs w:val="20"/>
              </w:rPr>
            </w:rPrChange>
          </w:rPr>
          <w:t>淆</w:t>
        </w:r>
      </w:ins>
      <w:r w:rsidR="00BA7A7B" w:rsidRPr="002142C8">
        <w:rPr>
          <w:rFonts w:ascii="Times New Roman" w:eastAsia="宋体" w:hAnsi="Times New Roman" w:cs="Times New Roman"/>
          <w:color w:val="000000" w:themeColor="text1"/>
          <w:kern w:val="0"/>
          <w:sz w:val="24"/>
          <w:szCs w:val="20"/>
          <w:rPrChange w:id="97" w:author="ghj" w:date="2018-05-25T14:12:00Z">
            <w:rPr>
              <w:rFonts w:ascii="宋体" w:eastAsia="宋体" w:hAnsi="宋体" w:cs="宋体" w:hint="eastAsia"/>
              <w:color w:val="000000" w:themeColor="text1"/>
              <w:kern w:val="0"/>
              <w:sz w:val="24"/>
              <w:szCs w:val="20"/>
            </w:rPr>
          </w:rPrChange>
        </w:rPr>
        <w:t>，一个万能遥控器便能轻松帮</w:t>
      </w:r>
      <w:ins w:id="98" w:author="ghj" w:date="2018-05-25T13:06:00Z">
        <w:r w:rsidR="00961A79" w:rsidRPr="002142C8">
          <w:rPr>
            <w:rFonts w:ascii="Times New Roman" w:eastAsia="宋体" w:hAnsi="Times New Roman" w:cs="Times New Roman"/>
            <w:color w:val="000000" w:themeColor="text1"/>
            <w:kern w:val="0"/>
            <w:sz w:val="24"/>
            <w:szCs w:val="20"/>
            <w:rPrChange w:id="99" w:author="ghj" w:date="2018-05-25T14:12:00Z">
              <w:rPr>
                <w:rFonts w:ascii="宋体" w:eastAsia="宋体" w:hAnsi="宋体" w:cs="宋体" w:hint="eastAsia"/>
                <w:color w:val="000000" w:themeColor="text1"/>
                <w:kern w:val="0"/>
                <w:sz w:val="24"/>
                <w:szCs w:val="20"/>
              </w:rPr>
            </w:rPrChange>
          </w:rPr>
          <w:t>人们</w:t>
        </w:r>
      </w:ins>
      <w:del w:id="100" w:author="ghj" w:date="2018-05-25T13:06:00Z">
        <w:r w:rsidR="00BA7A7B" w:rsidRPr="002142C8" w:rsidDel="00961A79">
          <w:rPr>
            <w:rFonts w:ascii="Times New Roman" w:eastAsia="宋体" w:hAnsi="Times New Roman" w:cs="Times New Roman"/>
            <w:color w:val="000000" w:themeColor="text1"/>
            <w:kern w:val="0"/>
            <w:sz w:val="24"/>
            <w:szCs w:val="20"/>
            <w:rPrChange w:id="101" w:author="ghj" w:date="2018-05-25T14:12:00Z">
              <w:rPr>
                <w:rFonts w:ascii="宋体" w:eastAsia="宋体" w:hAnsi="宋体" w:cs="宋体" w:hint="eastAsia"/>
                <w:color w:val="000000" w:themeColor="text1"/>
                <w:kern w:val="0"/>
                <w:sz w:val="24"/>
                <w:szCs w:val="20"/>
              </w:rPr>
            </w:rPrChange>
          </w:rPr>
          <w:delText>你</w:delText>
        </w:r>
      </w:del>
      <w:r w:rsidR="00BA7A7B" w:rsidRPr="002142C8">
        <w:rPr>
          <w:rFonts w:ascii="Times New Roman" w:eastAsia="宋体" w:hAnsi="Times New Roman" w:cs="Times New Roman"/>
          <w:color w:val="000000" w:themeColor="text1"/>
          <w:kern w:val="0"/>
          <w:sz w:val="24"/>
          <w:szCs w:val="20"/>
          <w:rPrChange w:id="102" w:author="ghj" w:date="2018-05-25T14:12:00Z">
            <w:rPr>
              <w:rFonts w:ascii="宋体" w:eastAsia="宋体" w:hAnsi="宋体" w:cs="宋体" w:hint="eastAsia"/>
              <w:color w:val="000000" w:themeColor="text1"/>
              <w:kern w:val="0"/>
              <w:sz w:val="24"/>
              <w:szCs w:val="20"/>
            </w:rPr>
          </w:rPrChange>
        </w:rPr>
        <w:t>解决这些烦恼。</w:t>
      </w:r>
    </w:p>
    <w:p w:rsidR="00320C7F" w:rsidRPr="002142C8" w:rsidRDefault="00AE5C66" w:rsidP="00BA7A7B">
      <w:pPr>
        <w:widowControl/>
        <w:ind w:firstLineChars="200" w:firstLine="480"/>
        <w:jc w:val="left"/>
        <w:rPr>
          <w:rFonts w:ascii="Times New Roman" w:eastAsia="宋体" w:hAnsi="Times New Roman" w:cs="Times New Roman"/>
          <w:color w:val="000000" w:themeColor="text1"/>
          <w:kern w:val="0"/>
          <w:sz w:val="24"/>
          <w:szCs w:val="20"/>
          <w:rPrChange w:id="103" w:author="ghj" w:date="2018-05-25T14:12:00Z">
            <w:rPr>
              <w:rFonts w:ascii="宋体" w:eastAsia="宋体" w:hAnsi="宋体" w:cs="宋体"/>
              <w:color w:val="000000" w:themeColor="text1"/>
              <w:kern w:val="0"/>
              <w:sz w:val="24"/>
              <w:szCs w:val="20"/>
            </w:rPr>
          </w:rPrChange>
        </w:rPr>
      </w:pPr>
      <w:r w:rsidRPr="002142C8">
        <w:rPr>
          <w:rFonts w:ascii="Times New Roman" w:eastAsia="宋体" w:hAnsi="Times New Roman" w:cs="Times New Roman"/>
          <w:sz w:val="24"/>
          <w:szCs w:val="24"/>
          <w:rPrChange w:id="104" w:author="ghj" w:date="2018-05-25T14:12:00Z">
            <w:rPr>
              <w:rFonts w:ascii="Times New Roman" w:eastAsia="宋体" w:hAnsi="Times New Roman" w:cs="Times New Roman" w:hint="eastAsia"/>
              <w:sz w:val="24"/>
              <w:szCs w:val="24"/>
            </w:rPr>
          </w:rPrChange>
        </w:rPr>
        <w:t>我国</w:t>
      </w:r>
      <w:r w:rsidR="00320C7F" w:rsidRPr="002142C8">
        <w:rPr>
          <w:rFonts w:ascii="Times New Roman" w:eastAsia="宋体" w:hAnsi="Times New Roman" w:cs="Times New Roman"/>
          <w:sz w:val="24"/>
          <w:szCs w:val="24"/>
          <w:rPrChange w:id="105" w:author="ghj" w:date="2018-05-25T14:12:00Z">
            <w:rPr>
              <w:rFonts w:ascii="Times New Roman" w:eastAsia="宋体" w:hAnsi="Times New Roman" w:cs="Times New Roman" w:hint="eastAsia"/>
              <w:sz w:val="24"/>
              <w:szCs w:val="24"/>
            </w:rPr>
          </w:rPrChange>
        </w:rPr>
        <w:t>目前以及未来的研发方向就是远程遥控，这就解决了当</w:t>
      </w:r>
      <w:ins w:id="106" w:author="ghj" w:date="2018-05-25T13:08:00Z">
        <w:r w:rsidR="00961A79" w:rsidRPr="002142C8">
          <w:rPr>
            <w:rFonts w:ascii="Times New Roman" w:eastAsia="宋体" w:hAnsi="Times New Roman" w:cs="Times New Roman"/>
            <w:sz w:val="24"/>
            <w:szCs w:val="24"/>
            <w:rPrChange w:id="107" w:author="ghj" w:date="2018-05-25T14:12:00Z">
              <w:rPr>
                <w:rFonts w:ascii="Times New Roman" w:eastAsia="宋体" w:hAnsi="Times New Roman" w:cs="Times New Roman" w:hint="eastAsia"/>
                <w:sz w:val="24"/>
                <w:szCs w:val="24"/>
              </w:rPr>
            </w:rPrChange>
          </w:rPr>
          <w:t>即使用</w:t>
        </w:r>
      </w:ins>
      <w:del w:id="108" w:author="ghj" w:date="2018-05-25T13:08:00Z">
        <w:r w:rsidR="00320C7F" w:rsidRPr="002142C8" w:rsidDel="00961A79">
          <w:rPr>
            <w:rFonts w:ascii="Times New Roman" w:eastAsia="宋体" w:hAnsi="Times New Roman" w:cs="Times New Roman"/>
            <w:sz w:val="24"/>
            <w:szCs w:val="24"/>
            <w:rPrChange w:id="109" w:author="ghj" w:date="2018-05-25T14:12:00Z">
              <w:rPr>
                <w:rFonts w:ascii="Times New Roman" w:eastAsia="宋体" w:hAnsi="Times New Roman" w:cs="Times New Roman" w:hint="eastAsia"/>
                <w:sz w:val="24"/>
                <w:szCs w:val="24"/>
              </w:rPr>
            </w:rPrChange>
          </w:rPr>
          <w:delText>用</w:delText>
        </w:r>
      </w:del>
      <w:r w:rsidR="00320C7F" w:rsidRPr="002142C8">
        <w:rPr>
          <w:rFonts w:ascii="Times New Roman" w:eastAsia="宋体" w:hAnsi="Times New Roman" w:cs="Times New Roman"/>
          <w:sz w:val="24"/>
          <w:szCs w:val="24"/>
          <w:rPrChange w:id="110" w:author="ghj" w:date="2018-05-25T14:12:00Z">
            <w:rPr>
              <w:rFonts w:ascii="Times New Roman" w:eastAsia="宋体" w:hAnsi="Times New Roman" w:cs="Times New Roman" w:hint="eastAsia"/>
              <w:sz w:val="24"/>
              <w:szCs w:val="24"/>
            </w:rPr>
          </w:rPrChange>
        </w:rPr>
        <w:t>户离家电设备</w:t>
      </w:r>
      <w:ins w:id="111" w:author="ghj" w:date="2018-05-25T13:08:00Z">
        <w:r w:rsidR="00961A79" w:rsidRPr="002142C8">
          <w:rPr>
            <w:rFonts w:ascii="Times New Roman" w:eastAsia="宋体" w:hAnsi="Times New Roman" w:cs="Times New Roman"/>
            <w:sz w:val="24"/>
            <w:szCs w:val="24"/>
            <w:rPrChange w:id="112" w:author="ghj" w:date="2018-05-25T14:12:00Z">
              <w:rPr>
                <w:rFonts w:ascii="Times New Roman" w:eastAsia="宋体" w:hAnsi="Times New Roman" w:cs="Times New Roman" w:hint="eastAsia"/>
                <w:sz w:val="24"/>
                <w:szCs w:val="24"/>
              </w:rPr>
            </w:rPrChange>
          </w:rPr>
          <w:t>很远，</w:t>
        </w:r>
      </w:ins>
      <w:del w:id="113" w:author="ghj" w:date="2018-05-25T13:07:00Z">
        <w:r w:rsidR="00320C7F" w:rsidRPr="002142C8" w:rsidDel="00961A79">
          <w:rPr>
            <w:rFonts w:ascii="Times New Roman" w:eastAsia="宋体" w:hAnsi="Times New Roman" w:cs="Times New Roman"/>
            <w:sz w:val="24"/>
            <w:szCs w:val="24"/>
            <w:rPrChange w:id="114" w:author="ghj" w:date="2018-05-25T14:12:00Z">
              <w:rPr>
                <w:rFonts w:ascii="Times New Roman" w:eastAsia="宋体" w:hAnsi="Times New Roman" w:cs="Times New Roman" w:hint="eastAsia"/>
                <w:sz w:val="24"/>
                <w:szCs w:val="24"/>
              </w:rPr>
            </w:rPrChange>
          </w:rPr>
          <w:delText>很远的地方，</w:delText>
        </w:r>
      </w:del>
      <w:r w:rsidR="00320C7F" w:rsidRPr="002142C8">
        <w:rPr>
          <w:rFonts w:ascii="Times New Roman" w:eastAsia="宋体" w:hAnsi="Times New Roman" w:cs="Times New Roman"/>
          <w:sz w:val="24"/>
          <w:szCs w:val="24"/>
          <w:rPrChange w:id="115" w:author="ghj" w:date="2018-05-25T14:12:00Z">
            <w:rPr>
              <w:rFonts w:ascii="Times New Roman" w:eastAsia="宋体" w:hAnsi="Times New Roman" w:cs="Times New Roman" w:hint="eastAsia"/>
              <w:sz w:val="24"/>
              <w:szCs w:val="24"/>
            </w:rPr>
          </w:rPrChange>
        </w:rPr>
        <w:t>也可以</w:t>
      </w:r>
      <w:del w:id="116" w:author="ghj" w:date="2018-05-25T13:07:00Z">
        <w:r w:rsidR="00320C7F" w:rsidRPr="002142C8" w:rsidDel="00961A79">
          <w:rPr>
            <w:rFonts w:ascii="Times New Roman" w:eastAsia="宋体" w:hAnsi="Times New Roman" w:cs="Times New Roman"/>
            <w:sz w:val="24"/>
            <w:szCs w:val="24"/>
            <w:rPrChange w:id="117" w:author="ghj" w:date="2018-05-25T14:12:00Z">
              <w:rPr>
                <w:rFonts w:ascii="Times New Roman" w:eastAsia="宋体" w:hAnsi="Times New Roman" w:cs="Times New Roman" w:hint="eastAsia"/>
                <w:sz w:val="24"/>
                <w:szCs w:val="24"/>
              </w:rPr>
            </w:rPrChange>
          </w:rPr>
          <w:delText>在想要启动和关闭的时候</w:delText>
        </w:r>
      </w:del>
      <w:r w:rsidR="00320C7F" w:rsidRPr="002142C8">
        <w:rPr>
          <w:rFonts w:ascii="Times New Roman" w:eastAsia="宋体" w:hAnsi="Times New Roman" w:cs="Times New Roman"/>
          <w:sz w:val="24"/>
          <w:szCs w:val="24"/>
          <w:rPrChange w:id="118" w:author="ghj" w:date="2018-05-25T14:12:00Z">
            <w:rPr>
              <w:rFonts w:ascii="Times New Roman" w:eastAsia="宋体" w:hAnsi="Times New Roman" w:cs="Times New Roman" w:hint="eastAsia"/>
              <w:sz w:val="24"/>
              <w:szCs w:val="24"/>
            </w:rPr>
          </w:rPrChange>
        </w:rPr>
        <w:t>在较远的距离外</w:t>
      </w:r>
      <w:ins w:id="119" w:author="ghj" w:date="2018-05-25T13:07:00Z">
        <w:r w:rsidR="00961A79" w:rsidRPr="002142C8">
          <w:rPr>
            <w:rFonts w:ascii="Times New Roman" w:eastAsia="宋体" w:hAnsi="Times New Roman" w:cs="Times New Roman"/>
            <w:sz w:val="24"/>
            <w:szCs w:val="24"/>
            <w:rPrChange w:id="120" w:author="ghj" w:date="2018-05-25T14:12:00Z">
              <w:rPr>
                <w:rFonts w:ascii="Times New Roman" w:eastAsia="宋体" w:hAnsi="Times New Roman" w:cs="Times New Roman" w:hint="eastAsia"/>
                <w:sz w:val="24"/>
                <w:szCs w:val="24"/>
              </w:rPr>
            </w:rPrChange>
          </w:rPr>
          <w:t>想要启动和关闭的时候</w:t>
        </w:r>
      </w:ins>
      <w:r w:rsidR="00320C7F" w:rsidRPr="002142C8">
        <w:rPr>
          <w:rFonts w:ascii="Times New Roman" w:eastAsia="宋体" w:hAnsi="Times New Roman" w:cs="Times New Roman"/>
          <w:sz w:val="24"/>
          <w:szCs w:val="24"/>
          <w:rPrChange w:id="121" w:author="ghj" w:date="2018-05-25T14:12:00Z">
            <w:rPr>
              <w:rFonts w:ascii="Times New Roman" w:eastAsia="宋体" w:hAnsi="Times New Roman" w:cs="Times New Roman" w:hint="eastAsia"/>
              <w:sz w:val="24"/>
              <w:szCs w:val="24"/>
            </w:rPr>
          </w:rPrChange>
        </w:rPr>
        <w:t>对其进行控制的问题。</w:t>
      </w:r>
    </w:p>
    <w:p w:rsidR="00320C7F" w:rsidRPr="002142C8" w:rsidRDefault="00C22730" w:rsidP="00320C7F">
      <w:pPr>
        <w:ind w:firstLineChars="200" w:firstLine="480"/>
        <w:rPr>
          <w:rFonts w:ascii="Times New Roman" w:eastAsia="宋体" w:hAnsi="Times New Roman" w:cs="Times New Roman"/>
          <w:sz w:val="24"/>
          <w:szCs w:val="24"/>
          <w:rPrChange w:id="122"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23" w:author="ghj" w:date="2018-05-25T14:12:00Z">
            <w:rPr>
              <w:rFonts w:ascii="Times New Roman" w:eastAsia="宋体" w:hAnsi="Times New Roman" w:cs="Times New Roman" w:hint="eastAsia"/>
              <w:sz w:val="24"/>
              <w:szCs w:val="24"/>
            </w:rPr>
          </w:rPrChange>
        </w:rPr>
        <w:t>虽然</w:t>
      </w:r>
      <w:r w:rsidR="00361DD9" w:rsidRPr="002142C8">
        <w:rPr>
          <w:rFonts w:ascii="Times New Roman" w:eastAsia="宋体" w:hAnsi="Times New Roman" w:cs="Times New Roman"/>
          <w:sz w:val="24"/>
          <w:szCs w:val="24"/>
          <w:rPrChange w:id="124" w:author="ghj" w:date="2018-05-25T14:12:00Z">
            <w:rPr>
              <w:rFonts w:ascii="Times New Roman" w:eastAsia="宋体" w:hAnsi="Times New Roman" w:cs="Times New Roman" w:hint="eastAsia"/>
              <w:sz w:val="24"/>
              <w:szCs w:val="24"/>
            </w:rPr>
          </w:rPrChange>
        </w:rPr>
        <w:t>市面上设计的万能遥控器</w:t>
      </w:r>
      <w:r w:rsidRPr="002142C8">
        <w:rPr>
          <w:rFonts w:ascii="Times New Roman" w:eastAsia="宋体" w:hAnsi="Times New Roman" w:cs="Times New Roman"/>
          <w:sz w:val="24"/>
          <w:szCs w:val="24"/>
          <w:rPrChange w:id="125" w:author="ghj" w:date="2018-05-25T14:12:00Z">
            <w:rPr>
              <w:rFonts w:ascii="Times New Roman" w:eastAsia="宋体" w:hAnsi="Times New Roman" w:cs="Times New Roman" w:hint="eastAsia"/>
              <w:sz w:val="24"/>
              <w:szCs w:val="24"/>
            </w:rPr>
          </w:rPrChange>
        </w:rPr>
        <w:t>和</w:t>
      </w:r>
      <w:r w:rsidR="00361DD9" w:rsidRPr="002142C8">
        <w:rPr>
          <w:rFonts w:ascii="Times New Roman" w:eastAsia="宋体" w:hAnsi="Times New Roman" w:cs="Times New Roman"/>
          <w:sz w:val="24"/>
          <w:szCs w:val="24"/>
          <w:rPrChange w:id="126" w:author="ghj" w:date="2018-05-25T14:12:00Z">
            <w:rPr>
              <w:rFonts w:ascii="Times New Roman" w:eastAsia="宋体" w:hAnsi="Times New Roman" w:cs="Times New Roman" w:hint="eastAsia"/>
              <w:sz w:val="24"/>
              <w:szCs w:val="24"/>
            </w:rPr>
          </w:rPrChange>
        </w:rPr>
        <w:t>家里的</w:t>
      </w:r>
      <w:r w:rsidR="00320C7F" w:rsidRPr="002142C8">
        <w:rPr>
          <w:rFonts w:ascii="Times New Roman" w:eastAsia="宋体" w:hAnsi="Times New Roman" w:cs="Times New Roman"/>
          <w:sz w:val="24"/>
          <w:szCs w:val="24"/>
          <w:rPrChange w:id="127" w:author="ghj" w:date="2018-05-25T14:12:00Z">
            <w:rPr>
              <w:rFonts w:ascii="Times New Roman" w:eastAsia="宋体" w:hAnsi="Times New Roman" w:cs="Times New Roman" w:hint="eastAsia"/>
              <w:sz w:val="24"/>
              <w:szCs w:val="24"/>
            </w:rPr>
          </w:rPrChange>
        </w:rPr>
        <w:t>普通遥控器在</w:t>
      </w:r>
      <w:r w:rsidR="00361DD9" w:rsidRPr="002142C8">
        <w:rPr>
          <w:rFonts w:ascii="Times New Roman" w:eastAsia="宋体" w:hAnsi="Times New Roman" w:cs="Times New Roman"/>
          <w:sz w:val="24"/>
          <w:szCs w:val="24"/>
          <w:rPrChange w:id="128" w:author="ghj" w:date="2018-05-25T14:12:00Z">
            <w:rPr>
              <w:rFonts w:ascii="Times New Roman" w:eastAsia="宋体" w:hAnsi="Times New Roman" w:cs="Times New Roman" w:hint="eastAsia"/>
              <w:sz w:val="24"/>
              <w:szCs w:val="24"/>
            </w:rPr>
          </w:rPrChange>
        </w:rPr>
        <w:t>外形设计上是</w:t>
      </w:r>
      <w:ins w:id="129" w:author="ghj" w:date="2018-05-25T13:09:00Z">
        <w:r w:rsidR="00961A79" w:rsidRPr="002142C8">
          <w:rPr>
            <w:rFonts w:ascii="Times New Roman" w:eastAsia="宋体" w:hAnsi="Times New Roman" w:cs="Times New Roman"/>
            <w:sz w:val="24"/>
            <w:szCs w:val="24"/>
            <w:rPrChange w:id="130" w:author="ghj" w:date="2018-05-25T14:12:00Z">
              <w:rPr>
                <w:rFonts w:ascii="Times New Roman" w:eastAsia="宋体" w:hAnsi="Times New Roman" w:cs="Times New Roman" w:hint="eastAsia"/>
                <w:sz w:val="24"/>
                <w:szCs w:val="24"/>
              </w:rPr>
            </w:rPrChange>
          </w:rPr>
          <w:t>较为相似</w:t>
        </w:r>
      </w:ins>
      <w:del w:id="131" w:author="ghj" w:date="2018-05-25T13:09:00Z">
        <w:r w:rsidR="00361DD9" w:rsidRPr="002142C8" w:rsidDel="00961A79">
          <w:rPr>
            <w:rFonts w:ascii="Times New Roman" w:eastAsia="宋体" w:hAnsi="Times New Roman" w:cs="Times New Roman"/>
            <w:sz w:val="24"/>
            <w:szCs w:val="24"/>
            <w:rPrChange w:id="132" w:author="ghj" w:date="2018-05-25T14:12:00Z">
              <w:rPr>
                <w:rFonts w:ascii="Times New Roman" w:eastAsia="宋体" w:hAnsi="Times New Roman" w:cs="Times New Roman" w:hint="eastAsia"/>
                <w:sz w:val="24"/>
                <w:szCs w:val="24"/>
              </w:rPr>
            </w:rPrChange>
          </w:rPr>
          <w:delText>差不多长得一样</w:delText>
        </w:r>
      </w:del>
      <w:r w:rsidR="00361DD9" w:rsidRPr="002142C8">
        <w:rPr>
          <w:rFonts w:ascii="Times New Roman" w:eastAsia="宋体" w:hAnsi="Times New Roman" w:cs="Times New Roman"/>
          <w:sz w:val="24"/>
          <w:szCs w:val="24"/>
          <w:rPrChange w:id="133" w:author="ghj" w:date="2018-05-25T14:12:00Z">
            <w:rPr>
              <w:rFonts w:ascii="Times New Roman" w:eastAsia="宋体" w:hAnsi="Times New Roman" w:cs="Times New Roman" w:hint="eastAsia"/>
              <w:sz w:val="24"/>
              <w:szCs w:val="24"/>
            </w:rPr>
          </w:rPrChange>
        </w:rPr>
        <w:t>的</w:t>
      </w:r>
      <w:r w:rsidR="008955BF" w:rsidRPr="002142C8">
        <w:rPr>
          <w:rFonts w:ascii="Times New Roman" w:eastAsia="宋体" w:hAnsi="Times New Roman" w:cs="Times New Roman"/>
          <w:sz w:val="24"/>
          <w:szCs w:val="24"/>
          <w:rPrChange w:id="134" w:author="ghj" w:date="2018-05-25T14:12:00Z">
            <w:rPr>
              <w:rFonts w:ascii="Times New Roman" w:eastAsia="宋体" w:hAnsi="Times New Roman" w:cs="Times New Roman" w:hint="eastAsia"/>
              <w:sz w:val="24"/>
              <w:szCs w:val="24"/>
            </w:rPr>
          </w:rPrChange>
        </w:rPr>
        <w:t>，但</w:t>
      </w:r>
      <w:r w:rsidRPr="002142C8">
        <w:rPr>
          <w:rFonts w:ascii="Times New Roman" w:eastAsia="宋体" w:hAnsi="Times New Roman" w:cs="Times New Roman"/>
          <w:sz w:val="24"/>
          <w:szCs w:val="24"/>
          <w:rPrChange w:id="135" w:author="ghj" w:date="2018-05-25T14:12:00Z">
            <w:rPr>
              <w:rFonts w:ascii="Times New Roman" w:eastAsia="宋体" w:hAnsi="Times New Roman" w:cs="Times New Roman" w:hint="eastAsia"/>
              <w:sz w:val="24"/>
              <w:szCs w:val="24"/>
            </w:rPr>
          </w:rPrChange>
        </w:rPr>
        <w:t>它</w:t>
      </w:r>
      <w:del w:id="136" w:author="ghj" w:date="2018-05-25T13:09:00Z">
        <w:r w:rsidRPr="002142C8" w:rsidDel="00961A79">
          <w:rPr>
            <w:rFonts w:ascii="Times New Roman" w:eastAsia="宋体" w:hAnsi="Times New Roman" w:cs="Times New Roman"/>
            <w:sz w:val="24"/>
            <w:szCs w:val="24"/>
            <w:rPrChange w:id="137" w:author="ghj" w:date="2018-05-25T14:12:00Z">
              <w:rPr>
                <w:rFonts w:ascii="Times New Roman" w:eastAsia="宋体" w:hAnsi="Times New Roman" w:cs="Times New Roman" w:hint="eastAsia"/>
                <w:sz w:val="24"/>
                <w:szCs w:val="24"/>
              </w:rPr>
            </w:rPrChange>
          </w:rPr>
          <w:delText>是</w:delText>
        </w:r>
      </w:del>
      <w:r w:rsidRPr="002142C8">
        <w:rPr>
          <w:rFonts w:ascii="Times New Roman" w:eastAsia="宋体" w:hAnsi="Times New Roman" w:cs="Times New Roman"/>
          <w:sz w:val="24"/>
          <w:szCs w:val="24"/>
          <w:rPrChange w:id="138" w:author="ghj" w:date="2018-05-25T14:12:00Z">
            <w:rPr>
              <w:rFonts w:ascii="Times New Roman" w:eastAsia="宋体" w:hAnsi="Times New Roman" w:cs="Times New Roman" w:hint="eastAsia"/>
              <w:sz w:val="24"/>
              <w:szCs w:val="24"/>
            </w:rPr>
          </w:rPrChange>
        </w:rPr>
        <w:t>可以</w:t>
      </w:r>
      <w:ins w:id="139" w:author="ghj" w:date="2018-05-25T13:09:00Z">
        <w:r w:rsidR="00961A79" w:rsidRPr="002142C8">
          <w:rPr>
            <w:rFonts w:ascii="Times New Roman" w:eastAsia="宋体" w:hAnsi="Times New Roman" w:cs="Times New Roman"/>
            <w:sz w:val="24"/>
            <w:szCs w:val="24"/>
            <w:rPrChange w:id="140" w:author="ghj" w:date="2018-05-25T14:12:00Z">
              <w:rPr>
                <w:rFonts w:ascii="Times New Roman" w:eastAsia="宋体" w:hAnsi="Times New Roman" w:cs="Times New Roman" w:hint="eastAsia"/>
                <w:sz w:val="24"/>
                <w:szCs w:val="24"/>
              </w:rPr>
            </w:rPrChange>
          </w:rPr>
          <w:t>进行</w:t>
        </w:r>
      </w:ins>
      <w:r w:rsidRPr="002142C8">
        <w:rPr>
          <w:rFonts w:ascii="Times New Roman" w:eastAsia="宋体" w:hAnsi="Times New Roman" w:cs="Times New Roman"/>
          <w:sz w:val="24"/>
          <w:szCs w:val="24"/>
          <w:rPrChange w:id="141" w:author="ghj" w:date="2018-05-25T14:12:00Z">
            <w:rPr>
              <w:rFonts w:ascii="Times New Roman" w:eastAsia="宋体" w:hAnsi="Times New Roman" w:cs="Times New Roman" w:hint="eastAsia"/>
              <w:sz w:val="24"/>
              <w:szCs w:val="24"/>
            </w:rPr>
          </w:rPrChange>
        </w:rPr>
        <w:t>双向通信</w:t>
      </w:r>
      <w:del w:id="142" w:author="ghj" w:date="2018-05-25T13:09:00Z">
        <w:r w:rsidRPr="002142C8" w:rsidDel="00961A79">
          <w:rPr>
            <w:rFonts w:ascii="Times New Roman" w:eastAsia="宋体" w:hAnsi="Times New Roman" w:cs="Times New Roman"/>
            <w:sz w:val="24"/>
            <w:szCs w:val="24"/>
            <w:rPrChange w:id="143" w:author="ghj" w:date="2018-05-25T14:12:00Z">
              <w:rPr>
                <w:rFonts w:ascii="Times New Roman" w:eastAsia="宋体" w:hAnsi="Times New Roman" w:cs="Times New Roman" w:hint="eastAsia"/>
                <w:sz w:val="24"/>
                <w:szCs w:val="24"/>
              </w:rPr>
            </w:rPrChange>
          </w:rPr>
          <w:delText>的</w:delText>
        </w:r>
      </w:del>
      <w:r w:rsidR="00361DD9" w:rsidRPr="002142C8">
        <w:rPr>
          <w:rFonts w:ascii="Times New Roman" w:eastAsia="宋体" w:hAnsi="Times New Roman" w:cs="Times New Roman"/>
          <w:sz w:val="24"/>
          <w:szCs w:val="24"/>
          <w:rPrChange w:id="144" w:author="ghj" w:date="2018-05-25T14:12:00Z">
            <w:rPr>
              <w:rFonts w:ascii="Times New Roman" w:eastAsia="宋体" w:hAnsi="Times New Roman" w:cs="Times New Roman" w:hint="eastAsia"/>
              <w:sz w:val="24"/>
              <w:szCs w:val="24"/>
            </w:rPr>
          </w:rPrChange>
        </w:rPr>
        <w:t>，并</w:t>
      </w:r>
      <w:del w:id="145" w:author="ghj" w:date="2018-05-25T13:09:00Z">
        <w:r w:rsidR="00361DD9" w:rsidRPr="002142C8" w:rsidDel="00961A79">
          <w:rPr>
            <w:rFonts w:ascii="Times New Roman" w:eastAsia="宋体" w:hAnsi="Times New Roman" w:cs="Times New Roman"/>
            <w:sz w:val="24"/>
            <w:szCs w:val="24"/>
            <w:rPrChange w:id="146" w:author="ghj" w:date="2018-05-25T14:12:00Z">
              <w:rPr>
                <w:rFonts w:ascii="Times New Roman" w:eastAsia="宋体" w:hAnsi="Times New Roman" w:cs="Times New Roman" w:hint="eastAsia"/>
                <w:sz w:val="24"/>
                <w:szCs w:val="24"/>
              </w:rPr>
            </w:rPrChange>
          </w:rPr>
          <w:delText>且</w:delText>
        </w:r>
      </w:del>
      <w:r w:rsidR="00361DD9" w:rsidRPr="002142C8">
        <w:rPr>
          <w:rFonts w:ascii="Times New Roman" w:eastAsia="宋体" w:hAnsi="Times New Roman" w:cs="Times New Roman"/>
          <w:sz w:val="24"/>
          <w:szCs w:val="24"/>
          <w:rPrChange w:id="147" w:author="ghj" w:date="2018-05-25T14:12:00Z">
            <w:rPr>
              <w:rFonts w:ascii="Times New Roman" w:eastAsia="宋体" w:hAnsi="Times New Roman" w:cs="Times New Roman" w:hint="eastAsia"/>
              <w:sz w:val="24"/>
              <w:szCs w:val="24"/>
            </w:rPr>
          </w:rPrChange>
        </w:rPr>
        <w:t>在设计层次上和常见</w:t>
      </w:r>
      <w:del w:id="148" w:author="ghj" w:date="2018-05-25T13:09:00Z">
        <w:r w:rsidR="00361DD9" w:rsidRPr="002142C8" w:rsidDel="00961A79">
          <w:rPr>
            <w:rFonts w:ascii="Times New Roman" w:eastAsia="宋体" w:hAnsi="Times New Roman" w:cs="Times New Roman"/>
            <w:sz w:val="24"/>
            <w:szCs w:val="24"/>
            <w:rPrChange w:id="149" w:author="ghj" w:date="2018-05-25T14:12:00Z">
              <w:rPr>
                <w:rFonts w:ascii="Times New Roman" w:eastAsia="宋体" w:hAnsi="Times New Roman" w:cs="Times New Roman" w:hint="eastAsia"/>
                <w:sz w:val="24"/>
                <w:szCs w:val="24"/>
              </w:rPr>
            </w:rPrChange>
          </w:rPr>
          <w:delText>的</w:delText>
        </w:r>
      </w:del>
      <w:r w:rsidR="00361DD9" w:rsidRPr="002142C8">
        <w:rPr>
          <w:rFonts w:ascii="Times New Roman" w:eastAsia="宋体" w:hAnsi="Times New Roman" w:cs="Times New Roman"/>
          <w:sz w:val="24"/>
          <w:szCs w:val="24"/>
          <w:rPrChange w:id="150" w:author="ghj" w:date="2018-05-25T14:12:00Z">
            <w:rPr>
              <w:rFonts w:ascii="Times New Roman" w:eastAsia="宋体" w:hAnsi="Times New Roman" w:cs="Times New Roman" w:hint="eastAsia"/>
              <w:sz w:val="24"/>
              <w:szCs w:val="24"/>
            </w:rPr>
          </w:rPrChange>
        </w:rPr>
        <w:t>的嵌入式结构非常</w:t>
      </w:r>
      <w:ins w:id="151" w:author="ghj" w:date="2018-05-25T13:10:00Z">
        <w:r w:rsidR="00961A79" w:rsidRPr="002142C8">
          <w:rPr>
            <w:rFonts w:ascii="Times New Roman" w:eastAsia="宋体" w:hAnsi="Times New Roman" w:cs="Times New Roman"/>
            <w:sz w:val="24"/>
            <w:szCs w:val="24"/>
            <w:rPrChange w:id="152" w:author="ghj" w:date="2018-05-25T14:12:00Z">
              <w:rPr>
                <w:rFonts w:ascii="Times New Roman" w:eastAsia="宋体" w:hAnsi="Times New Roman" w:cs="Times New Roman" w:hint="eastAsia"/>
                <w:sz w:val="24"/>
                <w:szCs w:val="24"/>
              </w:rPr>
            </w:rPrChange>
          </w:rPr>
          <w:t>类</w:t>
        </w:r>
      </w:ins>
      <w:del w:id="153" w:author="ghj" w:date="2018-05-25T13:09:00Z">
        <w:r w:rsidR="00361DD9" w:rsidRPr="002142C8" w:rsidDel="00961A79">
          <w:rPr>
            <w:rFonts w:ascii="Times New Roman" w:eastAsia="宋体" w:hAnsi="Times New Roman" w:cs="Times New Roman"/>
            <w:sz w:val="24"/>
            <w:szCs w:val="24"/>
            <w:rPrChange w:id="154" w:author="ghj" w:date="2018-05-25T14:12:00Z">
              <w:rPr>
                <w:rFonts w:ascii="Times New Roman" w:eastAsia="宋体" w:hAnsi="Times New Roman" w:cs="Times New Roman" w:hint="eastAsia"/>
                <w:sz w:val="24"/>
                <w:szCs w:val="24"/>
              </w:rPr>
            </w:rPrChange>
          </w:rPr>
          <w:delText>相</w:delText>
        </w:r>
      </w:del>
      <w:r w:rsidR="00361DD9" w:rsidRPr="002142C8">
        <w:rPr>
          <w:rFonts w:ascii="Times New Roman" w:eastAsia="宋体" w:hAnsi="Times New Roman" w:cs="Times New Roman"/>
          <w:sz w:val="24"/>
          <w:szCs w:val="24"/>
          <w:rPrChange w:id="155" w:author="ghj" w:date="2018-05-25T14:12:00Z">
            <w:rPr>
              <w:rFonts w:ascii="Times New Roman" w:eastAsia="宋体" w:hAnsi="Times New Roman" w:cs="Times New Roman" w:hint="eastAsia"/>
              <w:sz w:val="24"/>
              <w:szCs w:val="24"/>
            </w:rPr>
          </w:rPrChange>
        </w:rPr>
        <w:t>似，主要包含了嵌入式芯片、嵌入式操作系统和嵌入式程序等</w:t>
      </w:r>
      <w:r w:rsidR="00320C7F" w:rsidRPr="002142C8">
        <w:rPr>
          <w:rFonts w:ascii="Times New Roman" w:eastAsia="宋体" w:hAnsi="Times New Roman" w:cs="Times New Roman"/>
          <w:sz w:val="24"/>
          <w:szCs w:val="24"/>
          <w:rPrChange w:id="156" w:author="ghj" w:date="2018-05-25T14:12:00Z">
            <w:rPr>
              <w:rFonts w:ascii="Times New Roman" w:eastAsia="宋体" w:hAnsi="Times New Roman" w:cs="Times New Roman" w:hint="eastAsia"/>
              <w:sz w:val="24"/>
              <w:szCs w:val="24"/>
            </w:rPr>
          </w:rPrChange>
        </w:rPr>
        <w:t>，不过在嵌入式操作系统里面加入了</w:t>
      </w:r>
      <w:r w:rsidR="00320C7F" w:rsidRPr="002142C8">
        <w:rPr>
          <w:rFonts w:ascii="Times New Roman" w:eastAsia="宋体" w:hAnsi="Times New Roman" w:cs="Times New Roman"/>
          <w:sz w:val="24"/>
          <w:szCs w:val="24"/>
          <w:rPrChange w:id="157" w:author="ghj" w:date="2018-05-25T14:12:00Z">
            <w:rPr>
              <w:rFonts w:ascii="Times New Roman" w:eastAsia="宋体" w:hAnsi="Times New Roman" w:cs="Times New Roman" w:hint="eastAsia"/>
              <w:sz w:val="24"/>
              <w:szCs w:val="24"/>
            </w:rPr>
          </w:rPrChange>
        </w:rPr>
        <w:t>WEB</w:t>
      </w:r>
      <w:r w:rsidR="00EC69AF" w:rsidRPr="002142C8">
        <w:rPr>
          <w:rFonts w:ascii="Times New Roman" w:eastAsia="宋体" w:hAnsi="Times New Roman" w:cs="Times New Roman"/>
          <w:sz w:val="24"/>
          <w:szCs w:val="24"/>
          <w:rPrChange w:id="158" w:author="ghj" w:date="2018-05-25T14:12:00Z">
            <w:rPr>
              <w:rFonts w:ascii="Times New Roman" w:eastAsia="宋体" w:hAnsi="Times New Roman" w:cs="Times New Roman" w:hint="eastAsia"/>
              <w:sz w:val="24"/>
              <w:szCs w:val="24"/>
            </w:rPr>
          </w:rPrChange>
        </w:rPr>
        <w:t>系统，即一个页面支持，主要为了便于进行远程控制。本文设计的</w:t>
      </w:r>
      <w:r w:rsidR="00453A16" w:rsidRPr="002142C8">
        <w:rPr>
          <w:rFonts w:ascii="Times New Roman" w:eastAsia="宋体" w:hAnsi="Times New Roman" w:cs="Times New Roman"/>
          <w:sz w:val="24"/>
          <w:szCs w:val="24"/>
          <w:rPrChange w:id="159" w:author="ghj" w:date="2018-05-25T14:12:00Z">
            <w:rPr>
              <w:rFonts w:ascii="Times New Roman" w:eastAsia="宋体" w:hAnsi="Times New Roman" w:cs="Times New Roman" w:hint="eastAsia"/>
              <w:sz w:val="24"/>
              <w:szCs w:val="24"/>
            </w:rPr>
          </w:rPrChange>
        </w:rPr>
        <w:t>遥控器</w:t>
      </w:r>
      <w:r w:rsidR="00EC69AF" w:rsidRPr="002142C8">
        <w:rPr>
          <w:rFonts w:ascii="Times New Roman" w:eastAsia="宋体" w:hAnsi="Times New Roman" w:cs="Times New Roman"/>
          <w:sz w:val="24"/>
          <w:szCs w:val="24"/>
          <w:rPrChange w:id="160" w:author="ghj" w:date="2018-05-25T14:12:00Z">
            <w:rPr>
              <w:rFonts w:ascii="Times New Roman" w:eastAsia="宋体" w:hAnsi="Times New Roman" w:cs="Times New Roman" w:hint="eastAsia"/>
              <w:sz w:val="24"/>
              <w:szCs w:val="24"/>
            </w:rPr>
          </w:rPrChange>
        </w:rPr>
        <w:t>能够完成</w:t>
      </w:r>
      <w:r w:rsidR="00320C7F" w:rsidRPr="002142C8">
        <w:rPr>
          <w:rFonts w:ascii="Times New Roman" w:eastAsia="宋体" w:hAnsi="Times New Roman" w:cs="Times New Roman"/>
          <w:sz w:val="24"/>
          <w:szCs w:val="24"/>
          <w:rPrChange w:id="161" w:author="ghj" w:date="2018-05-25T14:12:00Z">
            <w:rPr>
              <w:rFonts w:ascii="Times New Roman" w:eastAsia="宋体" w:hAnsi="Times New Roman" w:cs="Times New Roman" w:hint="eastAsia"/>
              <w:sz w:val="24"/>
              <w:szCs w:val="24"/>
            </w:rPr>
          </w:rPrChange>
        </w:rPr>
        <w:t>两个</w:t>
      </w:r>
      <w:r w:rsidR="00453A16" w:rsidRPr="002142C8">
        <w:rPr>
          <w:rFonts w:ascii="Times New Roman" w:eastAsia="宋体" w:hAnsi="Times New Roman" w:cs="Times New Roman"/>
          <w:sz w:val="24"/>
          <w:szCs w:val="24"/>
          <w:rPrChange w:id="162" w:author="ghj" w:date="2018-05-25T14:12:00Z">
            <w:rPr>
              <w:rFonts w:ascii="Times New Roman" w:eastAsia="宋体" w:hAnsi="Times New Roman" w:cs="Times New Roman" w:hint="eastAsia"/>
              <w:sz w:val="24"/>
              <w:szCs w:val="24"/>
            </w:rPr>
          </w:rPrChange>
        </w:rPr>
        <w:t>重要</w:t>
      </w:r>
      <w:r w:rsidR="00320C7F" w:rsidRPr="002142C8">
        <w:rPr>
          <w:rFonts w:ascii="Times New Roman" w:eastAsia="宋体" w:hAnsi="Times New Roman" w:cs="Times New Roman"/>
          <w:sz w:val="24"/>
          <w:szCs w:val="24"/>
          <w:rPrChange w:id="163" w:author="ghj" w:date="2018-05-25T14:12:00Z">
            <w:rPr>
              <w:rFonts w:ascii="Times New Roman" w:eastAsia="宋体" w:hAnsi="Times New Roman" w:cs="Times New Roman" w:hint="eastAsia"/>
              <w:sz w:val="24"/>
              <w:szCs w:val="24"/>
            </w:rPr>
          </w:rPrChange>
        </w:rPr>
        <w:t>功能，一是具有自学习能力，</w:t>
      </w:r>
      <w:r w:rsidR="00453A16" w:rsidRPr="002142C8">
        <w:rPr>
          <w:rFonts w:ascii="Times New Roman" w:eastAsia="宋体" w:hAnsi="Times New Roman" w:cs="Times New Roman"/>
          <w:sz w:val="24"/>
          <w:szCs w:val="24"/>
          <w:rPrChange w:id="164" w:author="ghj" w:date="2018-05-25T14:12:00Z">
            <w:rPr>
              <w:rFonts w:ascii="Times New Roman" w:eastAsia="宋体" w:hAnsi="Times New Roman" w:cs="Times New Roman" w:hint="eastAsia"/>
              <w:sz w:val="24"/>
              <w:szCs w:val="24"/>
            </w:rPr>
          </w:rPrChange>
        </w:rPr>
        <w:t>可</w:t>
      </w:r>
      <w:r w:rsidR="00320C7F" w:rsidRPr="002142C8">
        <w:rPr>
          <w:rFonts w:ascii="Times New Roman" w:eastAsia="宋体" w:hAnsi="Times New Roman" w:cs="Times New Roman"/>
          <w:sz w:val="24"/>
          <w:szCs w:val="24"/>
          <w:rPrChange w:id="165" w:author="ghj" w:date="2018-05-25T14:12:00Z">
            <w:rPr>
              <w:rFonts w:ascii="Times New Roman" w:eastAsia="宋体" w:hAnsi="Times New Roman" w:cs="Times New Roman" w:hint="eastAsia"/>
              <w:sz w:val="24"/>
              <w:szCs w:val="24"/>
            </w:rPr>
          </w:rPrChange>
        </w:rPr>
        <w:t>适配海量设备，二是能能够进行远程控制。</w:t>
      </w:r>
    </w:p>
    <w:p w:rsidR="00320C7F" w:rsidRPr="002142C8" w:rsidRDefault="00320C7F" w:rsidP="00320C7F">
      <w:pPr>
        <w:ind w:firstLineChars="200" w:firstLine="480"/>
        <w:rPr>
          <w:rFonts w:ascii="Times New Roman" w:eastAsia="宋体" w:hAnsi="Times New Roman" w:cs="Times New Roman"/>
          <w:sz w:val="24"/>
          <w:szCs w:val="24"/>
          <w:rPrChange w:id="166"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67" w:author="ghj" w:date="2018-05-25T14:12:00Z">
            <w:rPr>
              <w:rFonts w:ascii="Times New Roman" w:eastAsia="宋体" w:hAnsi="Times New Roman" w:cs="Times New Roman" w:hint="eastAsia"/>
              <w:sz w:val="24"/>
              <w:szCs w:val="24"/>
            </w:rPr>
          </w:rPrChange>
        </w:rPr>
        <w:t>本课题主要运用了</w:t>
      </w:r>
      <w:r w:rsidRPr="002142C8">
        <w:rPr>
          <w:rFonts w:ascii="Times New Roman" w:eastAsia="宋体" w:hAnsi="Times New Roman" w:cs="Times New Roman"/>
          <w:sz w:val="24"/>
          <w:szCs w:val="24"/>
          <w:rPrChange w:id="168"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169"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70" w:author="ghj" w:date="2018-05-25T14:12:00Z">
            <w:rPr>
              <w:rFonts w:ascii="Times New Roman" w:eastAsia="宋体" w:hAnsi="Times New Roman" w:cs="Times New Roman" w:hint="eastAsia"/>
              <w:sz w:val="24"/>
              <w:szCs w:val="24"/>
            </w:rPr>
          </w:rPrChange>
        </w:rPr>
        <w:t>SQLite</w:t>
      </w:r>
      <w:r w:rsidRPr="002142C8">
        <w:rPr>
          <w:rFonts w:ascii="Times New Roman" w:eastAsia="宋体" w:hAnsi="Times New Roman" w:cs="Times New Roman"/>
          <w:sz w:val="24"/>
          <w:szCs w:val="24"/>
          <w:rPrChange w:id="171" w:author="ghj" w:date="2018-05-25T14:12:00Z">
            <w:rPr>
              <w:rFonts w:ascii="Times New Roman" w:eastAsia="宋体" w:hAnsi="Times New Roman" w:cs="Times New Roman"/>
              <w:sz w:val="24"/>
              <w:szCs w:val="24"/>
            </w:rPr>
          </w:rPrChange>
        </w:rPr>
        <w:t>3</w:t>
      </w:r>
      <w:r w:rsidRPr="002142C8">
        <w:rPr>
          <w:rFonts w:ascii="Times New Roman" w:eastAsia="宋体" w:hAnsi="Times New Roman" w:cs="Times New Roman"/>
          <w:sz w:val="24"/>
          <w:szCs w:val="24"/>
          <w:rPrChange w:id="172"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73" w:author="ghj" w:date="2018-05-25T14:12:00Z">
            <w:rPr>
              <w:rFonts w:ascii="Times New Roman" w:eastAsia="宋体" w:hAnsi="Times New Roman" w:cs="Times New Roman" w:hint="eastAsia"/>
              <w:sz w:val="24"/>
              <w:szCs w:val="24"/>
            </w:rPr>
          </w:rPrChange>
        </w:rPr>
        <w:t>Redis</w:t>
      </w:r>
      <w:r w:rsidRPr="002142C8">
        <w:rPr>
          <w:rFonts w:ascii="Times New Roman" w:eastAsia="宋体" w:hAnsi="Times New Roman" w:cs="Times New Roman"/>
          <w:sz w:val="24"/>
          <w:szCs w:val="24"/>
          <w:rPrChange w:id="174"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75" w:author="ghj" w:date="2018-05-25T14:12:00Z">
            <w:rPr>
              <w:rFonts w:ascii="Times New Roman" w:eastAsia="宋体" w:hAnsi="Times New Roman" w:cs="Times New Roman" w:hint="eastAsia"/>
              <w:sz w:val="24"/>
              <w:szCs w:val="24"/>
            </w:rPr>
          </w:rPrChange>
        </w:rPr>
        <w:t>HTML</w:t>
      </w:r>
      <w:r w:rsidRPr="002142C8">
        <w:rPr>
          <w:rFonts w:ascii="Times New Roman" w:eastAsia="宋体" w:hAnsi="Times New Roman" w:cs="Times New Roman"/>
          <w:sz w:val="24"/>
          <w:szCs w:val="24"/>
          <w:rPrChange w:id="176"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77" w:author="ghj" w:date="2018-05-25T14:12:00Z">
            <w:rPr>
              <w:rFonts w:ascii="Times New Roman" w:eastAsia="宋体" w:hAnsi="Times New Roman" w:cs="Times New Roman" w:hint="eastAsia"/>
              <w:sz w:val="24"/>
              <w:szCs w:val="24"/>
            </w:rPr>
          </w:rPrChange>
        </w:rPr>
        <w:t>Django</w:t>
      </w:r>
      <w:r w:rsidRPr="002142C8">
        <w:rPr>
          <w:rFonts w:ascii="Times New Roman" w:eastAsia="宋体" w:hAnsi="Times New Roman" w:cs="Times New Roman"/>
          <w:sz w:val="24"/>
          <w:szCs w:val="24"/>
          <w:rPrChange w:id="178" w:author="ghj" w:date="2018-05-25T14:12:00Z">
            <w:rPr>
              <w:rFonts w:ascii="Times New Roman" w:eastAsia="宋体" w:hAnsi="Times New Roman" w:cs="Times New Roman" w:hint="eastAsia"/>
              <w:sz w:val="24"/>
              <w:szCs w:val="24"/>
            </w:rPr>
          </w:rPrChange>
        </w:rPr>
        <w:t>框架以及</w:t>
      </w:r>
      <w:r w:rsidRPr="002142C8">
        <w:rPr>
          <w:rFonts w:ascii="Times New Roman" w:eastAsia="宋体" w:hAnsi="Times New Roman" w:cs="Times New Roman"/>
          <w:sz w:val="24"/>
          <w:szCs w:val="24"/>
          <w:rPrChange w:id="179" w:author="ghj" w:date="2018-05-25T14:12:00Z">
            <w:rPr>
              <w:rFonts w:ascii="Times New Roman" w:eastAsia="宋体" w:hAnsi="Times New Roman" w:cs="Times New Roman"/>
              <w:sz w:val="24"/>
              <w:szCs w:val="24"/>
            </w:rPr>
          </w:rPrChange>
        </w:rPr>
        <w:t>Raspberry Pi</w:t>
      </w:r>
      <w:r w:rsidRPr="002142C8">
        <w:rPr>
          <w:rFonts w:ascii="Times New Roman" w:eastAsia="宋体" w:hAnsi="Times New Roman" w:cs="Times New Roman"/>
          <w:sz w:val="24"/>
          <w:szCs w:val="24"/>
          <w:rPrChange w:id="180"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sz w:val="24"/>
          <w:szCs w:val="24"/>
          <w:rPrChange w:id="181" w:author="ghj" w:date="2018-05-25T14:12:00Z">
            <w:rPr>
              <w:rFonts w:ascii="Times New Roman" w:eastAsia="宋体" w:hAnsi="Times New Roman" w:cs="Times New Roman" w:hint="eastAsia"/>
              <w:sz w:val="24"/>
              <w:szCs w:val="24"/>
            </w:rPr>
          </w:rPrChange>
        </w:rPr>
        <w:t>GPIO</w:t>
      </w:r>
      <w:r w:rsidRPr="002142C8">
        <w:rPr>
          <w:rFonts w:ascii="Times New Roman" w:eastAsia="宋体" w:hAnsi="Times New Roman" w:cs="Times New Roman"/>
          <w:sz w:val="24"/>
          <w:szCs w:val="24"/>
          <w:rPrChange w:id="182" w:author="ghj" w:date="2018-05-25T14:12:00Z">
            <w:rPr>
              <w:rFonts w:ascii="Times New Roman" w:eastAsia="宋体" w:hAnsi="Times New Roman" w:cs="Times New Roman" w:hint="eastAsia"/>
              <w:sz w:val="24"/>
              <w:szCs w:val="24"/>
            </w:rPr>
          </w:rPrChange>
        </w:rPr>
        <w:t>编程、</w:t>
      </w:r>
      <w:r w:rsidRPr="002142C8">
        <w:rPr>
          <w:rFonts w:ascii="Times New Roman" w:eastAsia="宋体" w:hAnsi="Times New Roman" w:cs="Times New Roman"/>
          <w:sz w:val="24"/>
          <w:szCs w:val="24"/>
          <w:rPrChange w:id="183" w:author="ghj" w:date="2018-05-25T14:12:00Z">
            <w:rPr>
              <w:rFonts w:ascii="Times New Roman" w:eastAsia="宋体" w:hAnsi="Times New Roman" w:cs="Times New Roman" w:hint="eastAsia"/>
              <w:sz w:val="24"/>
              <w:szCs w:val="24"/>
            </w:rPr>
          </w:rPrChange>
        </w:rPr>
        <w:t>Ubuntu</w:t>
      </w:r>
      <w:r w:rsidRPr="002142C8">
        <w:rPr>
          <w:rFonts w:ascii="Times New Roman" w:eastAsia="宋体" w:hAnsi="Times New Roman" w:cs="Times New Roman"/>
          <w:sz w:val="24"/>
          <w:szCs w:val="24"/>
          <w:rPrChange w:id="184" w:author="ghj" w:date="2018-05-25T14:12:00Z">
            <w:rPr>
              <w:rFonts w:ascii="Times New Roman" w:eastAsia="宋体" w:hAnsi="Times New Roman" w:cs="Times New Roman" w:hint="eastAsia"/>
              <w:sz w:val="24"/>
              <w:szCs w:val="24"/>
            </w:rPr>
          </w:rPrChange>
        </w:rPr>
        <w:t>系统以及</w:t>
      </w:r>
      <w:r w:rsidRPr="002142C8">
        <w:rPr>
          <w:rFonts w:ascii="Times New Roman" w:eastAsia="宋体" w:hAnsi="Times New Roman" w:cs="Times New Roman"/>
          <w:sz w:val="24"/>
          <w:szCs w:val="24"/>
          <w:rPrChange w:id="185" w:author="ghj" w:date="2018-05-25T14:12:00Z">
            <w:rPr>
              <w:rFonts w:ascii="Times New Roman" w:eastAsia="宋体" w:hAnsi="Times New Roman" w:cs="Times New Roman" w:hint="eastAsia"/>
              <w:sz w:val="24"/>
              <w:szCs w:val="24"/>
            </w:rPr>
          </w:rPrChange>
        </w:rPr>
        <w:t>Lirc</w:t>
      </w:r>
      <w:r w:rsidRPr="002142C8">
        <w:rPr>
          <w:rFonts w:ascii="Times New Roman" w:eastAsia="宋体" w:hAnsi="Times New Roman" w:cs="Times New Roman"/>
          <w:sz w:val="24"/>
          <w:szCs w:val="24"/>
          <w:rPrChange w:id="186" w:author="ghj" w:date="2018-05-25T14:12:00Z">
            <w:rPr>
              <w:rFonts w:ascii="Times New Roman" w:eastAsia="宋体" w:hAnsi="Times New Roman" w:cs="Times New Roman" w:hint="eastAsia"/>
              <w:sz w:val="24"/>
              <w:szCs w:val="24"/>
            </w:rPr>
          </w:rPrChange>
        </w:rPr>
        <w:t>等技术，设计了可以通过自学习功能来适配不同型</w:t>
      </w:r>
      <w:r w:rsidR="00453A16" w:rsidRPr="002142C8">
        <w:rPr>
          <w:rFonts w:ascii="Times New Roman" w:eastAsia="宋体" w:hAnsi="Times New Roman" w:cs="Times New Roman"/>
          <w:sz w:val="24"/>
          <w:szCs w:val="24"/>
          <w:rPrChange w:id="187" w:author="ghj" w:date="2018-05-25T14:12:00Z">
            <w:rPr>
              <w:rFonts w:ascii="Times New Roman" w:eastAsia="宋体" w:hAnsi="Times New Roman" w:cs="Times New Roman" w:hint="eastAsia"/>
              <w:sz w:val="24"/>
              <w:szCs w:val="24"/>
            </w:rPr>
          </w:rPrChange>
        </w:rPr>
        <w:t>号不同品牌的家电设备并且可以实现远程遥控的万能遥控器，解决了家中</w:t>
      </w:r>
      <w:r w:rsidR="00D46AC8" w:rsidRPr="002142C8">
        <w:rPr>
          <w:rFonts w:ascii="Times New Roman" w:eastAsia="宋体" w:hAnsi="Times New Roman" w:cs="Times New Roman"/>
          <w:sz w:val="24"/>
          <w:szCs w:val="24"/>
          <w:rPrChange w:id="188" w:author="ghj" w:date="2018-05-25T14:12:00Z">
            <w:rPr>
              <w:rFonts w:ascii="Times New Roman" w:eastAsia="宋体" w:hAnsi="Times New Roman" w:cs="Times New Roman" w:hint="eastAsia"/>
              <w:sz w:val="24"/>
              <w:szCs w:val="24"/>
            </w:rPr>
          </w:rPrChange>
        </w:rPr>
        <w:t>多个家用电器只能使用配套的遥控器的问题</w:t>
      </w:r>
      <w:r w:rsidRPr="002142C8">
        <w:rPr>
          <w:rFonts w:ascii="Times New Roman" w:eastAsia="宋体" w:hAnsi="Times New Roman" w:cs="Times New Roman"/>
          <w:sz w:val="24"/>
          <w:szCs w:val="24"/>
          <w:rPrChange w:id="189" w:author="ghj" w:date="2018-05-25T14:12:00Z">
            <w:rPr>
              <w:rFonts w:ascii="Times New Roman" w:eastAsia="宋体" w:hAnsi="Times New Roman" w:cs="Times New Roman" w:hint="eastAsia"/>
              <w:sz w:val="24"/>
              <w:szCs w:val="24"/>
            </w:rPr>
          </w:rPrChange>
        </w:rPr>
        <w:t>，也满足了高速发展的科技下的新时代人们对于更加智能、方便、快捷、舒适的生活需求。</w:t>
      </w:r>
    </w:p>
    <w:p w:rsidR="00320C7F" w:rsidRPr="002142C8" w:rsidRDefault="00320C7F" w:rsidP="00C75345">
      <w:pPr>
        <w:pStyle w:val="2"/>
        <w:spacing w:before="60" w:afterLines="50" w:after="156" w:line="240" w:lineRule="auto"/>
        <w:jc w:val="left"/>
        <w:rPr>
          <w:rFonts w:ascii="Times New Roman" w:eastAsia="宋体" w:hAnsi="Times New Roman" w:cs="Times New Roman"/>
          <w:sz w:val="28"/>
          <w:szCs w:val="28"/>
          <w:rPrChange w:id="190"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91" w:author="ghj" w:date="2018-05-25T14:12:00Z">
            <w:rPr>
              <w:rFonts w:ascii="宋体" w:eastAsia="宋体" w:hAnsi="宋体" w:hint="eastAsia"/>
              <w:sz w:val="28"/>
              <w:szCs w:val="28"/>
            </w:rPr>
          </w:rPrChange>
        </w:rPr>
        <w:t>1</w:t>
      </w:r>
      <w:r w:rsidRPr="002142C8">
        <w:rPr>
          <w:rFonts w:ascii="Times New Roman" w:eastAsia="宋体" w:hAnsi="Times New Roman" w:cs="Times New Roman"/>
          <w:sz w:val="28"/>
          <w:szCs w:val="28"/>
          <w:rPrChange w:id="192" w:author="ghj" w:date="2018-05-25T14:12:00Z">
            <w:rPr>
              <w:rFonts w:ascii="宋体" w:eastAsia="宋体" w:hAnsi="宋体"/>
              <w:sz w:val="28"/>
              <w:szCs w:val="28"/>
            </w:rPr>
          </w:rPrChange>
        </w:rPr>
        <w:t xml:space="preserve">.2 </w:t>
      </w:r>
      <w:r w:rsidRPr="002142C8">
        <w:rPr>
          <w:rFonts w:ascii="Times New Roman" w:eastAsia="宋体" w:hAnsi="Times New Roman" w:cs="Times New Roman"/>
          <w:sz w:val="28"/>
          <w:szCs w:val="28"/>
          <w:rPrChange w:id="193" w:author="ghj" w:date="2018-05-25T14:12:00Z">
            <w:rPr>
              <w:rFonts w:ascii="宋体" w:eastAsia="宋体" w:hAnsi="宋体" w:hint="eastAsia"/>
              <w:sz w:val="28"/>
              <w:szCs w:val="28"/>
            </w:rPr>
          </w:rPrChange>
        </w:rPr>
        <w:t>课题任务</w:t>
      </w:r>
    </w:p>
    <w:p w:rsidR="00BA7A7B" w:rsidRPr="002142C8" w:rsidRDefault="00BA7A7B" w:rsidP="00BA7A7B">
      <w:pPr>
        <w:widowControl/>
        <w:jc w:val="left"/>
        <w:rPr>
          <w:rFonts w:ascii="Times New Roman" w:eastAsia="宋体" w:hAnsi="Times New Roman" w:cs="Times New Roman"/>
          <w:color w:val="000000" w:themeColor="text1"/>
          <w:kern w:val="0"/>
          <w:sz w:val="24"/>
          <w:szCs w:val="20"/>
          <w:rPrChange w:id="194"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195" w:author="ghj" w:date="2018-05-25T14:12:00Z">
            <w:rPr>
              <w:rFonts w:ascii="宋体" w:eastAsia="宋体" w:hAnsi="微软雅黑" w:cs="宋体" w:hint="eastAsia"/>
              <w:color w:val="000000" w:themeColor="text1"/>
              <w:kern w:val="0"/>
              <w:sz w:val="24"/>
              <w:szCs w:val="20"/>
            </w:rPr>
          </w:rPrChange>
        </w:rPr>
        <w:t>本课题所研究的遥控器主要由红外遥控码接收模块、遥控按键控制模块、用户登录模块以及红外遥控码发射模块这几部分构成。其中红外遥控码接收模块以及红外遥控码发射模块用到了一块红外拓展板，此拓展板上集成好了红外接收器和红外发射器，并集成了两个可用的按键，分别对应</w:t>
      </w:r>
      <w:r w:rsidRPr="002142C8">
        <w:rPr>
          <w:rFonts w:ascii="Times New Roman" w:eastAsia="宋体" w:hAnsi="Times New Roman" w:cs="Times New Roman"/>
          <w:color w:val="000000" w:themeColor="text1"/>
          <w:kern w:val="0"/>
          <w:sz w:val="24"/>
          <w:szCs w:val="20"/>
          <w:rPrChange w:id="196" w:author="ghj" w:date="2018-05-25T14:12:00Z">
            <w:rPr>
              <w:rFonts w:ascii="宋体" w:eastAsia="宋体" w:hAnsi="微软雅黑" w:cs="宋体" w:hint="eastAsia"/>
              <w:color w:val="000000" w:themeColor="text1"/>
              <w:kern w:val="0"/>
              <w:sz w:val="24"/>
              <w:szCs w:val="20"/>
            </w:rPr>
          </w:rPrChange>
        </w:rPr>
        <w:t>GPIO27</w:t>
      </w:r>
      <w:r w:rsidRPr="002142C8">
        <w:rPr>
          <w:rFonts w:ascii="Times New Roman" w:eastAsia="宋体" w:hAnsi="Times New Roman" w:cs="Times New Roman"/>
          <w:color w:val="000000" w:themeColor="text1"/>
          <w:kern w:val="0"/>
          <w:sz w:val="24"/>
          <w:szCs w:val="20"/>
          <w:rPrChange w:id="197" w:author="ghj" w:date="2018-05-25T14:12:00Z">
            <w:rPr>
              <w:rFonts w:ascii="宋体" w:eastAsia="宋体" w:hAnsi="微软雅黑" w:cs="宋体" w:hint="eastAsia"/>
              <w:color w:val="000000" w:themeColor="text1"/>
              <w:kern w:val="0"/>
              <w:sz w:val="24"/>
              <w:szCs w:val="20"/>
            </w:rPr>
          </w:rPrChange>
        </w:rPr>
        <w:t>和</w:t>
      </w:r>
      <w:r w:rsidRPr="002142C8">
        <w:rPr>
          <w:rFonts w:ascii="Times New Roman" w:eastAsia="宋体" w:hAnsi="Times New Roman" w:cs="Times New Roman"/>
          <w:color w:val="000000" w:themeColor="text1"/>
          <w:kern w:val="0"/>
          <w:sz w:val="24"/>
          <w:szCs w:val="20"/>
          <w:rPrChange w:id="198" w:author="ghj" w:date="2018-05-25T14:12:00Z">
            <w:rPr>
              <w:rFonts w:ascii="宋体" w:eastAsia="宋体" w:hAnsi="微软雅黑" w:cs="宋体" w:hint="eastAsia"/>
              <w:color w:val="000000" w:themeColor="text1"/>
              <w:kern w:val="0"/>
              <w:sz w:val="24"/>
              <w:szCs w:val="20"/>
            </w:rPr>
          </w:rPrChange>
        </w:rPr>
        <w:t>GPIO18</w:t>
      </w:r>
      <w:r w:rsidRPr="002142C8">
        <w:rPr>
          <w:rFonts w:ascii="Times New Roman" w:eastAsia="宋体" w:hAnsi="Times New Roman" w:cs="Times New Roman"/>
          <w:color w:val="000000" w:themeColor="text1"/>
          <w:kern w:val="0"/>
          <w:sz w:val="24"/>
          <w:szCs w:val="20"/>
          <w:rPrChange w:id="199" w:author="ghj" w:date="2018-05-25T14:12:00Z">
            <w:rPr>
              <w:rFonts w:ascii="宋体" w:eastAsia="宋体" w:hAnsi="微软雅黑" w:cs="宋体" w:hint="eastAsia"/>
              <w:color w:val="000000" w:themeColor="text1"/>
              <w:kern w:val="0"/>
              <w:sz w:val="24"/>
              <w:szCs w:val="20"/>
            </w:rPr>
          </w:rPrChange>
        </w:rPr>
        <w:t>。红外接收器</w:t>
      </w:r>
      <w:r w:rsidR="00D46AC8" w:rsidRPr="002142C8">
        <w:rPr>
          <w:rFonts w:ascii="Times New Roman" w:eastAsia="宋体" w:hAnsi="Times New Roman" w:cs="Times New Roman"/>
          <w:color w:val="000000" w:themeColor="text1"/>
          <w:kern w:val="0"/>
          <w:sz w:val="24"/>
          <w:szCs w:val="20"/>
          <w:rPrChange w:id="200" w:author="ghj" w:date="2018-05-25T14:12:00Z">
            <w:rPr>
              <w:rFonts w:ascii="宋体" w:eastAsia="宋体" w:hAnsi="微软雅黑" w:cs="宋体" w:hint="eastAsia"/>
              <w:color w:val="000000" w:themeColor="text1"/>
              <w:kern w:val="0"/>
              <w:sz w:val="24"/>
              <w:szCs w:val="20"/>
            </w:rPr>
          </w:rPrChange>
        </w:rPr>
        <w:t>实际上采用一个特殊的三极管</w:t>
      </w:r>
      <w:ins w:id="201" w:author="ghj" w:date="2018-05-25T13:10:00Z">
        <w:r w:rsidR="00961A79" w:rsidRPr="002142C8">
          <w:rPr>
            <w:rFonts w:ascii="Times New Roman" w:eastAsia="宋体" w:hAnsi="Times New Roman" w:cs="Times New Roman"/>
            <w:kern w:val="0"/>
            <w:sz w:val="24"/>
            <w:szCs w:val="20"/>
            <w:rPrChange w:id="202" w:author="ghj" w:date="2018-05-25T14:12:00Z">
              <w:rPr>
                <w:rFonts w:ascii="宋体" w:eastAsia="宋体" w:hAnsi="微软雅黑" w:cs="宋体" w:hint="eastAsia"/>
                <w:color w:val="FF0000"/>
                <w:kern w:val="0"/>
                <w:sz w:val="24"/>
                <w:szCs w:val="20"/>
              </w:rPr>
            </w:rPrChange>
          </w:rPr>
          <w:t>，</w:t>
        </w:r>
      </w:ins>
      <w:del w:id="203" w:author="ghj" w:date="2018-05-25T13:10:00Z">
        <w:r w:rsidR="00D46AC8" w:rsidRPr="002142C8" w:rsidDel="00961A79">
          <w:rPr>
            <w:rFonts w:ascii="Times New Roman" w:eastAsia="宋体" w:hAnsi="Times New Roman" w:cs="Times New Roman"/>
            <w:kern w:val="0"/>
            <w:sz w:val="24"/>
            <w:szCs w:val="20"/>
            <w:rPrChange w:id="204" w:author="ghj" w:date="2018-05-25T14:12:00Z">
              <w:rPr>
                <w:rFonts w:ascii="宋体" w:eastAsia="宋体" w:hAnsi="微软雅黑" w:cs="宋体" w:hint="eastAsia"/>
                <w:color w:val="000000" w:themeColor="text1"/>
                <w:kern w:val="0"/>
                <w:sz w:val="24"/>
                <w:szCs w:val="20"/>
              </w:rPr>
            </w:rPrChange>
          </w:rPr>
          <w:delText>，</w:delText>
        </w:r>
      </w:del>
      <w:ins w:id="205" w:author="ghj" w:date="2018-05-25T13:11:00Z">
        <w:r w:rsidR="00961A79" w:rsidRPr="002142C8">
          <w:rPr>
            <w:rFonts w:ascii="Times New Roman" w:eastAsia="宋体" w:hAnsi="Times New Roman" w:cs="Times New Roman"/>
            <w:kern w:val="0"/>
            <w:sz w:val="24"/>
            <w:szCs w:val="20"/>
            <w:rPrChange w:id="206" w:author="ghj" w:date="2018-05-25T14:12:00Z">
              <w:rPr>
                <w:rFonts w:ascii="宋体" w:eastAsia="宋体" w:hAnsi="微软雅黑" w:cs="宋体" w:hint="eastAsia"/>
                <w:color w:val="FF0000"/>
                <w:kern w:val="0"/>
                <w:sz w:val="24"/>
                <w:szCs w:val="20"/>
              </w:rPr>
            </w:rPrChange>
          </w:rPr>
          <w:t>而</w:t>
        </w:r>
      </w:ins>
      <w:del w:id="207" w:author="ghj" w:date="2018-05-25T13:10:00Z">
        <w:r w:rsidR="00D46AC8" w:rsidRPr="002142C8" w:rsidDel="00961A79">
          <w:rPr>
            <w:rFonts w:ascii="Times New Roman" w:eastAsia="宋体" w:hAnsi="Times New Roman" w:cs="Times New Roman"/>
            <w:kern w:val="0"/>
            <w:sz w:val="24"/>
            <w:szCs w:val="20"/>
            <w:rPrChange w:id="208" w:author="ghj" w:date="2018-05-25T14:12:00Z">
              <w:rPr>
                <w:rFonts w:ascii="宋体" w:eastAsia="宋体" w:hAnsi="微软雅黑" w:cs="宋体" w:hint="eastAsia"/>
                <w:color w:val="000000" w:themeColor="text1"/>
                <w:kern w:val="0"/>
                <w:sz w:val="24"/>
                <w:szCs w:val="20"/>
              </w:rPr>
            </w:rPrChange>
          </w:rPr>
          <w:delText>有意思的是</w:delText>
        </w:r>
      </w:del>
      <w:r w:rsidR="00D46AC8" w:rsidRPr="002142C8">
        <w:rPr>
          <w:rFonts w:ascii="Times New Roman" w:eastAsia="宋体" w:hAnsi="Times New Roman" w:cs="Times New Roman"/>
          <w:kern w:val="0"/>
          <w:sz w:val="24"/>
          <w:szCs w:val="20"/>
          <w:rPrChange w:id="209" w:author="ghj" w:date="2018-05-25T14:12:00Z">
            <w:rPr>
              <w:rFonts w:ascii="宋体" w:eastAsia="宋体" w:hAnsi="微软雅黑" w:cs="宋体" w:hint="eastAsia"/>
              <w:color w:val="000000" w:themeColor="text1"/>
              <w:kern w:val="0"/>
              <w:sz w:val="24"/>
              <w:szCs w:val="20"/>
            </w:rPr>
          </w:rPrChange>
        </w:rPr>
        <w:t>红</w:t>
      </w:r>
      <w:r w:rsidR="00D46AC8" w:rsidRPr="002142C8">
        <w:rPr>
          <w:rFonts w:ascii="Times New Roman" w:eastAsia="宋体" w:hAnsi="Times New Roman" w:cs="Times New Roman"/>
          <w:color w:val="000000" w:themeColor="text1"/>
          <w:kern w:val="0"/>
          <w:sz w:val="24"/>
          <w:szCs w:val="20"/>
          <w:rPrChange w:id="210" w:author="ghj" w:date="2018-05-25T14:12:00Z">
            <w:rPr>
              <w:rFonts w:ascii="宋体" w:eastAsia="宋体" w:hAnsi="微软雅黑" w:cs="宋体" w:hint="eastAsia"/>
              <w:color w:val="000000" w:themeColor="text1"/>
              <w:kern w:val="0"/>
              <w:sz w:val="24"/>
              <w:szCs w:val="20"/>
            </w:rPr>
          </w:rPrChange>
        </w:rPr>
        <w:t>外发射器自身</w:t>
      </w:r>
      <w:ins w:id="211" w:author="ghj" w:date="2018-05-25T13:11:00Z">
        <w:r w:rsidR="00961A79" w:rsidRPr="002142C8">
          <w:rPr>
            <w:rFonts w:ascii="Times New Roman" w:eastAsia="宋体" w:hAnsi="Times New Roman" w:cs="Times New Roman"/>
            <w:color w:val="000000" w:themeColor="text1"/>
            <w:kern w:val="0"/>
            <w:sz w:val="24"/>
            <w:szCs w:val="20"/>
            <w:rPrChange w:id="212" w:author="ghj" w:date="2018-05-25T14:12:00Z">
              <w:rPr>
                <w:rFonts w:ascii="宋体" w:eastAsia="宋体" w:hAnsi="微软雅黑" w:cs="宋体" w:hint="eastAsia"/>
                <w:color w:val="000000" w:themeColor="text1"/>
                <w:kern w:val="0"/>
                <w:sz w:val="24"/>
                <w:szCs w:val="20"/>
              </w:rPr>
            </w:rPrChange>
          </w:rPr>
          <w:t>也</w:t>
        </w:r>
      </w:ins>
      <w:del w:id="213" w:author="ghj" w:date="2018-05-25T13:11:00Z">
        <w:r w:rsidR="00D46AC8" w:rsidRPr="002142C8" w:rsidDel="00961A79">
          <w:rPr>
            <w:rFonts w:ascii="Times New Roman" w:eastAsia="宋体" w:hAnsi="Times New Roman" w:cs="Times New Roman"/>
            <w:color w:val="000000" w:themeColor="text1"/>
            <w:kern w:val="0"/>
            <w:sz w:val="24"/>
            <w:szCs w:val="20"/>
            <w:rPrChange w:id="214" w:author="ghj" w:date="2018-05-25T14:12:00Z">
              <w:rPr>
                <w:rFonts w:ascii="宋体" w:eastAsia="宋体" w:hAnsi="微软雅黑" w:cs="宋体" w:hint="eastAsia"/>
                <w:color w:val="000000" w:themeColor="text1"/>
                <w:kern w:val="0"/>
                <w:sz w:val="24"/>
                <w:szCs w:val="20"/>
              </w:rPr>
            </w:rPrChange>
          </w:rPr>
          <w:delText>则</w:delText>
        </w:r>
      </w:del>
      <w:r w:rsidRPr="002142C8">
        <w:rPr>
          <w:rFonts w:ascii="Times New Roman" w:eastAsia="宋体" w:hAnsi="Times New Roman" w:cs="Times New Roman"/>
          <w:color w:val="000000" w:themeColor="text1"/>
          <w:kern w:val="0"/>
          <w:sz w:val="24"/>
          <w:szCs w:val="20"/>
          <w:rPrChange w:id="215" w:author="ghj" w:date="2018-05-25T14:12:00Z">
            <w:rPr>
              <w:rFonts w:ascii="宋体" w:eastAsia="宋体" w:hAnsi="微软雅黑" w:cs="宋体" w:hint="eastAsia"/>
              <w:color w:val="000000" w:themeColor="text1"/>
              <w:kern w:val="0"/>
              <w:sz w:val="24"/>
              <w:szCs w:val="20"/>
            </w:rPr>
          </w:rPrChange>
        </w:rPr>
        <w:t>是一个特殊的</w:t>
      </w:r>
      <w:r w:rsidR="00D46AC8" w:rsidRPr="002142C8">
        <w:rPr>
          <w:rFonts w:ascii="Times New Roman" w:eastAsia="宋体" w:hAnsi="Times New Roman" w:cs="Times New Roman"/>
          <w:color w:val="000000" w:themeColor="text1"/>
          <w:kern w:val="0"/>
          <w:sz w:val="24"/>
          <w:szCs w:val="20"/>
          <w:rPrChange w:id="216" w:author="ghj" w:date="2018-05-25T14:12:00Z">
            <w:rPr>
              <w:rFonts w:ascii="宋体" w:eastAsia="宋体" w:hAnsi="微软雅黑" w:cs="宋体" w:hint="eastAsia"/>
              <w:color w:val="000000" w:themeColor="text1"/>
              <w:kern w:val="0"/>
              <w:sz w:val="24"/>
              <w:szCs w:val="20"/>
            </w:rPr>
          </w:rPrChange>
        </w:rPr>
        <w:t>能够</w:t>
      </w:r>
      <w:r w:rsidRPr="002142C8">
        <w:rPr>
          <w:rFonts w:ascii="Times New Roman" w:eastAsia="宋体" w:hAnsi="Times New Roman" w:cs="Times New Roman"/>
          <w:color w:val="000000" w:themeColor="text1"/>
          <w:kern w:val="0"/>
          <w:sz w:val="24"/>
          <w:szCs w:val="20"/>
          <w:rPrChange w:id="217" w:author="ghj" w:date="2018-05-25T14:12:00Z">
            <w:rPr>
              <w:rFonts w:ascii="宋体" w:eastAsia="宋体" w:hAnsi="微软雅黑" w:cs="宋体" w:hint="eastAsia"/>
              <w:color w:val="000000" w:themeColor="text1"/>
              <w:kern w:val="0"/>
              <w:sz w:val="24"/>
              <w:szCs w:val="20"/>
            </w:rPr>
          </w:rPrChange>
        </w:rPr>
        <w:t>发光</w:t>
      </w:r>
      <w:r w:rsidR="00D46AC8" w:rsidRPr="002142C8">
        <w:rPr>
          <w:rFonts w:ascii="Times New Roman" w:eastAsia="宋体" w:hAnsi="Times New Roman" w:cs="Times New Roman"/>
          <w:color w:val="000000" w:themeColor="text1"/>
          <w:kern w:val="0"/>
          <w:sz w:val="24"/>
          <w:szCs w:val="20"/>
          <w:rPrChange w:id="218" w:author="ghj" w:date="2018-05-25T14:12:00Z">
            <w:rPr>
              <w:rFonts w:ascii="宋体" w:eastAsia="宋体" w:hAnsi="微软雅黑" w:cs="宋体" w:hint="eastAsia"/>
              <w:color w:val="000000" w:themeColor="text1"/>
              <w:kern w:val="0"/>
              <w:sz w:val="24"/>
              <w:szCs w:val="20"/>
            </w:rPr>
          </w:rPrChange>
        </w:rPr>
        <w:t>的</w:t>
      </w:r>
      <w:r w:rsidRPr="002142C8">
        <w:rPr>
          <w:rFonts w:ascii="Times New Roman" w:eastAsia="宋体" w:hAnsi="Times New Roman" w:cs="Times New Roman"/>
          <w:color w:val="000000" w:themeColor="text1"/>
          <w:kern w:val="0"/>
          <w:sz w:val="24"/>
          <w:szCs w:val="20"/>
          <w:rPrChange w:id="219" w:author="ghj" w:date="2018-05-25T14:12:00Z">
            <w:rPr>
              <w:rFonts w:ascii="宋体" w:eastAsia="宋体" w:hAnsi="微软雅黑" w:cs="宋体" w:hint="eastAsia"/>
              <w:color w:val="000000" w:themeColor="text1"/>
              <w:kern w:val="0"/>
              <w:sz w:val="24"/>
              <w:szCs w:val="20"/>
            </w:rPr>
          </w:rPrChange>
        </w:rPr>
        <w:t>二极管；遥控按键控制模块主要采用了两块</w:t>
      </w:r>
      <w:r w:rsidRPr="002142C8">
        <w:rPr>
          <w:rFonts w:ascii="Times New Roman" w:eastAsia="宋体" w:hAnsi="Times New Roman" w:cs="Times New Roman"/>
          <w:color w:val="000000" w:themeColor="text1"/>
          <w:kern w:val="0"/>
          <w:sz w:val="24"/>
          <w:szCs w:val="20"/>
          <w:rPrChange w:id="220" w:author="ghj" w:date="2018-05-25T14:12:00Z">
            <w:rPr>
              <w:rFonts w:ascii="宋体" w:eastAsia="宋体" w:hAnsi="微软雅黑" w:cs="宋体" w:hint="eastAsia"/>
              <w:color w:val="000000" w:themeColor="text1"/>
              <w:kern w:val="0"/>
              <w:sz w:val="24"/>
              <w:szCs w:val="20"/>
            </w:rPr>
          </w:rPrChange>
        </w:rPr>
        <w:t>4*4</w:t>
      </w:r>
      <w:r w:rsidRPr="002142C8">
        <w:rPr>
          <w:rFonts w:ascii="Times New Roman" w:eastAsia="宋体" w:hAnsi="Times New Roman" w:cs="Times New Roman"/>
          <w:color w:val="000000" w:themeColor="text1"/>
          <w:kern w:val="0"/>
          <w:sz w:val="24"/>
          <w:szCs w:val="20"/>
          <w:rPrChange w:id="221" w:author="ghj" w:date="2018-05-25T14:12:00Z">
            <w:rPr>
              <w:rFonts w:ascii="宋体" w:eastAsia="宋体" w:hAnsi="微软雅黑" w:cs="宋体" w:hint="eastAsia"/>
              <w:color w:val="000000" w:themeColor="text1"/>
              <w:kern w:val="0"/>
              <w:sz w:val="24"/>
              <w:szCs w:val="20"/>
            </w:rPr>
          </w:rPrChange>
        </w:rPr>
        <w:t>矩阵键盘；用户登录模块是用来让用户能够对家用电器进行远程控制，</w:t>
      </w:r>
      <w:r w:rsidR="00D46AC8" w:rsidRPr="002142C8">
        <w:rPr>
          <w:rFonts w:ascii="Times New Roman" w:eastAsia="宋体" w:hAnsi="Times New Roman" w:cs="Times New Roman"/>
          <w:color w:val="000000" w:themeColor="text1"/>
          <w:kern w:val="0"/>
          <w:sz w:val="24"/>
          <w:szCs w:val="20"/>
          <w:rPrChange w:id="222" w:author="ghj" w:date="2018-05-25T14:12:00Z">
            <w:rPr>
              <w:rFonts w:ascii="宋体" w:eastAsia="宋体" w:hAnsi="微软雅黑" w:cs="宋体" w:hint="eastAsia"/>
              <w:color w:val="000000" w:themeColor="text1"/>
              <w:kern w:val="0"/>
              <w:sz w:val="24"/>
              <w:szCs w:val="20"/>
            </w:rPr>
          </w:rPrChange>
        </w:rPr>
        <w:t>整个系统</w:t>
      </w:r>
      <w:r w:rsidRPr="002142C8">
        <w:rPr>
          <w:rFonts w:ascii="Times New Roman" w:eastAsia="宋体" w:hAnsi="Times New Roman" w:cs="Times New Roman"/>
          <w:color w:val="000000" w:themeColor="text1"/>
          <w:kern w:val="0"/>
          <w:sz w:val="24"/>
          <w:szCs w:val="20"/>
          <w:rPrChange w:id="223" w:author="ghj" w:date="2018-05-25T14:12:00Z">
            <w:rPr>
              <w:rFonts w:ascii="宋体" w:eastAsia="宋体" w:hAnsi="微软雅黑" w:cs="宋体" w:hint="eastAsia"/>
              <w:color w:val="000000" w:themeColor="text1"/>
              <w:kern w:val="0"/>
              <w:sz w:val="24"/>
              <w:szCs w:val="20"/>
            </w:rPr>
          </w:rPrChange>
        </w:rPr>
        <w:t>主要</w:t>
      </w:r>
      <w:r w:rsidR="00D46AC8" w:rsidRPr="002142C8">
        <w:rPr>
          <w:rFonts w:ascii="Times New Roman" w:eastAsia="宋体" w:hAnsi="Times New Roman" w:cs="Times New Roman"/>
          <w:color w:val="000000" w:themeColor="text1"/>
          <w:kern w:val="0"/>
          <w:sz w:val="24"/>
          <w:szCs w:val="20"/>
          <w:rPrChange w:id="224" w:author="ghj" w:date="2018-05-25T14:12:00Z">
            <w:rPr>
              <w:rFonts w:ascii="宋体" w:eastAsia="宋体" w:hAnsi="微软雅黑" w:cs="宋体" w:hint="eastAsia"/>
              <w:color w:val="000000" w:themeColor="text1"/>
              <w:kern w:val="0"/>
              <w:sz w:val="24"/>
              <w:szCs w:val="20"/>
            </w:rPr>
          </w:rPrChange>
        </w:rPr>
        <w:t>是</w:t>
      </w:r>
      <w:r w:rsidRPr="002142C8">
        <w:rPr>
          <w:rFonts w:ascii="Times New Roman" w:eastAsia="宋体" w:hAnsi="Times New Roman" w:cs="Times New Roman"/>
          <w:color w:val="000000" w:themeColor="text1"/>
          <w:kern w:val="0"/>
          <w:sz w:val="24"/>
          <w:szCs w:val="20"/>
          <w:rPrChange w:id="225" w:author="ghj" w:date="2018-05-25T14:12:00Z">
            <w:rPr>
              <w:rFonts w:ascii="宋体" w:eastAsia="宋体" w:hAnsi="微软雅黑" w:cs="宋体" w:hint="eastAsia"/>
              <w:color w:val="000000" w:themeColor="text1"/>
              <w:kern w:val="0"/>
              <w:sz w:val="24"/>
              <w:szCs w:val="20"/>
            </w:rPr>
          </w:rPrChange>
        </w:rPr>
        <w:t>利用</w:t>
      </w:r>
      <w:r w:rsidRPr="002142C8">
        <w:rPr>
          <w:rFonts w:ascii="Times New Roman" w:eastAsia="宋体" w:hAnsi="Times New Roman" w:cs="Times New Roman"/>
          <w:color w:val="000000" w:themeColor="text1"/>
          <w:kern w:val="0"/>
          <w:sz w:val="24"/>
          <w:szCs w:val="20"/>
          <w:rPrChange w:id="226" w:author="ghj" w:date="2018-05-25T14:12:00Z">
            <w:rPr>
              <w:rFonts w:ascii="宋体" w:eastAsia="宋体" w:hAnsi="微软雅黑" w:cs="宋体" w:hint="eastAsia"/>
              <w:color w:val="000000" w:themeColor="text1"/>
              <w:kern w:val="0"/>
              <w:sz w:val="24"/>
              <w:szCs w:val="20"/>
            </w:rPr>
          </w:rPrChange>
        </w:rPr>
        <w:t>Raspberry Pi</w:t>
      </w:r>
      <w:r w:rsidR="00D46AC8" w:rsidRPr="002142C8">
        <w:rPr>
          <w:rFonts w:ascii="Times New Roman" w:eastAsia="宋体" w:hAnsi="Times New Roman" w:cs="Times New Roman"/>
          <w:color w:val="000000" w:themeColor="text1"/>
          <w:kern w:val="0"/>
          <w:sz w:val="24"/>
          <w:szCs w:val="20"/>
          <w:rPrChange w:id="227" w:author="ghj" w:date="2018-05-25T14:12:00Z">
            <w:rPr>
              <w:rFonts w:ascii="宋体" w:eastAsia="宋体" w:hAnsi="微软雅黑" w:cs="宋体" w:hint="eastAsia"/>
              <w:color w:val="000000" w:themeColor="text1"/>
              <w:kern w:val="0"/>
              <w:sz w:val="24"/>
              <w:szCs w:val="20"/>
            </w:rPr>
          </w:rPrChange>
        </w:rPr>
        <w:t>完成的</w:t>
      </w:r>
      <w:r w:rsidRPr="002142C8">
        <w:rPr>
          <w:rFonts w:ascii="Times New Roman" w:eastAsia="宋体" w:hAnsi="Times New Roman" w:cs="Times New Roman"/>
          <w:color w:val="000000" w:themeColor="text1"/>
          <w:kern w:val="0"/>
          <w:sz w:val="24"/>
          <w:szCs w:val="20"/>
          <w:rPrChange w:id="228" w:author="ghj" w:date="2018-05-25T14:12:00Z">
            <w:rPr>
              <w:rFonts w:ascii="宋体" w:eastAsia="宋体" w:hAnsi="微软雅黑" w:cs="宋体" w:hint="eastAsia"/>
              <w:color w:val="000000" w:themeColor="text1"/>
              <w:kern w:val="0"/>
              <w:sz w:val="24"/>
              <w:szCs w:val="20"/>
            </w:rPr>
          </w:rPrChange>
        </w:rPr>
        <w:t>。</w:t>
      </w:r>
      <w:r w:rsidRPr="002142C8">
        <w:rPr>
          <w:rFonts w:ascii="Times New Roman" w:eastAsia="宋体" w:hAnsi="Times New Roman" w:cs="Times New Roman"/>
          <w:color w:val="000000" w:themeColor="text1"/>
          <w:kern w:val="0"/>
          <w:sz w:val="24"/>
          <w:szCs w:val="20"/>
          <w:rPrChange w:id="229" w:author="ghj" w:date="2018-05-25T14:12:00Z">
            <w:rPr>
              <w:rFonts w:ascii="宋体" w:eastAsia="宋体" w:hAnsi="微软雅黑" w:cs="宋体" w:hint="eastAsia"/>
              <w:color w:val="000000" w:themeColor="text1"/>
              <w:kern w:val="0"/>
              <w:sz w:val="24"/>
              <w:szCs w:val="20"/>
            </w:rPr>
          </w:rPrChange>
        </w:rPr>
        <w:t>Raspberry Pi</w:t>
      </w:r>
      <w:r w:rsidR="00302CC3" w:rsidRPr="002142C8">
        <w:rPr>
          <w:rFonts w:ascii="Times New Roman" w:eastAsia="宋体" w:hAnsi="Times New Roman" w:cs="Times New Roman"/>
          <w:color w:val="000000" w:themeColor="text1"/>
          <w:kern w:val="0"/>
          <w:sz w:val="24"/>
          <w:szCs w:val="20"/>
          <w:rPrChange w:id="230" w:author="ghj" w:date="2018-05-25T14:12:00Z">
            <w:rPr>
              <w:rFonts w:ascii="宋体" w:eastAsia="宋体" w:hAnsi="微软雅黑" w:cs="宋体" w:hint="eastAsia"/>
              <w:color w:val="000000" w:themeColor="text1"/>
              <w:kern w:val="0"/>
              <w:sz w:val="24"/>
              <w:szCs w:val="20"/>
            </w:rPr>
          </w:rPrChange>
        </w:rPr>
        <w:t>是一款拥有</w:t>
      </w:r>
      <w:r w:rsidRPr="002142C8">
        <w:rPr>
          <w:rFonts w:ascii="Times New Roman" w:eastAsia="宋体" w:hAnsi="Times New Roman" w:cs="Times New Roman"/>
          <w:color w:val="000000" w:themeColor="text1"/>
          <w:kern w:val="0"/>
          <w:sz w:val="24"/>
          <w:szCs w:val="20"/>
          <w:rPrChange w:id="231" w:author="ghj" w:date="2018-05-25T14:12:00Z">
            <w:rPr>
              <w:rFonts w:ascii="宋体" w:eastAsia="宋体" w:hAnsi="微软雅黑" w:cs="宋体" w:hint="eastAsia"/>
              <w:color w:val="000000" w:themeColor="text1"/>
              <w:kern w:val="0"/>
              <w:sz w:val="24"/>
              <w:szCs w:val="20"/>
            </w:rPr>
          </w:rPrChange>
        </w:rPr>
        <w:t>ARM</w:t>
      </w:r>
      <w:r w:rsidR="00302CC3" w:rsidRPr="002142C8">
        <w:rPr>
          <w:rFonts w:ascii="Times New Roman" w:eastAsia="宋体" w:hAnsi="Times New Roman" w:cs="Times New Roman"/>
          <w:color w:val="000000" w:themeColor="text1"/>
          <w:kern w:val="0"/>
          <w:sz w:val="24"/>
          <w:szCs w:val="20"/>
          <w:rPrChange w:id="232" w:author="ghj" w:date="2018-05-25T14:12:00Z">
            <w:rPr>
              <w:rFonts w:ascii="宋体" w:eastAsia="宋体" w:hAnsi="微软雅黑" w:cs="宋体" w:hint="eastAsia"/>
              <w:color w:val="000000" w:themeColor="text1"/>
              <w:kern w:val="0"/>
              <w:sz w:val="24"/>
              <w:szCs w:val="20"/>
            </w:rPr>
          </w:rPrChange>
        </w:rPr>
        <w:t>核、计算速度快、</w:t>
      </w:r>
      <w:ins w:id="233" w:author="ghj" w:date="2018-05-25T13:49:00Z">
        <w:r w:rsidR="00BD020A" w:rsidRPr="002142C8">
          <w:rPr>
            <w:rFonts w:ascii="Times New Roman" w:eastAsia="宋体" w:hAnsi="Times New Roman" w:cs="Times New Roman"/>
            <w:color w:val="000000" w:themeColor="text1"/>
            <w:kern w:val="0"/>
            <w:sz w:val="24"/>
            <w:szCs w:val="20"/>
            <w:rPrChange w:id="234" w:author="ghj" w:date="2018-05-25T14:12:00Z">
              <w:rPr>
                <w:rFonts w:ascii="Times New Roman" w:eastAsia="宋体" w:hAnsi="Times New Roman" w:cs="Times New Roman" w:hint="eastAsia"/>
                <w:color w:val="000000" w:themeColor="text1"/>
                <w:kern w:val="0"/>
                <w:sz w:val="24"/>
                <w:szCs w:val="20"/>
              </w:rPr>
            </w:rPrChange>
          </w:rPr>
          <w:t>轻便</w:t>
        </w:r>
      </w:ins>
      <w:del w:id="235" w:author="ghj" w:date="2018-05-25T13:49:00Z">
        <w:r w:rsidR="00302CC3" w:rsidRPr="002142C8" w:rsidDel="00883D50">
          <w:rPr>
            <w:rFonts w:ascii="Times New Roman" w:eastAsia="宋体" w:hAnsi="Times New Roman" w:cs="Times New Roman"/>
            <w:color w:val="000000" w:themeColor="text1"/>
            <w:kern w:val="0"/>
            <w:sz w:val="24"/>
            <w:szCs w:val="20"/>
            <w:rPrChange w:id="236" w:author="ghj" w:date="2018-05-25T14:12:00Z">
              <w:rPr>
                <w:rFonts w:ascii="宋体" w:eastAsia="宋体" w:hAnsi="微软雅黑" w:cs="宋体" w:hint="eastAsia"/>
                <w:color w:val="000000" w:themeColor="text1"/>
                <w:kern w:val="0"/>
                <w:sz w:val="24"/>
                <w:szCs w:val="20"/>
              </w:rPr>
            </w:rPrChange>
          </w:rPr>
          <w:delText>非常</w:delText>
        </w:r>
      </w:del>
      <w:r w:rsidR="00302CC3" w:rsidRPr="002142C8">
        <w:rPr>
          <w:rFonts w:ascii="Times New Roman" w:eastAsia="宋体" w:hAnsi="Times New Roman" w:cs="Times New Roman"/>
          <w:color w:val="000000" w:themeColor="text1"/>
          <w:kern w:val="0"/>
          <w:sz w:val="24"/>
          <w:szCs w:val="20"/>
          <w:rPrChange w:id="237" w:author="ghj" w:date="2018-05-25T14:12:00Z">
            <w:rPr>
              <w:rFonts w:ascii="宋体" w:eastAsia="宋体" w:hAnsi="微软雅黑" w:cs="宋体" w:hint="eastAsia"/>
              <w:color w:val="000000" w:themeColor="text1"/>
              <w:kern w:val="0"/>
              <w:sz w:val="24"/>
              <w:szCs w:val="20"/>
            </w:rPr>
          </w:rPrChange>
        </w:rPr>
        <w:t>小巧</w:t>
      </w:r>
      <w:r w:rsidR="00F62BE9" w:rsidRPr="002142C8">
        <w:rPr>
          <w:rFonts w:ascii="Times New Roman" w:eastAsia="宋体" w:hAnsi="Times New Roman" w:cs="Times New Roman"/>
          <w:color w:val="000000" w:themeColor="text1"/>
          <w:kern w:val="0"/>
          <w:sz w:val="24"/>
          <w:szCs w:val="20"/>
          <w:rPrChange w:id="238" w:author="ghj" w:date="2018-05-25T14:12:00Z">
            <w:rPr>
              <w:rFonts w:ascii="宋体" w:eastAsia="宋体" w:hAnsi="微软雅黑" w:cs="宋体" w:hint="eastAsia"/>
              <w:color w:val="000000" w:themeColor="text1"/>
              <w:kern w:val="0"/>
              <w:sz w:val="24"/>
              <w:szCs w:val="20"/>
            </w:rPr>
          </w:rPrChange>
        </w:rPr>
        <w:t>的</w:t>
      </w:r>
      <w:r w:rsidR="00302CC3" w:rsidRPr="002142C8">
        <w:rPr>
          <w:rFonts w:ascii="Times New Roman" w:eastAsia="宋体" w:hAnsi="Times New Roman" w:cs="Times New Roman"/>
          <w:color w:val="000000" w:themeColor="text1"/>
          <w:kern w:val="0"/>
          <w:sz w:val="24"/>
          <w:szCs w:val="20"/>
          <w:rPrChange w:id="239" w:author="ghj" w:date="2018-05-25T14:12:00Z">
            <w:rPr>
              <w:rFonts w:ascii="宋体" w:eastAsia="宋体" w:hAnsi="微软雅黑" w:cs="宋体" w:hint="eastAsia"/>
              <w:color w:val="000000" w:themeColor="text1"/>
              <w:kern w:val="0"/>
              <w:sz w:val="24"/>
              <w:szCs w:val="20"/>
            </w:rPr>
          </w:rPrChange>
        </w:rPr>
        <w:t>计算机主板，它的主要</w:t>
      </w:r>
      <w:ins w:id="240" w:author="ghj" w:date="2018-05-25T14:04:00Z">
        <w:r w:rsidR="0003573A" w:rsidRPr="002142C8">
          <w:rPr>
            <w:rFonts w:ascii="Times New Roman" w:eastAsia="宋体" w:hAnsi="Times New Roman" w:cs="Times New Roman"/>
            <w:color w:val="000000" w:themeColor="text1"/>
            <w:kern w:val="0"/>
            <w:sz w:val="24"/>
            <w:szCs w:val="20"/>
            <w:rPrChange w:id="241" w:author="ghj" w:date="2018-05-25T14:12:00Z">
              <w:rPr>
                <w:rFonts w:ascii="Times New Roman" w:eastAsia="宋体" w:hAnsi="Times New Roman" w:cs="Times New Roman" w:hint="eastAsia"/>
                <w:color w:val="000000" w:themeColor="text1"/>
                <w:kern w:val="0"/>
                <w:sz w:val="24"/>
                <w:szCs w:val="20"/>
              </w:rPr>
            </w:rPrChange>
          </w:rPr>
          <w:t>优势</w:t>
        </w:r>
      </w:ins>
      <w:del w:id="242" w:author="ghj" w:date="2018-05-25T14:04:00Z">
        <w:r w:rsidR="00302CC3" w:rsidRPr="002142C8" w:rsidDel="0003573A">
          <w:rPr>
            <w:rFonts w:ascii="Times New Roman" w:eastAsia="宋体" w:hAnsi="Times New Roman" w:cs="Times New Roman"/>
            <w:color w:val="000000" w:themeColor="text1"/>
            <w:kern w:val="0"/>
            <w:sz w:val="24"/>
            <w:szCs w:val="20"/>
            <w:rPrChange w:id="243" w:author="ghj" w:date="2018-05-25T14:12:00Z">
              <w:rPr>
                <w:rFonts w:ascii="宋体" w:eastAsia="宋体" w:hAnsi="微软雅黑" w:cs="宋体" w:hint="eastAsia"/>
                <w:color w:val="000000" w:themeColor="text1"/>
                <w:kern w:val="0"/>
                <w:sz w:val="24"/>
                <w:szCs w:val="20"/>
              </w:rPr>
            </w:rPrChange>
          </w:rPr>
          <w:delText>亮点</w:delText>
        </w:r>
      </w:del>
      <w:r w:rsidR="00302CC3" w:rsidRPr="002142C8">
        <w:rPr>
          <w:rFonts w:ascii="Times New Roman" w:eastAsia="宋体" w:hAnsi="Times New Roman" w:cs="Times New Roman"/>
          <w:color w:val="000000" w:themeColor="text1"/>
          <w:kern w:val="0"/>
          <w:sz w:val="24"/>
          <w:szCs w:val="20"/>
          <w:rPrChange w:id="244" w:author="ghj" w:date="2018-05-25T14:12:00Z">
            <w:rPr>
              <w:rFonts w:ascii="宋体" w:eastAsia="宋体" w:hAnsi="微软雅黑" w:cs="宋体" w:hint="eastAsia"/>
              <w:color w:val="000000" w:themeColor="text1"/>
              <w:kern w:val="0"/>
              <w:sz w:val="24"/>
              <w:szCs w:val="20"/>
            </w:rPr>
          </w:rPrChange>
        </w:rPr>
        <w:t>是拥有</w:t>
      </w:r>
      <w:del w:id="245" w:author="ghj" w:date="2018-05-25T13:12:00Z">
        <w:r w:rsidRPr="002142C8" w:rsidDel="00961A79">
          <w:rPr>
            <w:rFonts w:ascii="Times New Roman" w:eastAsia="宋体" w:hAnsi="Times New Roman" w:cs="Times New Roman"/>
            <w:color w:val="000000" w:themeColor="text1"/>
            <w:kern w:val="0"/>
            <w:sz w:val="24"/>
            <w:szCs w:val="20"/>
            <w:rPrChange w:id="246" w:author="ghj" w:date="2018-05-25T14:12:00Z">
              <w:rPr>
                <w:rFonts w:ascii="宋体" w:eastAsia="宋体" w:hAnsi="微软雅黑" w:cs="宋体" w:hint="eastAsia"/>
                <w:color w:val="000000" w:themeColor="text1"/>
                <w:kern w:val="0"/>
                <w:sz w:val="24"/>
                <w:szCs w:val="20"/>
              </w:rPr>
            </w:rPrChange>
          </w:rPr>
          <w:delText>有</w:delText>
        </w:r>
      </w:del>
      <w:r w:rsidRPr="002142C8">
        <w:rPr>
          <w:rFonts w:ascii="Times New Roman" w:eastAsia="宋体" w:hAnsi="Times New Roman" w:cs="Times New Roman"/>
          <w:color w:val="000000" w:themeColor="text1"/>
          <w:kern w:val="0"/>
          <w:sz w:val="24"/>
          <w:szCs w:val="20"/>
          <w:rPrChange w:id="247" w:author="ghj" w:date="2018-05-25T14:12:00Z">
            <w:rPr>
              <w:rFonts w:ascii="宋体" w:eastAsia="宋体" w:hAnsi="微软雅黑" w:cs="宋体" w:hint="eastAsia"/>
              <w:color w:val="000000" w:themeColor="text1"/>
              <w:kern w:val="0"/>
              <w:sz w:val="24"/>
              <w:szCs w:val="20"/>
            </w:rPr>
          </w:rPrChange>
        </w:rPr>
        <w:t>一颗</w:t>
      </w:r>
      <w:r w:rsidRPr="002142C8">
        <w:rPr>
          <w:rFonts w:ascii="Times New Roman" w:eastAsia="宋体" w:hAnsi="Times New Roman" w:cs="Times New Roman"/>
          <w:color w:val="000000" w:themeColor="text1"/>
          <w:kern w:val="0"/>
          <w:sz w:val="24"/>
          <w:szCs w:val="20"/>
          <w:rPrChange w:id="248" w:author="ghj" w:date="2018-05-25T14:12:00Z">
            <w:rPr>
              <w:rFonts w:ascii="宋体" w:eastAsia="宋体" w:hAnsi="微软雅黑" w:cs="宋体" w:hint="eastAsia"/>
              <w:color w:val="000000" w:themeColor="text1"/>
              <w:kern w:val="0"/>
              <w:sz w:val="24"/>
              <w:szCs w:val="20"/>
            </w:rPr>
          </w:rPrChange>
        </w:rPr>
        <w:t>ARM11</w:t>
      </w:r>
      <w:r w:rsidRPr="002142C8">
        <w:rPr>
          <w:rFonts w:ascii="Times New Roman" w:eastAsia="宋体" w:hAnsi="Times New Roman" w:cs="Times New Roman"/>
          <w:color w:val="000000" w:themeColor="text1"/>
          <w:kern w:val="0"/>
          <w:sz w:val="24"/>
          <w:szCs w:val="20"/>
          <w:rPrChange w:id="249" w:author="ghj" w:date="2018-05-25T14:12:00Z">
            <w:rPr>
              <w:rFonts w:ascii="宋体" w:eastAsia="宋体" w:hAnsi="微软雅黑" w:cs="宋体" w:hint="eastAsia"/>
              <w:color w:val="000000" w:themeColor="text1"/>
              <w:kern w:val="0"/>
              <w:sz w:val="24"/>
              <w:szCs w:val="20"/>
            </w:rPr>
          </w:rPrChange>
        </w:rPr>
        <w:t>系列的、</w:t>
      </w:r>
      <w:r w:rsidR="00302CC3" w:rsidRPr="002142C8">
        <w:rPr>
          <w:rFonts w:ascii="Times New Roman" w:eastAsia="宋体" w:hAnsi="Times New Roman" w:cs="Times New Roman"/>
          <w:color w:val="000000" w:themeColor="text1"/>
          <w:kern w:val="0"/>
          <w:sz w:val="24"/>
          <w:szCs w:val="20"/>
          <w:rPrChange w:id="250" w:author="ghj" w:date="2018-05-25T14:12:00Z">
            <w:rPr>
              <w:rFonts w:ascii="宋体" w:eastAsia="宋体" w:hAnsi="微软雅黑" w:cs="宋体" w:hint="eastAsia"/>
              <w:color w:val="000000" w:themeColor="text1"/>
              <w:kern w:val="0"/>
              <w:sz w:val="24"/>
              <w:szCs w:val="20"/>
            </w:rPr>
          </w:rPrChange>
        </w:rPr>
        <w:t>运算</w:t>
      </w:r>
      <w:r w:rsidRPr="002142C8">
        <w:rPr>
          <w:rFonts w:ascii="Times New Roman" w:eastAsia="宋体" w:hAnsi="Times New Roman" w:cs="Times New Roman"/>
          <w:color w:val="000000" w:themeColor="text1"/>
          <w:kern w:val="0"/>
          <w:sz w:val="24"/>
          <w:szCs w:val="20"/>
          <w:rPrChange w:id="251" w:author="ghj" w:date="2018-05-25T14:12:00Z">
            <w:rPr>
              <w:rFonts w:ascii="宋体" w:eastAsia="宋体" w:hAnsi="微软雅黑" w:cs="宋体" w:hint="eastAsia"/>
              <w:color w:val="000000" w:themeColor="text1"/>
              <w:kern w:val="0"/>
              <w:sz w:val="24"/>
              <w:szCs w:val="20"/>
            </w:rPr>
          </w:rPrChange>
        </w:rPr>
        <w:t>频率为</w:t>
      </w:r>
      <w:r w:rsidRPr="002142C8">
        <w:rPr>
          <w:rFonts w:ascii="Times New Roman" w:eastAsia="宋体" w:hAnsi="Times New Roman" w:cs="Times New Roman"/>
          <w:color w:val="000000" w:themeColor="text1"/>
          <w:kern w:val="0"/>
          <w:sz w:val="24"/>
          <w:szCs w:val="20"/>
          <w:rPrChange w:id="252" w:author="ghj" w:date="2018-05-25T14:12:00Z">
            <w:rPr>
              <w:rFonts w:ascii="宋体" w:eastAsia="宋体" w:hAnsi="微软雅黑" w:cs="宋体" w:hint="eastAsia"/>
              <w:color w:val="000000" w:themeColor="text1"/>
              <w:kern w:val="0"/>
              <w:sz w:val="24"/>
              <w:szCs w:val="20"/>
            </w:rPr>
          </w:rPrChange>
        </w:rPr>
        <w:t>700MHz</w:t>
      </w:r>
      <w:r w:rsidRPr="002142C8">
        <w:rPr>
          <w:rFonts w:ascii="Times New Roman" w:eastAsia="宋体" w:hAnsi="Times New Roman" w:cs="Times New Roman"/>
          <w:color w:val="000000" w:themeColor="text1"/>
          <w:kern w:val="0"/>
          <w:sz w:val="24"/>
          <w:szCs w:val="20"/>
          <w:rPrChange w:id="253" w:author="ghj" w:date="2018-05-25T14:12:00Z">
            <w:rPr>
              <w:rFonts w:ascii="宋体" w:eastAsia="宋体" w:hAnsi="微软雅黑" w:cs="宋体" w:hint="eastAsia"/>
              <w:color w:val="000000" w:themeColor="text1"/>
              <w:kern w:val="0"/>
              <w:sz w:val="24"/>
              <w:szCs w:val="20"/>
            </w:rPr>
          </w:rPrChange>
        </w:rPr>
        <w:t>的</w:t>
      </w:r>
      <w:r w:rsidR="00302CC3" w:rsidRPr="002142C8">
        <w:rPr>
          <w:rFonts w:ascii="Times New Roman" w:eastAsia="宋体" w:hAnsi="Times New Roman" w:cs="Times New Roman"/>
          <w:color w:val="000000" w:themeColor="text1"/>
          <w:kern w:val="0"/>
          <w:sz w:val="24"/>
          <w:szCs w:val="20"/>
          <w:rPrChange w:id="254" w:author="ghj" w:date="2018-05-25T14:12:00Z">
            <w:rPr>
              <w:rFonts w:ascii="宋体" w:eastAsia="宋体" w:hAnsi="微软雅黑" w:cs="宋体" w:hint="eastAsia"/>
              <w:color w:val="000000" w:themeColor="text1"/>
              <w:kern w:val="0"/>
              <w:sz w:val="24"/>
              <w:szCs w:val="20"/>
            </w:rPr>
          </w:rPrChange>
        </w:rPr>
        <w:t>强劲的</w:t>
      </w:r>
      <w:r w:rsidRPr="002142C8">
        <w:rPr>
          <w:rFonts w:ascii="Times New Roman" w:eastAsia="宋体" w:hAnsi="Times New Roman" w:cs="Times New Roman"/>
          <w:color w:val="000000" w:themeColor="text1"/>
          <w:kern w:val="0"/>
          <w:sz w:val="24"/>
          <w:szCs w:val="20"/>
          <w:rPrChange w:id="255" w:author="ghj" w:date="2018-05-25T14:12:00Z">
            <w:rPr>
              <w:rFonts w:ascii="宋体" w:eastAsia="宋体" w:hAnsi="微软雅黑" w:cs="宋体" w:hint="eastAsia"/>
              <w:color w:val="000000" w:themeColor="text1"/>
              <w:kern w:val="0"/>
              <w:sz w:val="24"/>
              <w:szCs w:val="20"/>
            </w:rPr>
          </w:rPrChange>
        </w:rPr>
        <w:t>CPU</w:t>
      </w:r>
      <w:r w:rsidRPr="002142C8">
        <w:rPr>
          <w:rFonts w:ascii="Times New Roman" w:eastAsia="宋体" w:hAnsi="Times New Roman" w:cs="Times New Roman"/>
          <w:color w:val="000000" w:themeColor="text1"/>
          <w:kern w:val="0"/>
          <w:sz w:val="24"/>
          <w:szCs w:val="20"/>
          <w:rPrChange w:id="256" w:author="ghj" w:date="2018-05-25T14:12:00Z">
            <w:rPr>
              <w:rFonts w:ascii="宋体" w:eastAsia="宋体" w:hAnsi="微软雅黑" w:cs="宋体" w:hint="eastAsia"/>
              <w:color w:val="000000" w:themeColor="text1"/>
              <w:kern w:val="0"/>
              <w:sz w:val="24"/>
              <w:szCs w:val="20"/>
            </w:rPr>
          </w:rPrChange>
        </w:rPr>
        <w:t>芯片。</w:t>
      </w:r>
      <w:r w:rsidRPr="002142C8">
        <w:rPr>
          <w:rFonts w:ascii="Times New Roman" w:eastAsia="宋体" w:hAnsi="Times New Roman" w:cs="Times New Roman"/>
          <w:color w:val="000000" w:themeColor="text1"/>
          <w:kern w:val="0"/>
          <w:sz w:val="24"/>
          <w:szCs w:val="20"/>
          <w:rPrChange w:id="257" w:author="ghj" w:date="2018-05-25T14:12:00Z">
            <w:rPr>
              <w:rFonts w:ascii="宋体" w:eastAsia="宋体" w:hAnsi="微软雅黑" w:cs="宋体" w:hint="eastAsia"/>
              <w:color w:val="000000" w:themeColor="text1"/>
              <w:kern w:val="0"/>
              <w:sz w:val="24"/>
              <w:szCs w:val="20"/>
            </w:rPr>
          </w:rPrChange>
        </w:rPr>
        <w:t>Raspberry Pi</w:t>
      </w:r>
      <w:r w:rsidR="00302CC3" w:rsidRPr="002142C8">
        <w:rPr>
          <w:rFonts w:ascii="Times New Roman" w:eastAsia="宋体" w:hAnsi="Times New Roman" w:cs="Times New Roman"/>
          <w:color w:val="000000" w:themeColor="text1"/>
          <w:kern w:val="0"/>
          <w:sz w:val="24"/>
          <w:szCs w:val="20"/>
          <w:rPrChange w:id="258" w:author="ghj" w:date="2018-05-25T14:12:00Z">
            <w:rPr>
              <w:rFonts w:ascii="宋体" w:eastAsia="宋体" w:hAnsi="微软雅黑" w:cs="宋体" w:hint="eastAsia"/>
              <w:color w:val="000000" w:themeColor="text1"/>
              <w:kern w:val="0"/>
              <w:sz w:val="24"/>
              <w:szCs w:val="20"/>
            </w:rPr>
          </w:rPrChange>
        </w:rPr>
        <w:t>和普通电脑一样拥有硬盘，</w:t>
      </w:r>
      <w:del w:id="259" w:author="ghj" w:date="2018-05-25T13:49:00Z">
        <w:r w:rsidR="00302CC3" w:rsidRPr="002142C8" w:rsidDel="00BD020A">
          <w:rPr>
            <w:rFonts w:ascii="Times New Roman" w:eastAsia="宋体" w:hAnsi="Times New Roman" w:cs="Times New Roman"/>
            <w:color w:val="000000" w:themeColor="text1"/>
            <w:kern w:val="0"/>
            <w:sz w:val="24"/>
            <w:szCs w:val="20"/>
            <w:rPrChange w:id="260" w:author="ghj" w:date="2018-05-25T14:12:00Z">
              <w:rPr>
                <w:rFonts w:ascii="宋体" w:eastAsia="宋体" w:hAnsi="微软雅黑" w:cs="宋体" w:hint="eastAsia"/>
                <w:color w:val="000000" w:themeColor="text1"/>
                <w:kern w:val="0"/>
                <w:sz w:val="24"/>
                <w:szCs w:val="20"/>
              </w:rPr>
            </w:rPrChange>
          </w:rPr>
          <w:delText>值得一提的</w:delText>
        </w:r>
        <w:r w:rsidR="00F62BE9" w:rsidRPr="002142C8" w:rsidDel="00BD020A">
          <w:rPr>
            <w:rFonts w:ascii="Times New Roman" w:eastAsia="宋体" w:hAnsi="Times New Roman" w:cs="Times New Roman"/>
            <w:color w:val="000000" w:themeColor="text1"/>
            <w:kern w:val="0"/>
            <w:sz w:val="24"/>
            <w:szCs w:val="20"/>
            <w:rPrChange w:id="261" w:author="ghj" w:date="2018-05-25T14:12:00Z">
              <w:rPr>
                <w:rFonts w:ascii="宋体" w:eastAsia="宋体" w:hAnsi="微软雅黑" w:cs="宋体" w:hint="eastAsia"/>
                <w:color w:val="000000" w:themeColor="text1"/>
                <w:kern w:val="0"/>
                <w:sz w:val="24"/>
                <w:szCs w:val="20"/>
              </w:rPr>
            </w:rPrChange>
          </w:rPr>
          <w:delText>就是</w:delText>
        </w:r>
      </w:del>
      <w:r w:rsidR="00302CC3" w:rsidRPr="002142C8">
        <w:rPr>
          <w:rFonts w:ascii="Times New Roman" w:eastAsia="宋体" w:hAnsi="Times New Roman" w:cs="Times New Roman"/>
          <w:color w:val="000000" w:themeColor="text1"/>
          <w:kern w:val="0"/>
          <w:sz w:val="24"/>
          <w:szCs w:val="20"/>
          <w:rPrChange w:id="262" w:author="ghj" w:date="2018-05-25T14:12:00Z">
            <w:rPr>
              <w:rFonts w:ascii="宋体" w:eastAsia="宋体" w:hAnsi="微软雅黑" w:cs="宋体" w:hint="eastAsia"/>
              <w:color w:val="000000" w:themeColor="text1"/>
              <w:kern w:val="0"/>
              <w:sz w:val="24"/>
              <w:szCs w:val="20"/>
            </w:rPr>
          </w:rPrChange>
        </w:rPr>
        <w:t>它仅需要</w:t>
      </w:r>
      <w:r w:rsidR="00F62BE9" w:rsidRPr="002142C8">
        <w:rPr>
          <w:rFonts w:ascii="Times New Roman" w:eastAsia="宋体" w:hAnsi="Times New Roman" w:cs="Times New Roman"/>
          <w:color w:val="000000" w:themeColor="text1"/>
          <w:kern w:val="0"/>
          <w:sz w:val="24"/>
          <w:szCs w:val="20"/>
          <w:rPrChange w:id="263" w:author="ghj" w:date="2018-05-25T14:12:00Z">
            <w:rPr>
              <w:rFonts w:ascii="宋体" w:eastAsia="宋体" w:hAnsi="微软雅黑" w:cs="宋体" w:hint="eastAsia"/>
              <w:color w:val="000000" w:themeColor="text1"/>
              <w:kern w:val="0"/>
              <w:sz w:val="24"/>
              <w:szCs w:val="20"/>
            </w:rPr>
          </w:rPrChange>
        </w:rPr>
        <w:t>一张</w:t>
      </w:r>
      <w:r w:rsidR="00F62BE9" w:rsidRPr="002142C8">
        <w:rPr>
          <w:rFonts w:ascii="Times New Roman" w:eastAsia="宋体" w:hAnsi="Times New Roman" w:cs="Times New Roman"/>
          <w:color w:val="000000" w:themeColor="text1"/>
          <w:kern w:val="0"/>
          <w:sz w:val="24"/>
          <w:szCs w:val="20"/>
          <w:rPrChange w:id="264" w:author="ghj" w:date="2018-05-25T14:12:00Z">
            <w:rPr>
              <w:rFonts w:ascii="宋体" w:eastAsia="宋体" w:hAnsi="微软雅黑" w:cs="宋体" w:hint="eastAsia"/>
              <w:color w:val="000000" w:themeColor="text1"/>
              <w:kern w:val="0"/>
              <w:sz w:val="24"/>
              <w:szCs w:val="20"/>
            </w:rPr>
          </w:rPrChange>
        </w:rPr>
        <w:t>SD</w:t>
      </w:r>
      <w:r w:rsidR="00F62BE9" w:rsidRPr="002142C8">
        <w:rPr>
          <w:rFonts w:ascii="Times New Roman" w:eastAsia="宋体" w:hAnsi="Times New Roman" w:cs="Times New Roman"/>
          <w:color w:val="000000" w:themeColor="text1"/>
          <w:kern w:val="0"/>
          <w:sz w:val="24"/>
          <w:szCs w:val="20"/>
          <w:rPrChange w:id="265" w:author="ghj" w:date="2018-05-25T14:12:00Z">
            <w:rPr>
              <w:rFonts w:ascii="宋体" w:eastAsia="宋体" w:hAnsi="微软雅黑" w:cs="宋体" w:hint="eastAsia"/>
              <w:color w:val="000000" w:themeColor="text1"/>
              <w:kern w:val="0"/>
              <w:sz w:val="24"/>
              <w:szCs w:val="20"/>
            </w:rPr>
          </w:rPrChange>
        </w:rPr>
        <w:t>卡</w:t>
      </w:r>
      <w:r w:rsidR="00302CC3" w:rsidRPr="002142C8">
        <w:rPr>
          <w:rFonts w:ascii="Times New Roman" w:eastAsia="宋体" w:hAnsi="Times New Roman" w:cs="Times New Roman"/>
          <w:color w:val="000000" w:themeColor="text1"/>
          <w:kern w:val="0"/>
          <w:sz w:val="24"/>
          <w:szCs w:val="20"/>
          <w:rPrChange w:id="266" w:author="ghj" w:date="2018-05-25T14:12:00Z">
            <w:rPr>
              <w:rFonts w:ascii="宋体" w:eastAsia="宋体" w:hAnsi="微软雅黑" w:cs="宋体" w:hint="eastAsia"/>
              <w:color w:val="000000" w:themeColor="text1"/>
              <w:kern w:val="0"/>
              <w:sz w:val="24"/>
              <w:szCs w:val="20"/>
            </w:rPr>
          </w:rPrChange>
        </w:rPr>
        <w:t>就能充当硬盘了</w:t>
      </w:r>
      <w:r w:rsidRPr="002142C8">
        <w:rPr>
          <w:rFonts w:ascii="Times New Roman" w:eastAsia="宋体" w:hAnsi="Times New Roman" w:cs="Times New Roman"/>
          <w:color w:val="000000" w:themeColor="text1"/>
          <w:kern w:val="0"/>
          <w:sz w:val="24"/>
          <w:szCs w:val="20"/>
          <w:rPrChange w:id="267" w:author="ghj" w:date="2018-05-25T14:12:00Z">
            <w:rPr>
              <w:rFonts w:ascii="宋体" w:eastAsia="宋体" w:hAnsi="微软雅黑" w:cs="宋体" w:hint="eastAsia"/>
              <w:color w:val="000000" w:themeColor="text1"/>
              <w:kern w:val="0"/>
              <w:sz w:val="24"/>
              <w:szCs w:val="20"/>
            </w:rPr>
          </w:rPrChange>
        </w:rPr>
        <w:t>,</w:t>
      </w:r>
      <w:r w:rsidR="00302CC3" w:rsidRPr="002142C8">
        <w:rPr>
          <w:rFonts w:ascii="Times New Roman" w:eastAsia="宋体" w:hAnsi="Times New Roman" w:cs="Times New Roman"/>
          <w:color w:val="000000" w:themeColor="text1"/>
          <w:kern w:val="0"/>
          <w:sz w:val="24"/>
          <w:szCs w:val="20"/>
          <w:rPrChange w:id="268" w:author="ghj" w:date="2018-05-25T14:12:00Z">
            <w:rPr>
              <w:rFonts w:ascii="宋体" w:eastAsia="宋体" w:hAnsi="微软雅黑" w:cs="宋体" w:hint="eastAsia"/>
              <w:color w:val="000000" w:themeColor="text1"/>
              <w:kern w:val="0"/>
              <w:sz w:val="24"/>
              <w:szCs w:val="20"/>
            </w:rPr>
          </w:rPrChange>
        </w:rPr>
        <w:t>树莓派板子上</w:t>
      </w:r>
      <w:r w:rsidRPr="002142C8">
        <w:rPr>
          <w:rFonts w:ascii="Times New Roman" w:eastAsia="宋体" w:hAnsi="Times New Roman" w:cs="Times New Roman"/>
          <w:color w:val="000000" w:themeColor="text1"/>
          <w:kern w:val="0"/>
          <w:sz w:val="24"/>
          <w:szCs w:val="20"/>
          <w:rPrChange w:id="269" w:author="ghj" w:date="2018-05-25T14:12:00Z">
            <w:rPr>
              <w:rFonts w:ascii="宋体" w:eastAsia="宋体" w:hAnsi="微软雅黑" w:cs="宋体" w:hint="eastAsia"/>
              <w:color w:val="000000" w:themeColor="text1"/>
              <w:kern w:val="0"/>
              <w:sz w:val="24"/>
              <w:szCs w:val="20"/>
            </w:rPr>
          </w:rPrChange>
        </w:rPr>
        <w:t>包括了四个</w:t>
      </w:r>
      <w:r w:rsidRPr="002142C8">
        <w:rPr>
          <w:rFonts w:ascii="Times New Roman" w:eastAsia="宋体" w:hAnsi="Times New Roman" w:cs="Times New Roman"/>
          <w:color w:val="000000" w:themeColor="text1"/>
          <w:kern w:val="0"/>
          <w:sz w:val="24"/>
          <w:szCs w:val="20"/>
          <w:rPrChange w:id="270" w:author="ghj" w:date="2018-05-25T14:12:00Z">
            <w:rPr>
              <w:rFonts w:ascii="宋体" w:eastAsia="宋体" w:hAnsi="微软雅黑" w:cs="宋体" w:hint="eastAsia"/>
              <w:color w:val="000000" w:themeColor="text1"/>
              <w:kern w:val="0"/>
              <w:sz w:val="24"/>
              <w:szCs w:val="20"/>
            </w:rPr>
          </w:rPrChange>
        </w:rPr>
        <w:t>USB</w:t>
      </w:r>
      <w:r w:rsidRPr="002142C8">
        <w:rPr>
          <w:rFonts w:ascii="Times New Roman" w:eastAsia="宋体" w:hAnsi="Times New Roman" w:cs="Times New Roman"/>
          <w:color w:val="000000" w:themeColor="text1"/>
          <w:kern w:val="0"/>
          <w:sz w:val="24"/>
          <w:szCs w:val="20"/>
          <w:rPrChange w:id="271" w:author="ghj" w:date="2018-05-25T14:12:00Z">
            <w:rPr>
              <w:rFonts w:ascii="宋体" w:eastAsia="宋体" w:hAnsi="微软雅黑" w:cs="宋体" w:hint="eastAsia"/>
              <w:color w:val="000000" w:themeColor="text1"/>
              <w:kern w:val="0"/>
              <w:sz w:val="24"/>
              <w:szCs w:val="20"/>
            </w:rPr>
          </w:rPrChange>
        </w:rPr>
        <w:t>接口，同时还有音频和</w:t>
      </w:r>
      <w:r w:rsidRPr="002142C8">
        <w:rPr>
          <w:rFonts w:ascii="Times New Roman" w:eastAsia="宋体" w:hAnsi="Times New Roman" w:cs="Times New Roman"/>
          <w:color w:val="000000" w:themeColor="text1"/>
          <w:kern w:val="0"/>
          <w:sz w:val="24"/>
          <w:szCs w:val="20"/>
          <w:rPrChange w:id="272" w:author="ghj" w:date="2018-05-25T14:12:00Z">
            <w:rPr>
              <w:rFonts w:ascii="宋体" w:eastAsia="宋体" w:hAnsi="微软雅黑" w:cs="宋体" w:hint="eastAsia"/>
              <w:color w:val="000000" w:themeColor="text1"/>
              <w:kern w:val="0"/>
              <w:sz w:val="24"/>
              <w:szCs w:val="20"/>
            </w:rPr>
          </w:rPrChange>
        </w:rPr>
        <w:t>HDMI</w:t>
      </w:r>
      <w:r w:rsidRPr="002142C8">
        <w:rPr>
          <w:rFonts w:ascii="Times New Roman" w:eastAsia="宋体" w:hAnsi="Times New Roman" w:cs="Times New Roman"/>
          <w:color w:val="000000" w:themeColor="text1"/>
          <w:kern w:val="0"/>
          <w:sz w:val="24"/>
          <w:szCs w:val="20"/>
          <w:rPrChange w:id="273" w:author="ghj" w:date="2018-05-25T14:12:00Z">
            <w:rPr>
              <w:rFonts w:ascii="宋体" w:eastAsia="宋体" w:hAnsi="微软雅黑" w:cs="宋体" w:hint="eastAsia"/>
              <w:color w:val="000000" w:themeColor="text1"/>
              <w:kern w:val="0"/>
              <w:sz w:val="24"/>
              <w:szCs w:val="20"/>
            </w:rPr>
          </w:rPrChange>
        </w:rPr>
        <w:t>输出口，能够处理音</w:t>
      </w:r>
      <w:r w:rsidRPr="002142C8">
        <w:rPr>
          <w:rFonts w:ascii="Times New Roman" w:eastAsia="宋体" w:hAnsi="Times New Roman" w:cs="Times New Roman"/>
          <w:color w:val="000000" w:themeColor="text1"/>
          <w:kern w:val="0"/>
          <w:sz w:val="24"/>
          <w:szCs w:val="20"/>
          <w:rPrChange w:id="274" w:author="ghj" w:date="2018-05-25T14:12:00Z">
            <w:rPr>
              <w:rFonts w:ascii="宋体" w:eastAsia="宋体" w:hAnsi="微软雅黑" w:cs="宋体" w:hint="eastAsia"/>
              <w:color w:val="000000" w:themeColor="text1"/>
              <w:kern w:val="0"/>
              <w:sz w:val="24"/>
              <w:szCs w:val="20"/>
            </w:rPr>
          </w:rPrChange>
        </w:rPr>
        <w:lastRenderedPageBreak/>
        <w:t>频、视频等文件，还有一个</w:t>
      </w:r>
      <w:r w:rsidRPr="002142C8">
        <w:rPr>
          <w:rFonts w:ascii="Times New Roman" w:eastAsia="宋体" w:hAnsi="Times New Roman" w:cs="Times New Roman"/>
          <w:color w:val="000000" w:themeColor="text1"/>
          <w:kern w:val="0"/>
          <w:sz w:val="24"/>
          <w:szCs w:val="20"/>
          <w:rPrChange w:id="275" w:author="ghj" w:date="2018-05-25T14:12:00Z">
            <w:rPr>
              <w:rFonts w:ascii="宋体" w:eastAsia="宋体" w:hAnsi="微软雅黑" w:cs="宋体" w:hint="eastAsia"/>
              <w:color w:val="000000" w:themeColor="text1"/>
              <w:kern w:val="0"/>
              <w:sz w:val="24"/>
              <w:szCs w:val="20"/>
            </w:rPr>
          </w:rPrChange>
        </w:rPr>
        <w:t>RJ-45</w:t>
      </w:r>
      <w:r w:rsidRPr="002142C8">
        <w:rPr>
          <w:rFonts w:ascii="Times New Roman" w:eastAsia="宋体" w:hAnsi="Times New Roman" w:cs="Times New Roman"/>
          <w:color w:val="000000" w:themeColor="text1"/>
          <w:kern w:val="0"/>
          <w:sz w:val="24"/>
          <w:szCs w:val="20"/>
          <w:rPrChange w:id="276" w:author="ghj" w:date="2018-05-25T14:12:00Z">
            <w:rPr>
              <w:rFonts w:ascii="宋体" w:eastAsia="宋体" w:hAnsi="微软雅黑" w:cs="宋体" w:hint="eastAsia"/>
              <w:color w:val="000000" w:themeColor="text1"/>
              <w:kern w:val="0"/>
              <w:sz w:val="24"/>
              <w:szCs w:val="20"/>
            </w:rPr>
          </w:rPrChange>
        </w:rPr>
        <w:t>接口，可以用来连接网线。</w:t>
      </w:r>
      <w:r w:rsidR="003661BA" w:rsidRPr="002142C8">
        <w:rPr>
          <w:rFonts w:ascii="Times New Roman" w:eastAsia="宋体" w:hAnsi="Times New Roman" w:cs="Times New Roman"/>
          <w:color w:val="000000" w:themeColor="text1"/>
          <w:kern w:val="0"/>
          <w:sz w:val="24"/>
          <w:szCs w:val="20"/>
          <w:rPrChange w:id="277" w:author="ghj" w:date="2018-05-25T14:12:00Z">
            <w:rPr>
              <w:rFonts w:ascii="宋体" w:eastAsia="宋体" w:hAnsi="微软雅黑" w:cs="宋体" w:hint="eastAsia"/>
              <w:color w:val="000000" w:themeColor="text1"/>
              <w:kern w:val="0"/>
              <w:sz w:val="24"/>
              <w:szCs w:val="20"/>
            </w:rPr>
          </w:rPrChange>
        </w:rPr>
        <w:t>由于</w:t>
      </w:r>
      <w:r w:rsidRPr="002142C8">
        <w:rPr>
          <w:rFonts w:ascii="Times New Roman" w:eastAsia="宋体" w:hAnsi="Times New Roman" w:cs="Times New Roman"/>
          <w:color w:val="000000" w:themeColor="text1"/>
          <w:kern w:val="0"/>
          <w:sz w:val="24"/>
          <w:szCs w:val="20"/>
          <w:rPrChange w:id="278" w:author="ghj" w:date="2018-05-25T14:12:00Z">
            <w:rPr>
              <w:rFonts w:ascii="宋体" w:eastAsia="宋体" w:hAnsi="微软雅黑" w:cs="宋体" w:hint="eastAsia"/>
              <w:color w:val="000000" w:themeColor="text1"/>
              <w:kern w:val="0"/>
              <w:sz w:val="24"/>
              <w:szCs w:val="20"/>
            </w:rPr>
          </w:rPrChange>
        </w:rPr>
        <w:t>Raspberry Pi</w:t>
      </w:r>
      <w:r w:rsidR="003661BA" w:rsidRPr="002142C8">
        <w:rPr>
          <w:rFonts w:ascii="Times New Roman" w:eastAsia="宋体" w:hAnsi="Times New Roman" w:cs="Times New Roman"/>
          <w:color w:val="000000" w:themeColor="text1"/>
          <w:kern w:val="0"/>
          <w:sz w:val="24"/>
          <w:szCs w:val="20"/>
          <w:rPrChange w:id="279" w:author="ghj" w:date="2018-05-25T14:12:00Z">
            <w:rPr>
              <w:rFonts w:ascii="宋体" w:eastAsia="宋体" w:hAnsi="微软雅黑" w:cs="宋体" w:hint="eastAsia"/>
              <w:color w:val="000000" w:themeColor="text1"/>
              <w:kern w:val="0"/>
              <w:sz w:val="24"/>
              <w:szCs w:val="20"/>
            </w:rPr>
          </w:rPrChange>
        </w:rPr>
        <w:t>不但具有</w:t>
      </w:r>
      <w:r w:rsidRPr="002142C8">
        <w:rPr>
          <w:rFonts w:ascii="Times New Roman" w:eastAsia="宋体" w:hAnsi="Times New Roman" w:cs="Times New Roman"/>
          <w:color w:val="000000" w:themeColor="text1"/>
          <w:kern w:val="0"/>
          <w:sz w:val="24"/>
          <w:szCs w:val="20"/>
          <w:rPrChange w:id="280" w:author="ghj" w:date="2018-05-25T14:12:00Z">
            <w:rPr>
              <w:rFonts w:ascii="宋体" w:eastAsia="宋体" w:hAnsi="微软雅黑" w:cs="宋体" w:hint="eastAsia"/>
              <w:color w:val="000000" w:themeColor="text1"/>
              <w:kern w:val="0"/>
              <w:sz w:val="24"/>
              <w:szCs w:val="20"/>
            </w:rPr>
          </w:rPrChange>
        </w:rPr>
        <w:t>能耗</w:t>
      </w:r>
      <w:r w:rsidR="003661BA" w:rsidRPr="002142C8">
        <w:rPr>
          <w:rFonts w:ascii="Times New Roman" w:eastAsia="宋体" w:hAnsi="Times New Roman" w:cs="Times New Roman"/>
          <w:color w:val="000000" w:themeColor="text1"/>
          <w:kern w:val="0"/>
          <w:sz w:val="24"/>
          <w:szCs w:val="20"/>
          <w:rPrChange w:id="281" w:author="ghj" w:date="2018-05-25T14:12:00Z">
            <w:rPr>
              <w:rFonts w:ascii="宋体" w:eastAsia="宋体" w:hAnsi="微软雅黑" w:cs="宋体" w:hint="eastAsia"/>
              <w:color w:val="000000" w:themeColor="text1"/>
              <w:kern w:val="0"/>
              <w:sz w:val="24"/>
              <w:szCs w:val="20"/>
            </w:rPr>
          </w:rPrChange>
        </w:rPr>
        <w:t>低、</w:t>
      </w:r>
      <w:r w:rsidRPr="002142C8">
        <w:rPr>
          <w:rFonts w:ascii="Times New Roman" w:eastAsia="宋体" w:hAnsi="Times New Roman" w:cs="Times New Roman"/>
          <w:color w:val="000000" w:themeColor="text1"/>
          <w:kern w:val="0"/>
          <w:sz w:val="24"/>
          <w:szCs w:val="20"/>
          <w:rPrChange w:id="282" w:author="ghj" w:date="2018-05-25T14:12:00Z">
            <w:rPr>
              <w:rFonts w:ascii="宋体" w:eastAsia="宋体" w:hAnsi="微软雅黑" w:cs="宋体" w:hint="eastAsia"/>
              <w:color w:val="000000" w:themeColor="text1"/>
              <w:kern w:val="0"/>
              <w:sz w:val="24"/>
              <w:szCs w:val="20"/>
            </w:rPr>
          </w:rPrChange>
        </w:rPr>
        <w:t>便携性</w:t>
      </w:r>
      <w:r w:rsidR="003661BA" w:rsidRPr="002142C8">
        <w:rPr>
          <w:rFonts w:ascii="Times New Roman" w:eastAsia="宋体" w:hAnsi="Times New Roman" w:cs="Times New Roman"/>
          <w:color w:val="000000" w:themeColor="text1"/>
          <w:kern w:val="0"/>
          <w:sz w:val="24"/>
          <w:szCs w:val="20"/>
          <w:rPrChange w:id="283" w:author="ghj" w:date="2018-05-25T14:12:00Z">
            <w:rPr>
              <w:rFonts w:ascii="宋体" w:eastAsia="宋体" w:hAnsi="微软雅黑" w:cs="宋体" w:hint="eastAsia"/>
              <w:color w:val="000000" w:themeColor="text1"/>
              <w:kern w:val="0"/>
              <w:sz w:val="24"/>
              <w:szCs w:val="20"/>
            </w:rPr>
          </w:rPrChange>
        </w:rPr>
        <w:t>强</w:t>
      </w:r>
      <w:ins w:id="284" w:author="ghj" w:date="2018-05-25T13:17:00Z">
        <w:r w:rsidR="00C856D8" w:rsidRPr="002142C8">
          <w:rPr>
            <w:rFonts w:ascii="Times New Roman" w:eastAsia="宋体" w:hAnsi="Times New Roman" w:cs="Times New Roman"/>
            <w:color w:val="000000" w:themeColor="text1"/>
            <w:kern w:val="0"/>
            <w:sz w:val="24"/>
            <w:szCs w:val="20"/>
            <w:rPrChange w:id="285" w:author="ghj" w:date="2018-05-25T14:12:00Z">
              <w:rPr>
                <w:rFonts w:ascii="宋体" w:eastAsia="宋体" w:hAnsi="宋体" w:cs="Times New Roman" w:hint="eastAsia"/>
                <w:color w:val="000000" w:themeColor="text1"/>
                <w:kern w:val="0"/>
                <w:sz w:val="24"/>
                <w:szCs w:val="20"/>
              </w:rPr>
            </w:rPrChange>
          </w:rPr>
          <w:t>、</w:t>
        </w:r>
      </w:ins>
      <w:del w:id="286" w:author="ghj" w:date="2018-05-25T13:17:00Z">
        <w:r w:rsidRPr="002142C8" w:rsidDel="00C856D8">
          <w:rPr>
            <w:rFonts w:ascii="Times New Roman" w:eastAsia="宋体" w:hAnsi="Times New Roman" w:cs="Times New Roman"/>
            <w:color w:val="000000" w:themeColor="text1"/>
            <w:kern w:val="0"/>
            <w:sz w:val="24"/>
            <w:szCs w:val="20"/>
            <w:rPrChange w:id="287" w:author="ghj" w:date="2018-05-25T14:12:00Z">
              <w:rPr>
                <w:rFonts w:ascii="宋体" w:eastAsia="宋体" w:hAnsi="微软雅黑" w:cs="宋体" w:hint="eastAsia"/>
                <w:color w:val="000000" w:themeColor="text1"/>
                <w:kern w:val="0"/>
                <w:sz w:val="24"/>
                <w:szCs w:val="20"/>
              </w:rPr>
            </w:rPrChange>
          </w:rPr>
          <w:delText>、</w:delText>
        </w:r>
      </w:del>
      <w:r w:rsidRPr="002142C8">
        <w:rPr>
          <w:rFonts w:ascii="Times New Roman" w:eastAsia="宋体" w:hAnsi="Times New Roman" w:cs="Times New Roman"/>
          <w:color w:val="000000" w:themeColor="text1"/>
          <w:kern w:val="0"/>
          <w:sz w:val="24"/>
          <w:szCs w:val="20"/>
          <w:rPrChange w:id="288" w:author="ghj" w:date="2018-05-25T14:12:00Z">
            <w:rPr>
              <w:rFonts w:ascii="宋体" w:eastAsia="宋体" w:hAnsi="微软雅黑" w:cs="宋体" w:hint="eastAsia"/>
              <w:color w:val="000000" w:themeColor="text1"/>
              <w:kern w:val="0"/>
              <w:sz w:val="24"/>
              <w:szCs w:val="20"/>
            </w:rPr>
          </w:rPrChange>
        </w:rPr>
        <w:t>GPIO</w:t>
      </w:r>
      <w:r w:rsidR="003661BA" w:rsidRPr="002142C8">
        <w:rPr>
          <w:rFonts w:ascii="Times New Roman" w:eastAsia="宋体" w:hAnsi="Times New Roman" w:cs="Times New Roman"/>
          <w:color w:val="000000" w:themeColor="text1"/>
          <w:kern w:val="0"/>
          <w:sz w:val="24"/>
          <w:szCs w:val="20"/>
          <w:rPrChange w:id="289" w:author="ghj" w:date="2018-05-25T14:12:00Z">
            <w:rPr>
              <w:rFonts w:ascii="宋体" w:eastAsia="宋体" w:hAnsi="微软雅黑" w:cs="宋体" w:hint="eastAsia"/>
              <w:color w:val="000000" w:themeColor="text1"/>
              <w:kern w:val="0"/>
              <w:sz w:val="24"/>
              <w:szCs w:val="20"/>
            </w:rPr>
          </w:rPrChange>
        </w:rPr>
        <w:t>口多等特性</w:t>
      </w:r>
      <w:r w:rsidRPr="002142C8">
        <w:rPr>
          <w:rFonts w:ascii="Times New Roman" w:eastAsia="宋体" w:hAnsi="Times New Roman" w:cs="Times New Roman"/>
          <w:color w:val="000000" w:themeColor="text1"/>
          <w:kern w:val="0"/>
          <w:sz w:val="24"/>
          <w:szCs w:val="20"/>
          <w:rPrChange w:id="290" w:author="ghj" w:date="2018-05-25T14:12:00Z">
            <w:rPr>
              <w:rFonts w:ascii="宋体" w:eastAsia="宋体" w:hAnsi="微软雅黑" w:cs="宋体" w:hint="eastAsia"/>
              <w:color w:val="000000" w:themeColor="text1"/>
              <w:kern w:val="0"/>
              <w:sz w:val="24"/>
              <w:szCs w:val="20"/>
            </w:rPr>
          </w:rPrChange>
        </w:rPr>
        <w:t>,</w:t>
      </w:r>
      <w:r w:rsidRPr="002142C8">
        <w:rPr>
          <w:rFonts w:ascii="Times New Roman" w:eastAsia="宋体" w:hAnsi="Times New Roman" w:cs="Times New Roman"/>
          <w:color w:val="000000" w:themeColor="text1"/>
          <w:kern w:val="0"/>
          <w:sz w:val="24"/>
          <w:szCs w:val="20"/>
          <w:rPrChange w:id="291" w:author="ghj" w:date="2018-05-25T14:12:00Z">
            <w:rPr>
              <w:rFonts w:ascii="宋体" w:eastAsia="宋体" w:hAnsi="微软雅黑" w:cs="宋体" w:hint="eastAsia"/>
              <w:color w:val="000000" w:themeColor="text1"/>
              <w:kern w:val="0"/>
              <w:sz w:val="24"/>
              <w:szCs w:val="20"/>
            </w:rPr>
          </w:rPrChange>
        </w:rPr>
        <w:t>并且可以安装各种</w:t>
      </w:r>
      <w:r w:rsidRPr="002142C8">
        <w:rPr>
          <w:rFonts w:ascii="Times New Roman" w:eastAsia="宋体" w:hAnsi="Times New Roman" w:cs="Times New Roman"/>
          <w:color w:val="000000" w:themeColor="text1"/>
          <w:kern w:val="0"/>
          <w:sz w:val="24"/>
          <w:szCs w:val="20"/>
          <w:rPrChange w:id="292" w:author="ghj" w:date="2018-05-25T14:12:00Z">
            <w:rPr>
              <w:rFonts w:ascii="宋体" w:eastAsia="宋体" w:hAnsi="微软雅黑" w:cs="宋体" w:hint="eastAsia"/>
              <w:color w:val="000000" w:themeColor="text1"/>
              <w:kern w:val="0"/>
              <w:sz w:val="24"/>
              <w:szCs w:val="20"/>
            </w:rPr>
          </w:rPrChange>
        </w:rPr>
        <w:t>Linux</w:t>
      </w:r>
      <w:r w:rsidRPr="002142C8">
        <w:rPr>
          <w:rFonts w:ascii="Times New Roman" w:eastAsia="宋体" w:hAnsi="Times New Roman" w:cs="Times New Roman"/>
          <w:color w:val="000000" w:themeColor="text1"/>
          <w:kern w:val="0"/>
          <w:sz w:val="24"/>
          <w:szCs w:val="20"/>
          <w:rPrChange w:id="293" w:author="ghj" w:date="2018-05-25T14:12:00Z">
            <w:rPr>
              <w:rFonts w:ascii="宋体" w:eastAsia="宋体" w:hAnsi="微软雅黑" w:cs="宋体" w:hint="eastAsia"/>
              <w:color w:val="000000" w:themeColor="text1"/>
              <w:kern w:val="0"/>
              <w:sz w:val="24"/>
              <w:szCs w:val="20"/>
            </w:rPr>
          </w:rPrChange>
        </w:rPr>
        <w:t>的发行版本，而要想实现远程控制则需要搭建</w:t>
      </w:r>
      <w:r w:rsidRPr="002142C8">
        <w:rPr>
          <w:rFonts w:ascii="Times New Roman" w:eastAsia="宋体" w:hAnsi="Times New Roman" w:cs="Times New Roman"/>
          <w:color w:val="000000" w:themeColor="text1"/>
          <w:kern w:val="0"/>
          <w:sz w:val="24"/>
          <w:szCs w:val="20"/>
          <w:rPrChange w:id="294" w:author="ghj" w:date="2018-05-25T14:12:00Z">
            <w:rPr>
              <w:rFonts w:ascii="宋体" w:eastAsia="宋体" w:hAnsi="微软雅黑" w:cs="宋体" w:hint="eastAsia"/>
              <w:color w:val="000000" w:themeColor="text1"/>
              <w:kern w:val="0"/>
              <w:sz w:val="24"/>
              <w:szCs w:val="20"/>
            </w:rPr>
          </w:rPrChange>
        </w:rPr>
        <w:t>WEB</w:t>
      </w:r>
      <w:r w:rsidRPr="002142C8">
        <w:rPr>
          <w:rFonts w:ascii="Times New Roman" w:eastAsia="宋体" w:hAnsi="Times New Roman" w:cs="Times New Roman"/>
          <w:color w:val="000000" w:themeColor="text1"/>
          <w:kern w:val="0"/>
          <w:sz w:val="24"/>
          <w:szCs w:val="20"/>
          <w:rPrChange w:id="295" w:author="ghj" w:date="2018-05-25T14:12:00Z">
            <w:rPr>
              <w:rFonts w:ascii="宋体" w:eastAsia="宋体" w:hAnsi="微软雅黑" w:cs="宋体" w:hint="eastAsia"/>
              <w:color w:val="000000" w:themeColor="text1"/>
              <w:kern w:val="0"/>
              <w:sz w:val="24"/>
              <w:szCs w:val="20"/>
            </w:rPr>
          </w:rPrChange>
        </w:rPr>
        <w:t>，</w:t>
      </w:r>
      <w:r w:rsidR="00302CC3" w:rsidRPr="002142C8">
        <w:rPr>
          <w:rFonts w:ascii="Times New Roman" w:eastAsia="宋体" w:hAnsi="Times New Roman" w:cs="Times New Roman"/>
          <w:color w:val="000000" w:themeColor="text1"/>
          <w:kern w:val="0"/>
          <w:sz w:val="24"/>
          <w:szCs w:val="20"/>
          <w:rPrChange w:id="296" w:author="ghj" w:date="2018-05-25T14:12:00Z">
            <w:rPr>
              <w:rFonts w:ascii="宋体" w:eastAsia="宋体" w:hAnsi="微软雅黑" w:cs="宋体" w:hint="eastAsia"/>
              <w:color w:val="000000" w:themeColor="text1"/>
              <w:kern w:val="0"/>
              <w:sz w:val="24"/>
              <w:szCs w:val="20"/>
            </w:rPr>
          </w:rPrChange>
        </w:rPr>
        <w:t>所以用树莓派来打造基于嵌入式的万能遥控器</w:t>
      </w:r>
      <w:ins w:id="297" w:author="ghj" w:date="2018-05-25T13:18:00Z">
        <w:r w:rsidR="00C856D8" w:rsidRPr="002142C8">
          <w:rPr>
            <w:rFonts w:ascii="Times New Roman" w:eastAsia="宋体" w:hAnsi="Times New Roman" w:cs="Times New Roman"/>
            <w:color w:val="000000" w:themeColor="text1"/>
            <w:kern w:val="0"/>
            <w:sz w:val="24"/>
            <w:szCs w:val="20"/>
            <w:rPrChange w:id="298" w:author="ghj" w:date="2018-05-25T14:12:00Z">
              <w:rPr>
                <w:rFonts w:ascii="宋体" w:eastAsia="宋体" w:hAnsi="微软雅黑" w:cs="宋体" w:hint="eastAsia"/>
                <w:color w:val="000000" w:themeColor="text1"/>
                <w:kern w:val="0"/>
                <w:sz w:val="24"/>
                <w:szCs w:val="20"/>
              </w:rPr>
            </w:rPrChange>
          </w:rPr>
          <w:t>也就</w:t>
        </w:r>
      </w:ins>
      <w:del w:id="299" w:author="ghj" w:date="2018-05-25T13:18:00Z">
        <w:r w:rsidR="00302CC3" w:rsidRPr="002142C8" w:rsidDel="00C856D8">
          <w:rPr>
            <w:rFonts w:ascii="Times New Roman" w:eastAsia="宋体" w:hAnsi="Times New Roman" w:cs="Times New Roman"/>
            <w:color w:val="000000" w:themeColor="text1"/>
            <w:kern w:val="0"/>
            <w:sz w:val="24"/>
            <w:szCs w:val="20"/>
            <w:rPrChange w:id="300" w:author="ghj" w:date="2018-05-25T14:12:00Z">
              <w:rPr>
                <w:rFonts w:ascii="宋体" w:eastAsia="宋体" w:hAnsi="微软雅黑" w:cs="宋体" w:hint="eastAsia"/>
                <w:color w:val="000000" w:themeColor="text1"/>
                <w:kern w:val="0"/>
                <w:sz w:val="24"/>
                <w:szCs w:val="20"/>
              </w:rPr>
            </w:rPrChange>
          </w:rPr>
          <w:delText>可谓是</w:delText>
        </w:r>
      </w:del>
      <w:ins w:id="301" w:author="ghj" w:date="2018-05-25T13:18:00Z">
        <w:r w:rsidR="00C856D8" w:rsidRPr="002142C8">
          <w:rPr>
            <w:rFonts w:ascii="Times New Roman" w:eastAsia="宋体" w:hAnsi="Times New Roman" w:cs="Times New Roman"/>
            <w:color w:val="000000" w:themeColor="text1"/>
            <w:kern w:val="0"/>
            <w:sz w:val="24"/>
            <w:szCs w:val="20"/>
            <w:rPrChange w:id="302" w:author="ghj" w:date="2018-05-25T14:12:00Z">
              <w:rPr>
                <w:rFonts w:ascii="宋体" w:eastAsia="宋体" w:hAnsi="微软雅黑" w:cs="宋体" w:hint="eastAsia"/>
                <w:color w:val="000000" w:themeColor="text1"/>
                <w:kern w:val="0"/>
                <w:sz w:val="24"/>
                <w:szCs w:val="20"/>
              </w:rPr>
            </w:rPrChange>
          </w:rPr>
          <w:t>比较</w:t>
        </w:r>
      </w:ins>
      <w:del w:id="303" w:author="ghj" w:date="2018-05-25T13:18:00Z">
        <w:r w:rsidR="00302CC3" w:rsidRPr="002142C8" w:rsidDel="00C856D8">
          <w:rPr>
            <w:rFonts w:ascii="Times New Roman" w:eastAsia="宋体" w:hAnsi="Times New Roman" w:cs="Times New Roman"/>
            <w:color w:val="000000" w:themeColor="text1"/>
            <w:kern w:val="0"/>
            <w:sz w:val="24"/>
            <w:szCs w:val="20"/>
            <w:rPrChange w:id="304" w:author="ghj" w:date="2018-05-25T14:12:00Z">
              <w:rPr>
                <w:rFonts w:ascii="宋体" w:eastAsia="宋体" w:hAnsi="微软雅黑" w:cs="宋体" w:hint="eastAsia"/>
                <w:color w:val="000000" w:themeColor="text1"/>
                <w:kern w:val="0"/>
                <w:sz w:val="24"/>
                <w:szCs w:val="20"/>
              </w:rPr>
            </w:rPrChange>
          </w:rPr>
          <w:delText>非常的</w:delText>
        </w:r>
      </w:del>
      <w:r w:rsidR="00302CC3" w:rsidRPr="002142C8">
        <w:rPr>
          <w:rFonts w:ascii="Times New Roman" w:eastAsia="宋体" w:hAnsi="Times New Roman" w:cs="Times New Roman"/>
          <w:color w:val="000000" w:themeColor="text1"/>
          <w:kern w:val="0"/>
          <w:sz w:val="24"/>
          <w:szCs w:val="20"/>
          <w:rPrChange w:id="305" w:author="ghj" w:date="2018-05-25T14:12:00Z">
            <w:rPr>
              <w:rFonts w:ascii="宋体" w:eastAsia="宋体" w:hAnsi="微软雅黑" w:cs="宋体" w:hint="eastAsia"/>
              <w:color w:val="000000" w:themeColor="text1"/>
              <w:kern w:val="0"/>
              <w:sz w:val="24"/>
              <w:szCs w:val="20"/>
            </w:rPr>
          </w:rPrChange>
        </w:rPr>
        <w:t>方便。</w:t>
      </w:r>
    </w:p>
    <w:p w:rsidR="00BA7A7B" w:rsidRPr="002142C8" w:rsidRDefault="00BA7A7B" w:rsidP="00001ECB">
      <w:pPr>
        <w:widowControl/>
        <w:ind w:firstLineChars="200" w:firstLine="480"/>
        <w:jc w:val="left"/>
        <w:rPr>
          <w:rFonts w:ascii="Times New Roman" w:eastAsia="宋体" w:hAnsi="Times New Roman" w:cs="Times New Roman"/>
          <w:color w:val="000000" w:themeColor="text1"/>
          <w:kern w:val="0"/>
          <w:sz w:val="24"/>
          <w:szCs w:val="20"/>
          <w:rPrChange w:id="306"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07" w:author="ghj" w:date="2018-05-25T14:12:00Z">
            <w:rPr>
              <w:rFonts w:ascii="宋体" w:eastAsia="宋体" w:hAnsi="微软雅黑" w:cs="宋体" w:hint="eastAsia"/>
              <w:color w:val="000000" w:themeColor="text1"/>
              <w:kern w:val="0"/>
              <w:sz w:val="24"/>
              <w:szCs w:val="20"/>
            </w:rPr>
          </w:rPrChange>
        </w:rPr>
        <w:t>本设计主要使用了</w:t>
      </w:r>
      <w:r w:rsidRPr="002142C8">
        <w:rPr>
          <w:rFonts w:ascii="Times New Roman" w:eastAsia="宋体" w:hAnsi="Times New Roman" w:cs="Times New Roman"/>
          <w:color w:val="000000" w:themeColor="text1"/>
          <w:kern w:val="0"/>
          <w:sz w:val="24"/>
          <w:szCs w:val="20"/>
          <w:rPrChange w:id="308" w:author="ghj" w:date="2018-05-25T14:12:00Z">
            <w:rPr>
              <w:rFonts w:ascii="宋体" w:eastAsia="宋体" w:hAnsi="微软雅黑" w:cs="宋体" w:hint="eastAsia"/>
              <w:color w:val="000000" w:themeColor="text1"/>
              <w:kern w:val="0"/>
              <w:sz w:val="24"/>
              <w:szCs w:val="20"/>
            </w:rPr>
          </w:rPrChange>
        </w:rPr>
        <w:t>LIRC</w:t>
      </w:r>
      <w:r w:rsidRPr="002142C8">
        <w:rPr>
          <w:rFonts w:ascii="Times New Roman" w:eastAsia="宋体" w:hAnsi="Times New Roman" w:cs="Times New Roman"/>
          <w:color w:val="000000" w:themeColor="text1"/>
          <w:kern w:val="0"/>
          <w:sz w:val="24"/>
          <w:szCs w:val="20"/>
          <w:rPrChange w:id="309" w:author="ghj" w:date="2018-05-25T14:12:00Z">
            <w:rPr>
              <w:rFonts w:ascii="宋体" w:eastAsia="宋体" w:hAnsi="微软雅黑" w:cs="宋体" w:hint="eastAsia"/>
              <w:color w:val="000000" w:themeColor="text1"/>
              <w:kern w:val="0"/>
              <w:sz w:val="24"/>
              <w:szCs w:val="20"/>
            </w:rPr>
          </w:rPrChange>
        </w:rPr>
        <w:t>软件，它的英文意思是基于</w:t>
      </w:r>
      <w:r w:rsidRPr="002142C8">
        <w:rPr>
          <w:rFonts w:ascii="Times New Roman" w:eastAsia="宋体" w:hAnsi="Times New Roman" w:cs="Times New Roman"/>
          <w:color w:val="000000" w:themeColor="text1"/>
          <w:kern w:val="0"/>
          <w:sz w:val="24"/>
          <w:szCs w:val="20"/>
          <w:rPrChange w:id="310" w:author="ghj" w:date="2018-05-25T14:12:00Z">
            <w:rPr>
              <w:rFonts w:ascii="宋体" w:eastAsia="宋体" w:hAnsi="微软雅黑" w:cs="宋体" w:hint="eastAsia"/>
              <w:color w:val="000000" w:themeColor="text1"/>
              <w:kern w:val="0"/>
              <w:sz w:val="24"/>
              <w:szCs w:val="20"/>
            </w:rPr>
          </w:rPrChange>
        </w:rPr>
        <w:t>Linux</w:t>
      </w:r>
      <w:r w:rsidRPr="002142C8">
        <w:rPr>
          <w:rFonts w:ascii="Times New Roman" w:eastAsia="宋体" w:hAnsi="Times New Roman" w:cs="Times New Roman"/>
          <w:color w:val="000000" w:themeColor="text1"/>
          <w:kern w:val="0"/>
          <w:sz w:val="24"/>
          <w:szCs w:val="20"/>
          <w:rPrChange w:id="311" w:author="ghj" w:date="2018-05-25T14:12:00Z">
            <w:rPr>
              <w:rFonts w:ascii="宋体" w:eastAsia="宋体" w:hAnsi="微软雅黑" w:cs="宋体" w:hint="eastAsia"/>
              <w:color w:val="000000" w:themeColor="text1"/>
              <w:kern w:val="0"/>
              <w:sz w:val="24"/>
              <w:szCs w:val="20"/>
            </w:rPr>
          </w:rPrChange>
        </w:rPr>
        <w:t>的红外线遥控，当用户需要遥控家电设备时，只需要按下遥控键盘的按键，后台就会判断出按的是哪个按键，根据不同的按键，</w:t>
      </w:r>
      <w:r w:rsidRPr="002142C8">
        <w:rPr>
          <w:rFonts w:ascii="Times New Roman" w:eastAsia="宋体" w:hAnsi="Times New Roman" w:cs="Times New Roman"/>
          <w:color w:val="000000" w:themeColor="text1"/>
          <w:kern w:val="0"/>
          <w:sz w:val="24"/>
          <w:szCs w:val="20"/>
          <w:rPrChange w:id="312" w:author="ghj" w:date="2018-05-25T14:12:00Z">
            <w:rPr>
              <w:rFonts w:ascii="宋体" w:eastAsia="宋体" w:hAnsi="微软雅黑" w:cs="宋体" w:hint="eastAsia"/>
              <w:color w:val="000000" w:themeColor="text1"/>
              <w:kern w:val="0"/>
              <w:sz w:val="24"/>
              <w:szCs w:val="20"/>
            </w:rPr>
          </w:rPrChange>
        </w:rPr>
        <w:t>LIRC</w:t>
      </w:r>
      <w:r w:rsidR="003661BA" w:rsidRPr="002142C8">
        <w:rPr>
          <w:rFonts w:ascii="Times New Roman" w:eastAsia="宋体" w:hAnsi="Times New Roman" w:cs="Times New Roman"/>
          <w:color w:val="000000" w:themeColor="text1"/>
          <w:kern w:val="0"/>
          <w:sz w:val="24"/>
          <w:szCs w:val="20"/>
          <w:rPrChange w:id="313" w:author="ghj" w:date="2018-05-25T14:12:00Z">
            <w:rPr>
              <w:rFonts w:ascii="宋体" w:eastAsia="宋体" w:hAnsi="微软雅黑" w:cs="宋体" w:hint="eastAsia"/>
              <w:color w:val="000000" w:themeColor="text1"/>
              <w:kern w:val="0"/>
              <w:sz w:val="24"/>
              <w:szCs w:val="20"/>
            </w:rPr>
          </w:rPrChange>
        </w:rPr>
        <w:t>会根据不同的键值查找相应的红外编码</w:t>
      </w:r>
      <w:r w:rsidRPr="002142C8">
        <w:rPr>
          <w:rFonts w:ascii="Times New Roman" w:eastAsia="宋体" w:hAnsi="Times New Roman" w:cs="Times New Roman"/>
          <w:color w:val="000000" w:themeColor="text1"/>
          <w:kern w:val="0"/>
          <w:sz w:val="24"/>
          <w:szCs w:val="20"/>
          <w:rPrChange w:id="314" w:author="ghj" w:date="2018-05-25T14:12:00Z">
            <w:rPr>
              <w:rFonts w:ascii="宋体" w:eastAsia="宋体" w:hAnsi="微软雅黑" w:cs="宋体" w:hint="eastAsia"/>
              <w:color w:val="000000" w:themeColor="text1"/>
              <w:kern w:val="0"/>
              <w:sz w:val="24"/>
              <w:szCs w:val="20"/>
            </w:rPr>
          </w:rPrChange>
        </w:rPr>
        <w:t>，</w:t>
      </w:r>
      <w:r w:rsidR="00FD2A57" w:rsidRPr="002142C8">
        <w:rPr>
          <w:rFonts w:ascii="Times New Roman" w:eastAsia="宋体" w:hAnsi="Times New Roman" w:cs="Times New Roman"/>
          <w:color w:val="000000" w:themeColor="text1"/>
          <w:kern w:val="0"/>
          <w:sz w:val="24"/>
          <w:szCs w:val="20"/>
          <w:rPrChange w:id="315" w:author="ghj" w:date="2018-05-25T14:12:00Z">
            <w:rPr>
              <w:rFonts w:ascii="宋体" w:eastAsia="宋体" w:hAnsi="微软雅黑" w:cs="宋体" w:hint="eastAsia"/>
              <w:color w:val="000000" w:themeColor="text1"/>
              <w:kern w:val="0"/>
              <w:sz w:val="24"/>
              <w:szCs w:val="20"/>
            </w:rPr>
          </w:rPrChange>
        </w:rPr>
        <w:t>并且将其发出，这</w:t>
      </w:r>
      <w:ins w:id="316" w:author="ghj" w:date="2018-05-25T13:19:00Z">
        <w:r w:rsidR="009A272B" w:rsidRPr="002142C8">
          <w:rPr>
            <w:rFonts w:ascii="Times New Roman" w:eastAsia="宋体" w:hAnsi="Times New Roman" w:cs="Times New Roman"/>
            <w:color w:val="000000" w:themeColor="text1"/>
            <w:kern w:val="0"/>
            <w:sz w:val="24"/>
            <w:szCs w:val="20"/>
            <w:rPrChange w:id="317" w:author="ghj" w:date="2018-05-25T14:12:00Z">
              <w:rPr>
                <w:rFonts w:ascii="宋体" w:eastAsia="宋体" w:hAnsi="微软雅黑" w:cs="宋体" w:hint="eastAsia"/>
                <w:color w:val="FF0000"/>
                <w:kern w:val="0"/>
                <w:sz w:val="24"/>
                <w:szCs w:val="20"/>
              </w:rPr>
            </w:rPrChange>
          </w:rPr>
          <w:t>样</w:t>
        </w:r>
      </w:ins>
      <w:r w:rsidR="00FD2A57" w:rsidRPr="002142C8">
        <w:rPr>
          <w:rFonts w:ascii="Times New Roman" w:eastAsia="宋体" w:hAnsi="Times New Roman" w:cs="Times New Roman"/>
          <w:color w:val="000000" w:themeColor="text1"/>
          <w:kern w:val="0"/>
          <w:sz w:val="24"/>
          <w:szCs w:val="20"/>
          <w:rPrChange w:id="318" w:author="ghj" w:date="2018-05-25T14:12:00Z">
            <w:rPr>
              <w:rFonts w:ascii="宋体" w:eastAsia="宋体" w:hAnsi="微软雅黑" w:cs="宋体" w:hint="eastAsia"/>
              <w:color w:val="000000" w:themeColor="text1"/>
              <w:kern w:val="0"/>
              <w:sz w:val="24"/>
              <w:szCs w:val="20"/>
            </w:rPr>
          </w:rPrChange>
        </w:rPr>
        <w:t>使用者就可以</w:t>
      </w:r>
      <w:r w:rsidR="003661BA" w:rsidRPr="002142C8">
        <w:rPr>
          <w:rFonts w:ascii="Times New Roman" w:eastAsia="宋体" w:hAnsi="Times New Roman" w:cs="Times New Roman"/>
          <w:color w:val="000000" w:themeColor="text1"/>
          <w:kern w:val="0"/>
          <w:sz w:val="24"/>
          <w:szCs w:val="20"/>
          <w:rPrChange w:id="319" w:author="ghj" w:date="2018-05-25T14:12:00Z">
            <w:rPr>
              <w:rFonts w:ascii="宋体" w:eastAsia="宋体" w:hAnsi="微软雅黑" w:cs="宋体" w:hint="eastAsia"/>
              <w:color w:val="000000" w:themeColor="text1"/>
              <w:kern w:val="0"/>
              <w:sz w:val="24"/>
              <w:szCs w:val="20"/>
            </w:rPr>
          </w:rPrChange>
        </w:rPr>
        <w:t>对</w:t>
      </w:r>
      <w:r w:rsidRPr="002142C8">
        <w:rPr>
          <w:rFonts w:ascii="Times New Roman" w:eastAsia="宋体" w:hAnsi="Times New Roman" w:cs="Times New Roman"/>
          <w:color w:val="000000" w:themeColor="text1"/>
          <w:kern w:val="0"/>
          <w:sz w:val="24"/>
          <w:szCs w:val="20"/>
          <w:rPrChange w:id="320" w:author="ghj" w:date="2018-05-25T14:12:00Z">
            <w:rPr>
              <w:rFonts w:ascii="宋体" w:eastAsia="宋体" w:hAnsi="微软雅黑" w:cs="宋体" w:hint="eastAsia"/>
              <w:color w:val="000000" w:themeColor="text1"/>
              <w:kern w:val="0"/>
              <w:sz w:val="24"/>
              <w:szCs w:val="20"/>
            </w:rPr>
          </w:rPrChange>
        </w:rPr>
        <w:t>需要的家用电器进行控制</w:t>
      </w:r>
      <w:r w:rsidR="00FD2A57" w:rsidRPr="002142C8">
        <w:rPr>
          <w:rFonts w:ascii="Times New Roman" w:eastAsia="宋体" w:hAnsi="Times New Roman" w:cs="Times New Roman"/>
          <w:color w:val="000000" w:themeColor="text1"/>
          <w:kern w:val="0"/>
          <w:sz w:val="24"/>
          <w:szCs w:val="20"/>
          <w:rPrChange w:id="321" w:author="ghj" w:date="2018-05-25T14:12:00Z">
            <w:rPr>
              <w:rFonts w:ascii="宋体" w:eastAsia="宋体" w:hAnsi="微软雅黑" w:cs="宋体" w:hint="eastAsia"/>
              <w:color w:val="000000" w:themeColor="text1"/>
              <w:kern w:val="0"/>
              <w:sz w:val="24"/>
              <w:szCs w:val="20"/>
            </w:rPr>
          </w:rPrChange>
        </w:rPr>
        <w:t>了</w:t>
      </w:r>
      <w:r w:rsidRPr="002142C8">
        <w:rPr>
          <w:rFonts w:ascii="Times New Roman" w:eastAsia="宋体" w:hAnsi="Times New Roman" w:cs="Times New Roman"/>
          <w:color w:val="000000" w:themeColor="text1"/>
          <w:kern w:val="0"/>
          <w:sz w:val="24"/>
          <w:szCs w:val="20"/>
          <w:rPrChange w:id="322" w:author="ghj" w:date="2018-05-25T14:12:00Z">
            <w:rPr>
              <w:rFonts w:ascii="宋体" w:eastAsia="宋体" w:hAnsi="微软雅黑" w:cs="宋体" w:hint="eastAsia"/>
              <w:color w:val="000000" w:themeColor="text1"/>
              <w:kern w:val="0"/>
              <w:sz w:val="24"/>
              <w:szCs w:val="20"/>
            </w:rPr>
          </w:rPrChange>
        </w:rPr>
        <w:t>。</w:t>
      </w:r>
    </w:p>
    <w:p w:rsidR="00233457" w:rsidRPr="002142C8" w:rsidRDefault="00320C7F" w:rsidP="00C75345">
      <w:pPr>
        <w:pStyle w:val="2"/>
        <w:spacing w:before="60" w:afterLines="50" w:after="156" w:line="240" w:lineRule="auto"/>
        <w:jc w:val="left"/>
        <w:rPr>
          <w:rFonts w:ascii="Times New Roman" w:eastAsia="宋体" w:hAnsi="Times New Roman" w:cs="Times New Roman"/>
          <w:sz w:val="28"/>
          <w:szCs w:val="28"/>
          <w:rPrChange w:id="323"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324" w:author="ghj" w:date="2018-05-25T14:12:00Z">
            <w:rPr>
              <w:rFonts w:ascii="宋体" w:eastAsia="宋体" w:hAnsi="宋体" w:hint="eastAsia"/>
              <w:sz w:val="28"/>
              <w:szCs w:val="28"/>
            </w:rPr>
          </w:rPrChange>
        </w:rPr>
        <w:t>1</w:t>
      </w:r>
      <w:r w:rsidRPr="002142C8">
        <w:rPr>
          <w:rFonts w:ascii="Times New Roman" w:eastAsia="宋体" w:hAnsi="Times New Roman" w:cs="Times New Roman"/>
          <w:sz w:val="28"/>
          <w:szCs w:val="28"/>
          <w:rPrChange w:id="325" w:author="ghj" w:date="2018-05-25T14:12:00Z">
            <w:rPr>
              <w:rFonts w:ascii="宋体" w:eastAsia="宋体" w:hAnsi="宋体"/>
              <w:sz w:val="28"/>
              <w:szCs w:val="28"/>
            </w:rPr>
          </w:rPrChange>
        </w:rPr>
        <w:t xml:space="preserve">.3 </w:t>
      </w:r>
      <w:r w:rsidRPr="002142C8">
        <w:rPr>
          <w:rFonts w:ascii="Times New Roman" w:eastAsia="宋体" w:hAnsi="Times New Roman" w:cs="Times New Roman"/>
          <w:sz w:val="28"/>
          <w:szCs w:val="28"/>
          <w:rPrChange w:id="326" w:author="ghj" w:date="2018-05-25T14:12:00Z">
            <w:rPr>
              <w:rFonts w:ascii="宋体" w:eastAsia="宋体" w:hAnsi="宋体" w:hint="eastAsia"/>
              <w:sz w:val="28"/>
              <w:szCs w:val="28"/>
            </w:rPr>
          </w:rPrChange>
        </w:rPr>
        <w:t>论文结构</w:t>
      </w:r>
    </w:p>
    <w:p w:rsidR="00233457" w:rsidRPr="002142C8" w:rsidRDefault="00233457" w:rsidP="00233457">
      <w:pPr>
        <w:widowControl/>
        <w:ind w:firstLineChars="200" w:firstLine="480"/>
        <w:jc w:val="left"/>
        <w:rPr>
          <w:rFonts w:ascii="Times New Roman" w:eastAsia="宋体" w:hAnsi="Times New Roman" w:cs="Times New Roman"/>
          <w:color w:val="000000" w:themeColor="text1"/>
          <w:kern w:val="0"/>
          <w:sz w:val="24"/>
          <w:szCs w:val="20"/>
          <w:rPrChange w:id="327"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28" w:author="ghj" w:date="2018-05-25T14:12:00Z">
            <w:rPr>
              <w:rFonts w:ascii="宋体" w:eastAsia="宋体" w:hAnsi="微软雅黑" w:cs="宋体" w:hint="eastAsia"/>
              <w:color w:val="000000" w:themeColor="text1"/>
              <w:kern w:val="0"/>
              <w:sz w:val="24"/>
              <w:szCs w:val="20"/>
            </w:rPr>
          </w:rPrChange>
        </w:rPr>
        <w:t>本论文的章节安排如下：</w:t>
      </w:r>
    </w:p>
    <w:p w:rsidR="00FC6647" w:rsidRPr="002142C8" w:rsidRDefault="00233457" w:rsidP="00233457">
      <w:pPr>
        <w:widowControl/>
        <w:ind w:firstLineChars="200" w:firstLine="480"/>
        <w:jc w:val="left"/>
        <w:rPr>
          <w:rFonts w:ascii="Times New Roman" w:eastAsia="宋体" w:hAnsi="Times New Roman" w:cs="Times New Roman"/>
          <w:color w:val="000000" w:themeColor="text1"/>
          <w:kern w:val="0"/>
          <w:sz w:val="24"/>
          <w:szCs w:val="20"/>
          <w:rPrChange w:id="329"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30" w:author="ghj" w:date="2018-05-25T14:12:00Z">
            <w:rPr>
              <w:rFonts w:ascii="宋体" w:eastAsia="宋体" w:hAnsi="微软雅黑" w:cs="宋体" w:hint="eastAsia"/>
              <w:color w:val="000000" w:themeColor="text1"/>
              <w:kern w:val="0"/>
              <w:sz w:val="24"/>
              <w:szCs w:val="20"/>
            </w:rPr>
          </w:rPrChange>
        </w:rPr>
        <w:t>第一章</w:t>
      </w:r>
      <w:r w:rsidR="00FC6647" w:rsidRPr="002142C8">
        <w:rPr>
          <w:rFonts w:ascii="Times New Roman" w:eastAsia="宋体" w:hAnsi="Times New Roman" w:cs="Times New Roman"/>
          <w:color w:val="000000" w:themeColor="text1"/>
          <w:kern w:val="0"/>
          <w:sz w:val="24"/>
          <w:szCs w:val="20"/>
          <w:rPrChange w:id="331" w:author="ghj" w:date="2018-05-25T14:12:00Z">
            <w:rPr>
              <w:rFonts w:ascii="宋体" w:eastAsia="宋体" w:hAnsi="微软雅黑" w:cs="宋体" w:hint="eastAsia"/>
              <w:color w:val="000000" w:themeColor="text1"/>
              <w:kern w:val="0"/>
              <w:sz w:val="24"/>
              <w:szCs w:val="20"/>
            </w:rPr>
          </w:rPrChange>
        </w:rPr>
        <w:t>：</w:t>
      </w:r>
      <w:del w:id="332" w:author="ghj" w:date="2018-05-25T12:12:00Z">
        <w:r w:rsidR="00FC6647" w:rsidRPr="002142C8" w:rsidDel="00666EA3">
          <w:rPr>
            <w:rFonts w:ascii="Times New Roman" w:eastAsia="宋体" w:hAnsi="Times New Roman" w:cs="Times New Roman"/>
            <w:color w:val="000000" w:themeColor="text1"/>
            <w:kern w:val="0"/>
            <w:sz w:val="24"/>
            <w:szCs w:val="20"/>
            <w:rPrChange w:id="333" w:author="ghj" w:date="2018-05-25T14:12:00Z">
              <w:rPr>
                <w:rFonts w:ascii="宋体" w:eastAsia="宋体" w:hAnsi="微软雅黑" w:cs="宋体" w:hint="eastAsia"/>
                <w:color w:val="000000" w:themeColor="text1"/>
                <w:kern w:val="0"/>
                <w:sz w:val="24"/>
                <w:szCs w:val="20"/>
              </w:rPr>
            </w:rPrChange>
          </w:rPr>
          <w:delText>引言：</w:delText>
        </w:r>
      </w:del>
      <w:r w:rsidR="00FC6647" w:rsidRPr="002142C8">
        <w:rPr>
          <w:rFonts w:ascii="Times New Roman" w:eastAsia="宋体" w:hAnsi="Times New Roman" w:cs="Times New Roman"/>
          <w:color w:val="000000" w:themeColor="text1"/>
          <w:kern w:val="0"/>
          <w:sz w:val="24"/>
          <w:szCs w:val="20"/>
          <w:rPrChange w:id="334" w:author="ghj" w:date="2018-05-25T14:12:00Z">
            <w:rPr>
              <w:rFonts w:ascii="宋体" w:eastAsia="宋体" w:hAnsi="微软雅黑" w:cs="宋体" w:hint="eastAsia"/>
              <w:color w:val="000000" w:themeColor="text1"/>
              <w:kern w:val="0"/>
              <w:sz w:val="24"/>
              <w:szCs w:val="20"/>
            </w:rPr>
          </w:rPrChange>
        </w:rPr>
        <w:t>主要介绍了课题提出的背景以及需要完成的任务；</w:t>
      </w:r>
    </w:p>
    <w:p w:rsidR="00FC6647" w:rsidRPr="002142C8" w:rsidRDefault="00FC6647" w:rsidP="00FC6647">
      <w:pPr>
        <w:widowControl/>
        <w:ind w:firstLineChars="200" w:firstLine="480"/>
        <w:jc w:val="left"/>
        <w:rPr>
          <w:rFonts w:ascii="Times New Roman" w:eastAsia="宋体" w:hAnsi="Times New Roman" w:cs="Times New Roman"/>
          <w:color w:val="000000" w:themeColor="text1"/>
          <w:kern w:val="0"/>
          <w:sz w:val="24"/>
          <w:szCs w:val="20"/>
          <w:rPrChange w:id="335"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36" w:author="ghj" w:date="2018-05-25T14:12:00Z">
            <w:rPr>
              <w:rFonts w:ascii="宋体" w:eastAsia="宋体" w:hAnsi="微软雅黑" w:cs="宋体" w:hint="eastAsia"/>
              <w:color w:val="000000" w:themeColor="text1"/>
              <w:kern w:val="0"/>
              <w:sz w:val="24"/>
              <w:szCs w:val="20"/>
            </w:rPr>
          </w:rPrChange>
        </w:rPr>
        <w:t>第二章：基于嵌入式的万能遥控器相关技术：主要讲了本系统中所涉及的主要技术。</w:t>
      </w:r>
    </w:p>
    <w:p w:rsidR="00FC6647" w:rsidRPr="002142C8" w:rsidRDefault="00FC6647" w:rsidP="00FC6647">
      <w:pPr>
        <w:widowControl/>
        <w:ind w:firstLineChars="200" w:firstLine="480"/>
        <w:jc w:val="left"/>
        <w:rPr>
          <w:rFonts w:ascii="Times New Roman" w:eastAsia="宋体" w:hAnsi="Times New Roman" w:cs="Times New Roman"/>
          <w:color w:val="000000" w:themeColor="text1"/>
          <w:kern w:val="0"/>
          <w:sz w:val="24"/>
          <w:szCs w:val="20"/>
          <w:rPrChange w:id="337"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38" w:author="ghj" w:date="2018-05-25T14:12:00Z">
            <w:rPr>
              <w:rFonts w:ascii="宋体" w:eastAsia="宋体" w:hAnsi="微软雅黑" w:cs="宋体" w:hint="eastAsia"/>
              <w:color w:val="000000" w:themeColor="text1"/>
              <w:kern w:val="0"/>
              <w:sz w:val="24"/>
              <w:szCs w:val="20"/>
            </w:rPr>
          </w:rPrChange>
        </w:rPr>
        <w:t>第三章：基于嵌入式的万能遥控器的设计与功能：介绍了万能遥控器的功能与设计方案；</w:t>
      </w:r>
    </w:p>
    <w:p w:rsidR="00FC6647" w:rsidRPr="002142C8" w:rsidRDefault="00FC6647" w:rsidP="00FC6647">
      <w:pPr>
        <w:widowControl/>
        <w:ind w:firstLineChars="200" w:firstLine="480"/>
        <w:jc w:val="left"/>
        <w:rPr>
          <w:rFonts w:ascii="Times New Roman" w:eastAsia="宋体" w:hAnsi="Times New Roman" w:cs="Times New Roman"/>
          <w:color w:val="000000" w:themeColor="text1"/>
          <w:kern w:val="0"/>
          <w:sz w:val="24"/>
          <w:szCs w:val="20"/>
          <w:rPrChange w:id="339"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40" w:author="ghj" w:date="2018-05-25T14:12:00Z">
            <w:rPr>
              <w:rFonts w:ascii="宋体" w:eastAsia="宋体" w:hAnsi="微软雅黑" w:cs="宋体" w:hint="eastAsia"/>
              <w:color w:val="000000" w:themeColor="text1"/>
              <w:kern w:val="0"/>
              <w:sz w:val="24"/>
              <w:szCs w:val="20"/>
            </w:rPr>
          </w:rPrChange>
        </w:rPr>
        <w:t>第四章：硬件设计：描述了在硬件方面的实现；</w:t>
      </w:r>
    </w:p>
    <w:p w:rsidR="00FC6647" w:rsidRPr="002142C8" w:rsidRDefault="00FC6647" w:rsidP="00FC6647">
      <w:pPr>
        <w:widowControl/>
        <w:ind w:firstLineChars="200" w:firstLine="480"/>
        <w:jc w:val="left"/>
        <w:rPr>
          <w:rFonts w:ascii="Times New Roman" w:eastAsia="宋体" w:hAnsi="Times New Roman" w:cs="Times New Roman"/>
          <w:color w:val="000000" w:themeColor="text1"/>
          <w:kern w:val="0"/>
          <w:sz w:val="24"/>
          <w:szCs w:val="20"/>
          <w:rPrChange w:id="341"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42" w:author="ghj" w:date="2018-05-25T14:12:00Z">
            <w:rPr>
              <w:rFonts w:ascii="宋体" w:eastAsia="宋体" w:hAnsi="微软雅黑" w:cs="宋体" w:hint="eastAsia"/>
              <w:color w:val="000000" w:themeColor="text1"/>
              <w:kern w:val="0"/>
              <w:sz w:val="24"/>
              <w:szCs w:val="20"/>
            </w:rPr>
          </w:rPrChange>
        </w:rPr>
        <w:t>第五章：</w:t>
      </w:r>
      <w:r w:rsidRPr="002142C8">
        <w:rPr>
          <w:rFonts w:ascii="Times New Roman" w:eastAsia="宋体" w:hAnsi="Times New Roman" w:cs="Times New Roman"/>
          <w:color w:val="000000" w:themeColor="text1"/>
          <w:kern w:val="0"/>
          <w:sz w:val="24"/>
          <w:szCs w:val="20"/>
          <w:rPrChange w:id="343" w:author="ghj" w:date="2018-05-25T14:12:00Z">
            <w:rPr>
              <w:rFonts w:ascii="宋体" w:eastAsia="宋体" w:hAnsi="微软雅黑" w:cs="宋体" w:hint="eastAsia"/>
              <w:color w:val="000000" w:themeColor="text1"/>
              <w:kern w:val="0"/>
              <w:sz w:val="24"/>
              <w:szCs w:val="20"/>
            </w:rPr>
          </w:rPrChange>
        </w:rPr>
        <w:t>WEB</w:t>
      </w:r>
      <w:r w:rsidRPr="002142C8">
        <w:rPr>
          <w:rFonts w:ascii="Times New Roman" w:eastAsia="宋体" w:hAnsi="Times New Roman" w:cs="Times New Roman"/>
          <w:color w:val="000000" w:themeColor="text1"/>
          <w:kern w:val="0"/>
          <w:sz w:val="24"/>
          <w:szCs w:val="20"/>
          <w:rPrChange w:id="344" w:author="ghj" w:date="2018-05-25T14:12:00Z">
            <w:rPr>
              <w:rFonts w:ascii="宋体" w:eastAsia="宋体" w:hAnsi="微软雅黑" w:cs="宋体" w:hint="eastAsia"/>
              <w:color w:val="000000" w:themeColor="text1"/>
              <w:kern w:val="0"/>
              <w:sz w:val="24"/>
              <w:szCs w:val="20"/>
            </w:rPr>
          </w:rPrChange>
        </w:rPr>
        <w:t>端设计：描述了远程遥控功能的实现；</w:t>
      </w:r>
    </w:p>
    <w:p w:rsidR="003927AD" w:rsidRPr="002142C8" w:rsidRDefault="00FC6647" w:rsidP="00FC6647">
      <w:pPr>
        <w:widowControl/>
        <w:ind w:firstLineChars="200" w:firstLine="480"/>
        <w:jc w:val="left"/>
        <w:rPr>
          <w:rFonts w:ascii="Times New Roman" w:eastAsia="宋体" w:hAnsi="Times New Roman" w:cs="Times New Roman"/>
          <w:color w:val="000000" w:themeColor="text1"/>
          <w:kern w:val="0"/>
          <w:sz w:val="24"/>
          <w:szCs w:val="20"/>
          <w:rPrChange w:id="345"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46" w:author="ghj" w:date="2018-05-25T14:12:00Z">
            <w:rPr>
              <w:rFonts w:ascii="宋体" w:eastAsia="宋体" w:hAnsi="微软雅黑" w:cs="宋体" w:hint="eastAsia"/>
              <w:color w:val="000000" w:themeColor="text1"/>
              <w:kern w:val="0"/>
              <w:sz w:val="24"/>
              <w:szCs w:val="20"/>
            </w:rPr>
          </w:rPrChange>
        </w:rPr>
        <w:t>第六章：总结</w:t>
      </w:r>
      <w:r w:rsidR="003927AD" w:rsidRPr="002142C8">
        <w:rPr>
          <w:rFonts w:ascii="Times New Roman" w:eastAsia="宋体" w:hAnsi="Times New Roman" w:cs="Times New Roman"/>
          <w:color w:val="000000" w:themeColor="text1"/>
          <w:kern w:val="0"/>
          <w:sz w:val="24"/>
          <w:szCs w:val="20"/>
          <w:rPrChange w:id="347" w:author="ghj" w:date="2018-05-25T14:12:00Z">
            <w:rPr>
              <w:rFonts w:ascii="宋体" w:eastAsia="宋体" w:hAnsi="微软雅黑" w:cs="宋体" w:hint="eastAsia"/>
              <w:color w:val="000000" w:themeColor="text1"/>
              <w:kern w:val="0"/>
              <w:sz w:val="24"/>
              <w:szCs w:val="20"/>
            </w:rPr>
          </w:rPrChange>
        </w:rPr>
        <w:t>；</w:t>
      </w:r>
    </w:p>
    <w:p w:rsidR="003927AD" w:rsidRPr="002142C8" w:rsidRDefault="003927AD" w:rsidP="003927AD">
      <w:pPr>
        <w:widowControl/>
        <w:ind w:firstLineChars="200" w:firstLine="480"/>
        <w:jc w:val="left"/>
        <w:rPr>
          <w:rFonts w:ascii="Times New Roman" w:eastAsia="宋体" w:hAnsi="Times New Roman" w:cs="Times New Roman"/>
          <w:color w:val="000000" w:themeColor="text1"/>
          <w:kern w:val="0"/>
          <w:sz w:val="24"/>
          <w:szCs w:val="20"/>
          <w:rPrChange w:id="348" w:author="ghj" w:date="2018-05-25T14:12:00Z">
            <w:rPr>
              <w:rFonts w:ascii="宋体" w:eastAsia="宋体" w:hAnsi="微软雅黑" w:cs="宋体"/>
              <w:color w:val="000000" w:themeColor="text1"/>
              <w:kern w:val="0"/>
              <w:sz w:val="24"/>
              <w:szCs w:val="20"/>
            </w:rPr>
          </w:rPrChange>
        </w:rPr>
      </w:pPr>
      <w:r w:rsidRPr="002142C8">
        <w:rPr>
          <w:rFonts w:ascii="Times New Roman" w:eastAsia="宋体" w:hAnsi="Times New Roman" w:cs="Times New Roman"/>
          <w:color w:val="000000" w:themeColor="text1"/>
          <w:kern w:val="0"/>
          <w:sz w:val="24"/>
          <w:szCs w:val="20"/>
          <w:rPrChange w:id="349" w:author="ghj" w:date="2018-05-25T14:12:00Z">
            <w:rPr>
              <w:rFonts w:ascii="宋体" w:eastAsia="宋体" w:hAnsi="微软雅黑" w:cs="宋体" w:hint="eastAsia"/>
              <w:color w:val="000000" w:themeColor="text1"/>
              <w:kern w:val="0"/>
              <w:sz w:val="24"/>
              <w:szCs w:val="20"/>
            </w:rPr>
          </w:rPrChange>
        </w:rPr>
        <w:t>第七章：展望：表达了作者对基于嵌入式的万能遥控器未来的期待。</w:t>
      </w:r>
    </w:p>
    <w:p w:rsidR="00320C7F" w:rsidRPr="002142C8" w:rsidRDefault="00320C7F" w:rsidP="00FC6647">
      <w:pPr>
        <w:widowControl/>
        <w:ind w:firstLineChars="200" w:firstLine="420"/>
        <w:jc w:val="left"/>
        <w:rPr>
          <w:rFonts w:ascii="Times New Roman" w:eastAsia="宋体" w:hAnsi="Times New Roman" w:cs="Times New Roman"/>
          <w:color w:val="000000" w:themeColor="text1"/>
          <w:kern w:val="0"/>
          <w:sz w:val="24"/>
          <w:szCs w:val="20"/>
          <w:rPrChange w:id="350" w:author="ghj" w:date="2018-05-25T14:12:00Z">
            <w:rPr>
              <w:rFonts w:ascii="宋体" w:eastAsia="宋体" w:hAnsi="微软雅黑" w:cs="宋体"/>
              <w:color w:val="000000" w:themeColor="text1"/>
              <w:kern w:val="0"/>
              <w:sz w:val="24"/>
              <w:szCs w:val="20"/>
            </w:rPr>
          </w:rPrChange>
        </w:rPr>
      </w:pPr>
      <w:r w:rsidRPr="002142C8">
        <w:rPr>
          <w:rFonts w:ascii="Times New Roman" w:hAnsi="Times New Roman" w:cs="Times New Roman"/>
          <w:rPrChange w:id="351" w:author="ghj" w:date="2018-05-25T14:12:00Z">
            <w:rPr/>
          </w:rPrChange>
        </w:rPr>
        <w:br w:type="page"/>
      </w:r>
    </w:p>
    <w:p w:rsidR="00CC246F" w:rsidRPr="002142C8" w:rsidRDefault="00FC6647" w:rsidP="00320C7F">
      <w:pPr>
        <w:pStyle w:val="1"/>
        <w:spacing w:after="156"/>
        <w:jc w:val="center"/>
        <w:rPr>
          <w:rFonts w:ascii="Times New Roman" w:hAnsi="Times New Roman" w:cs="Times New Roman"/>
          <w:rPrChange w:id="352" w:author="ghj" w:date="2018-05-25T14:12:00Z">
            <w:rPr/>
          </w:rPrChange>
        </w:rPr>
      </w:pPr>
      <w:r w:rsidRPr="002142C8">
        <w:rPr>
          <w:rFonts w:ascii="Times New Roman" w:hAnsi="Times New Roman" w:cs="Times New Roman"/>
          <w:rPrChange w:id="353" w:author="ghj" w:date="2018-05-25T14:12:00Z">
            <w:rPr>
              <w:rFonts w:hint="eastAsia"/>
            </w:rPr>
          </w:rPrChange>
        </w:rPr>
        <w:lastRenderedPageBreak/>
        <w:t>第二章</w:t>
      </w:r>
      <w:r w:rsidRPr="002142C8">
        <w:rPr>
          <w:rFonts w:ascii="Times New Roman" w:hAnsi="Times New Roman" w:cs="Times New Roman"/>
          <w:rPrChange w:id="354" w:author="ghj" w:date="2018-05-25T14:12:00Z">
            <w:rPr>
              <w:rFonts w:hint="eastAsia"/>
            </w:rPr>
          </w:rPrChange>
        </w:rPr>
        <w:t xml:space="preserve"> </w:t>
      </w:r>
      <w:r w:rsidR="001E6F30" w:rsidRPr="002142C8">
        <w:rPr>
          <w:rFonts w:ascii="Times New Roman" w:hAnsi="Times New Roman" w:cs="Times New Roman"/>
          <w:rPrChange w:id="355" w:author="ghj" w:date="2018-05-25T14:12:00Z">
            <w:rPr>
              <w:rFonts w:hint="eastAsia"/>
            </w:rPr>
          </w:rPrChange>
        </w:rPr>
        <w:t>基于嵌入式的万能遥控器相关技术</w:t>
      </w:r>
    </w:p>
    <w:p w:rsidR="00CC246F" w:rsidRPr="002142C8" w:rsidRDefault="00CC246F" w:rsidP="00CC246F">
      <w:pPr>
        <w:ind w:firstLineChars="200" w:firstLine="480"/>
        <w:rPr>
          <w:rFonts w:ascii="Times New Roman" w:eastAsia="宋体" w:hAnsi="Times New Roman" w:cs="Times New Roman"/>
          <w:sz w:val="24"/>
          <w:szCs w:val="24"/>
          <w:rPrChange w:id="356" w:author="ghj" w:date="2018-05-25T14:12:00Z">
            <w:rPr>
              <w:rFonts w:ascii="宋体" w:eastAsia="宋体" w:hAnsi="宋体"/>
              <w:sz w:val="24"/>
              <w:szCs w:val="24"/>
            </w:rPr>
          </w:rPrChange>
        </w:rPr>
      </w:pPr>
      <w:r w:rsidRPr="002142C8">
        <w:rPr>
          <w:rFonts w:ascii="Times New Roman" w:eastAsia="宋体" w:hAnsi="Times New Roman" w:cs="Times New Roman"/>
          <w:sz w:val="24"/>
          <w:szCs w:val="24"/>
          <w:rPrChange w:id="357" w:author="ghj" w:date="2018-05-25T14:12:00Z">
            <w:rPr>
              <w:rFonts w:ascii="宋体" w:eastAsia="宋体" w:hAnsi="宋体" w:hint="eastAsia"/>
              <w:sz w:val="24"/>
              <w:szCs w:val="24"/>
            </w:rPr>
          </w:rPrChange>
        </w:rPr>
        <w:t>本章节主要介绍本系统所</w:t>
      </w:r>
      <w:r w:rsidR="003661BA" w:rsidRPr="002142C8">
        <w:rPr>
          <w:rFonts w:ascii="Times New Roman" w:eastAsia="宋体" w:hAnsi="Times New Roman" w:cs="Times New Roman"/>
          <w:sz w:val="24"/>
          <w:szCs w:val="24"/>
          <w:rPrChange w:id="358" w:author="ghj" w:date="2018-05-25T14:12:00Z">
            <w:rPr>
              <w:rFonts w:ascii="宋体" w:eastAsia="宋体" w:hAnsi="宋体" w:hint="eastAsia"/>
              <w:sz w:val="24"/>
              <w:szCs w:val="24"/>
            </w:rPr>
          </w:rPrChange>
        </w:rPr>
        <w:t>用到的</w:t>
      </w:r>
      <w:proofErr w:type="gramStart"/>
      <w:r w:rsidRPr="002142C8">
        <w:rPr>
          <w:rFonts w:ascii="Times New Roman" w:eastAsia="宋体" w:hAnsi="Times New Roman" w:cs="Times New Roman"/>
          <w:sz w:val="24"/>
          <w:szCs w:val="24"/>
          <w:rPrChange w:id="359" w:author="ghj" w:date="2018-05-25T14:12:00Z">
            <w:rPr>
              <w:rFonts w:ascii="宋体" w:eastAsia="宋体" w:hAnsi="宋体" w:hint="eastAsia"/>
              <w:sz w:val="24"/>
              <w:szCs w:val="24"/>
            </w:rPr>
          </w:rPrChange>
        </w:rPr>
        <w:t>的</w:t>
      </w:r>
      <w:proofErr w:type="gramEnd"/>
      <w:r w:rsidR="003661BA" w:rsidRPr="002142C8">
        <w:rPr>
          <w:rFonts w:ascii="Times New Roman" w:eastAsia="宋体" w:hAnsi="Times New Roman" w:cs="Times New Roman"/>
          <w:sz w:val="24"/>
          <w:szCs w:val="24"/>
          <w:rPrChange w:id="360" w:author="ghj" w:date="2018-05-25T14:12:00Z">
            <w:rPr>
              <w:rFonts w:ascii="宋体" w:eastAsia="宋体" w:hAnsi="宋体" w:hint="eastAsia"/>
              <w:sz w:val="24"/>
              <w:szCs w:val="24"/>
            </w:rPr>
          </w:rPrChange>
        </w:rPr>
        <w:t>一些</w:t>
      </w:r>
      <w:r w:rsidRPr="002142C8">
        <w:rPr>
          <w:rFonts w:ascii="Times New Roman" w:eastAsia="宋体" w:hAnsi="Times New Roman" w:cs="Times New Roman"/>
          <w:sz w:val="24"/>
          <w:szCs w:val="24"/>
          <w:rPrChange w:id="361" w:author="ghj" w:date="2018-05-25T14:12:00Z">
            <w:rPr>
              <w:rFonts w:ascii="宋体" w:eastAsia="宋体" w:hAnsi="宋体" w:hint="eastAsia"/>
              <w:sz w:val="24"/>
              <w:szCs w:val="24"/>
            </w:rPr>
          </w:rPrChange>
        </w:rPr>
        <w:t>主要技术，如</w:t>
      </w:r>
      <w:r w:rsidRPr="002142C8">
        <w:rPr>
          <w:rFonts w:ascii="Times New Roman" w:eastAsia="宋体" w:hAnsi="Times New Roman" w:cs="Times New Roman"/>
          <w:sz w:val="24"/>
          <w:szCs w:val="24"/>
          <w:rPrChange w:id="362" w:author="ghj" w:date="2018-05-25T14:12:00Z">
            <w:rPr>
              <w:rFonts w:ascii="宋体" w:eastAsia="宋体" w:hAnsi="宋体" w:hint="eastAsia"/>
              <w:sz w:val="24"/>
              <w:szCs w:val="24"/>
            </w:rPr>
          </w:rPrChange>
        </w:rPr>
        <w:t>Python</w:t>
      </w:r>
      <w:r w:rsidRPr="002142C8">
        <w:rPr>
          <w:rFonts w:ascii="Times New Roman" w:eastAsia="宋体" w:hAnsi="Times New Roman" w:cs="Times New Roman"/>
          <w:sz w:val="24"/>
          <w:szCs w:val="24"/>
          <w:rPrChange w:id="363" w:author="ghj" w:date="2018-05-25T14:12:00Z">
            <w:rPr>
              <w:rFonts w:ascii="宋体" w:eastAsia="宋体" w:hAnsi="宋体" w:hint="eastAsia"/>
              <w:sz w:val="24"/>
              <w:szCs w:val="24"/>
            </w:rPr>
          </w:rPrChange>
        </w:rPr>
        <w:t>、</w:t>
      </w:r>
      <w:r w:rsidRPr="002142C8">
        <w:rPr>
          <w:rFonts w:ascii="Times New Roman" w:eastAsia="宋体" w:hAnsi="Times New Roman" w:cs="Times New Roman"/>
          <w:sz w:val="24"/>
          <w:szCs w:val="24"/>
          <w:rPrChange w:id="364" w:author="ghj" w:date="2018-05-25T14:12:00Z">
            <w:rPr>
              <w:rFonts w:ascii="宋体" w:eastAsia="宋体" w:hAnsi="宋体" w:hint="eastAsia"/>
              <w:sz w:val="24"/>
              <w:szCs w:val="24"/>
            </w:rPr>
          </w:rPrChange>
        </w:rPr>
        <w:t>SQLite</w:t>
      </w:r>
      <w:r w:rsidRPr="002142C8">
        <w:rPr>
          <w:rFonts w:ascii="Times New Roman" w:eastAsia="宋体" w:hAnsi="Times New Roman" w:cs="Times New Roman"/>
          <w:sz w:val="24"/>
          <w:szCs w:val="24"/>
          <w:rPrChange w:id="365" w:author="ghj" w:date="2018-05-25T14:12:00Z">
            <w:rPr>
              <w:rFonts w:ascii="宋体" w:eastAsia="宋体" w:hAnsi="宋体"/>
              <w:sz w:val="24"/>
              <w:szCs w:val="24"/>
            </w:rPr>
          </w:rPrChange>
        </w:rPr>
        <w:t>3</w:t>
      </w:r>
      <w:r w:rsidRPr="002142C8">
        <w:rPr>
          <w:rFonts w:ascii="Times New Roman" w:eastAsia="宋体" w:hAnsi="Times New Roman" w:cs="Times New Roman"/>
          <w:sz w:val="24"/>
          <w:szCs w:val="24"/>
          <w:rPrChange w:id="366" w:author="ghj" w:date="2018-05-25T14:12:00Z">
            <w:rPr>
              <w:rFonts w:ascii="宋体" w:eastAsia="宋体" w:hAnsi="宋体" w:hint="eastAsia"/>
              <w:sz w:val="24"/>
              <w:szCs w:val="24"/>
            </w:rPr>
          </w:rPrChange>
        </w:rPr>
        <w:t>、</w:t>
      </w:r>
      <w:r w:rsidR="00737FAE" w:rsidRPr="002142C8">
        <w:rPr>
          <w:rFonts w:ascii="Times New Roman" w:eastAsia="宋体" w:hAnsi="Times New Roman" w:cs="Times New Roman"/>
          <w:sz w:val="24"/>
          <w:szCs w:val="24"/>
          <w:rPrChange w:id="367" w:author="ghj" w:date="2018-05-25T14:12:00Z">
            <w:rPr>
              <w:rFonts w:ascii="宋体" w:eastAsia="宋体" w:hAnsi="宋体" w:hint="eastAsia"/>
              <w:sz w:val="24"/>
              <w:szCs w:val="24"/>
            </w:rPr>
          </w:rPrChange>
        </w:rPr>
        <w:t>Redis</w:t>
      </w:r>
      <w:r w:rsidR="00737FAE" w:rsidRPr="002142C8">
        <w:rPr>
          <w:rFonts w:ascii="Times New Roman" w:eastAsia="宋体" w:hAnsi="Times New Roman" w:cs="Times New Roman"/>
          <w:sz w:val="24"/>
          <w:szCs w:val="24"/>
          <w:rPrChange w:id="368" w:author="ghj" w:date="2018-05-25T14:12:00Z">
            <w:rPr>
              <w:rFonts w:ascii="宋体" w:eastAsia="宋体" w:hAnsi="宋体" w:hint="eastAsia"/>
              <w:sz w:val="24"/>
              <w:szCs w:val="24"/>
            </w:rPr>
          </w:rPrChange>
        </w:rPr>
        <w:t>、</w:t>
      </w:r>
      <w:r w:rsidRPr="002142C8">
        <w:rPr>
          <w:rFonts w:ascii="Times New Roman" w:eastAsia="宋体" w:hAnsi="Times New Roman" w:cs="Times New Roman"/>
          <w:sz w:val="24"/>
          <w:szCs w:val="24"/>
          <w:rPrChange w:id="369" w:author="ghj" w:date="2018-05-25T14:12:00Z">
            <w:rPr>
              <w:rFonts w:ascii="宋体" w:eastAsia="宋体" w:hAnsi="宋体" w:hint="eastAsia"/>
              <w:sz w:val="24"/>
              <w:szCs w:val="24"/>
            </w:rPr>
          </w:rPrChange>
        </w:rPr>
        <w:t>HTML</w:t>
      </w:r>
      <w:r w:rsidRPr="002142C8">
        <w:rPr>
          <w:rFonts w:ascii="Times New Roman" w:eastAsia="宋体" w:hAnsi="Times New Roman" w:cs="Times New Roman"/>
          <w:sz w:val="24"/>
          <w:szCs w:val="24"/>
          <w:rPrChange w:id="370" w:author="ghj" w:date="2018-05-25T14:12:00Z">
            <w:rPr>
              <w:rFonts w:ascii="宋体" w:eastAsia="宋体" w:hAnsi="宋体" w:hint="eastAsia"/>
              <w:sz w:val="24"/>
              <w:szCs w:val="24"/>
            </w:rPr>
          </w:rPrChange>
        </w:rPr>
        <w:t>、</w:t>
      </w:r>
      <w:r w:rsidRPr="002142C8">
        <w:rPr>
          <w:rFonts w:ascii="Times New Roman" w:eastAsia="宋体" w:hAnsi="Times New Roman" w:cs="Times New Roman"/>
          <w:sz w:val="24"/>
          <w:szCs w:val="24"/>
          <w:rPrChange w:id="371" w:author="ghj" w:date="2018-05-25T14:12:00Z">
            <w:rPr>
              <w:rFonts w:ascii="宋体" w:eastAsia="宋体" w:hAnsi="宋体" w:hint="eastAsia"/>
              <w:sz w:val="24"/>
              <w:szCs w:val="24"/>
            </w:rPr>
          </w:rPrChange>
        </w:rPr>
        <w:t>Django</w:t>
      </w:r>
      <w:r w:rsidRPr="002142C8">
        <w:rPr>
          <w:rFonts w:ascii="Times New Roman" w:eastAsia="宋体" w:hAnsi="Times New Roman" w:cs="Times New Roman"/>
          <w:sz w:val="24"/>
          <w:szCs w:val="24"/>
          <w:rPrChange w:id="372" w:author="ghj" w:date="2018-05-25T14:12:00Z">
            <w:rPr>
              <w:rFonts w:ascii="宋体" w:eastAsia="宋体" w:hAnsi="宋体" w:hint="eastAsia"/>
              <w:sz w:val="24"/>
              <w:szCs w:val="24"/>
            </w:rPr>
          </w:rPrChange>
        </w:rPr>
        <w:t>框架以及</w:t>
      </w:r>
      <w:r w:rsidRPr="002142C8">
        <w:rPr>
          <w:rFonts w:ascii="Times New Roman" w:eastAsia="宋体" w:hAnsi="Times New Roman" w:cs="Times New Roman"/>
          <w:sz w:val="24"/>
          <w:szCs w:val="24"/>
          <w:rPrChange w:id="373" w:author="ghj" w:date="2018-05-25T14:12:00Z">
            <w:rPr>
              <w:rFonts w:ascii="宋体" w:eastAsia="宋体" w:hAnsi="宋体" w:hint="eastAsia"/>
              <w:sz w:val="24"/>
              <w:szCs w:val="24"/>
            </w:rPr>
          </w:rPrChange>
        </w:rPr>
        <w:t>Raspberry</w:t>
      </w:r>
      <w:r w:rsidRPr="002142C8">
        <w:rPr>
          <w:rFonts w:ascii="Times New Roman" w:eastAsia="宋体" w:hAnsi="Times New Roman" w:cs="Times New Roman"/>
          <w:sz w:val="24"/>
          <w:szCs w:val="24"/>
          <w:rPrChange w:id="374" w:author="ghj" w:date="2018-05-25T14:12:00Z">
            <w:rPr>
              <w:rFonts w:ascii="宋体" w:eastAsia="宋体" w:hAnsi="宋体"/>
              <w:sz w:val="24"/>
              <w:szCs w:val="24"/>
            </w:rPr>
          </w:rPrChange>
        </w:rPr>
        <w:t xml:space="preserve"> </w:t>
      </w:r>
      <w:r w:rsidRPr="002142C8">
        <w:rPr>
          <w:rFonts w:ascii="Times New Roman" w:eastAsia="宋体" w:hAnsi="Times New Roman" w:cs="Times New Roman"/>
          <w:sz w:val="24"/>
          <w:szCs w:val="24"/>
          <w:rPrChange w:id="375" w:author="ghj" w:date="2018-05-25T14:12:00Z">
            <w:rPr>
              <w:rFonts w:ascii="宋体" w:eastAsia="宋体" w:hAnsi="宋体" w:hint="eastAsia"/>
              <w:sz w:val="24"/>
              <w:szCs w:val="24"/>
            </w:rPr>
          </w:rPrChange>
        </w:rPr>
        <w:t>Pi</w:t>
      </w:r>
      <w:r w:rsidRPr="002142C8">
        <w:rPr>
          <w:rFonts w:ascii="Times New Roman" w:eastAsia="宋体" w:hAnsi="Times New Roman" w:cs="Times New Roman"/>
          <w:sz w:val="24"/>
          <w:szCs w:val="24"/>
          <w:rPrChange w:id="376" w:author="ghj" w:date="2018-05-25T14:12:00Z">
            <w:rPr>
              <w:rFonts w:ascii="宋体" w:eastAsia="宋体" w:hAnsi="宋体" w:hint="eastAsia"/>
              <w:sz w:val="24"/>
              <w:szCs w:val="24"/>
            </w:rPr>
          </w:rPrChange>
        </w:rPr>
        <w:t>的</w:t>
      </w:r>
      <w:r w:rsidRPr="002142C8">
        <w:rPr>
          <w:rFonts w:ascii="Times New Roman" w:eastAsia="宋体" w:hAnsi="Times New Roman" w:cs="Times New Roman"/>
          <w:sz w:val="24"/>
          <w:szCs w:val="24"/>
          <w:rPrChange w:id="377" w:author="ghj" w:date="2018-05-25T14:12:00Z">
            <w:rPr>
              <w:rFonts w:ascii="宋体" w:eastAsia="宋体" w:hAnsi="宋体" w:hint="eastAsia"/>
              <w:sz w:val="24"/>
              <w:szCs w:val="24"/>
            </w:rPr>
          </w:rPrChange>
        </w:rPr>
        <w:t>GPIO</w:t>
      </w:r>
      <w:r w:rsidRPr="002142C8">
        <w:rPr>
          <w:rFonts w:ascii="Times New Roman" w:eastAsia="宋体" w:hAnsi="Times New Roman" w:cs="Times New Roman"/>
          <w:sz w:val="24"/>
          <w:szCs w:val="24"/>
          <w:rPrChange w:id="378" w:author="ghj" w:date="2018-05-25T14:12:00Z">
            <w:rPr>
              <w:rFonts w:ascii="宋体" w:eastAsia="宋体" w:hAnsi="宋体" w:hint="eastAsia"/>
              <w:sz w:val="24"/>
              <w:szCs w:val="24"/>
            </w:rPr>
          </w:rPrChange>
        </w:rPr>
        <w:t>编程</w:t>
      </w:r>
      <w:r w:rsidR="0006129D" w:rsidRPr="002142C8">
        <w:rPr>
          <w:rFonts w:ascii="Times New Roman" w:eastAsia="宋体" w:hAnsi="Times New Roman" w:cs="Times New Roman"/>
          <w:sz w:val="24"/>
          <w:szCs w:val="24"/>
          <w:rPrChange w:id="379" w:author="ghj" w:date="2018-05-25T14:12:00Z">
            <w:rPr>
              <w:rFonts w:ascii="宋体" w:eastAsia="宋体" w:hAnsi="宋体" w:hint="eastAsia"/>
              <w:sz w:val="24"/>
              <w:szCs w:val="24"/>
            </w:rPr>
          </w:rPrChange>
        </w:rPr>
        <w:t>、</w:t>
      </w:r>
      <w:r w:rsidRPr="002142C8">
        <w:rPr>
          <w:rFonts w:ascii="Times New Roman" w:eastAsia="宋体" w:hAnsi="Times New Roman" w:cs="Times New Roman"/>
          <w:sz w:val="24"/>
          <w:szCs w:val="24"/>
          <w:rPrChange w:id="380" w:author="ghj" w:date="2018-05-25T14:12:00Z">
            <w:rPr>
              <w:rFonts w:ascii="宋体" w:eastAsia="宋体" w:hAnsi="宋体" w:hint="eastAsia"/>
              <w:sz w:val="24"/>
              <w:szCs w:val="24"/>
            </w:rPr>
          </w:rPrChange>
        </w:rPr>
        <w:t>Ubuntu</w:t>
      </w:r>
      <w:r w:rsidRPr="002142C8">
        <w:rPr>
          <w:rFonts w:ascii="Times New Roman" w:eastAsia="宋体" w:hAnsi="Times New Roman" w:cs="Times New Roman"/>
          <w:sz w:val="24"/>
          <w:szCs w:val="24"/>
          <w:rPrChange w:id="381" w:author="ghj" w:date="2018-05-25T14:12:00Z">
            <w:rPr>
              <w:rFonts w:ascii="宋体" w:eastAsia="宋体" w:hAnsi="宋体" w:hint="eastAsia"/>
              <w:sz w:val="24"/>
              <w:szCs w:val="24"/>
            </w:rPr>
          </w:rPrChange>
        </w:rPr>
        <w:t>系统</w:t>
      </w:r>
      <w:r w:rsidR="0006129D" w:rsidRPr="002142C8">
        <w:rPr>
          <w:rFonts w:ascii="Times New Roman" w:eastAsia="宋体" w:hAnsi="Times New Roman" w:cs="Times New Roman"/>
          <w:sz w:val="24"/>
          <w:szCs w:val="24"/>
          <w:rPrChange w:id="382" w:author="ghj" w:date="2018-05-25T14:12:00Z">
            <w:rPr>
              <w:rFonts w:ascii="宋体" w:eastAsia="宋体" w:hAnsi="宋体" w:hint="eastAsia"/>
              <w:sz w:val="24"/>
              <w:szCs w:val="24"/>
            </w:rPr>
          </w:rPrChange>
        </w:rPr>
        <w:t>以及</w:t>
      </w:r>
      <w:r w:rsidR="0006129D" w:rsidRPr="002142C8">
        <w:rPr>
          <w:rFonts w:ascii="Times New Roman" w:eastAsia="宋体" w:hAnsi="Times New Roman" w:cs="Times New Roman"/>
          <w:sz w:val="24"/>
          <w:szCs w:val="24"/>
          <w:rPrChange w:id="383" w:author="ghj" w:date="2018-05-25T14:12:00Z">
            <w:rPr>
              <w:rFonts w:ascii="宋体" w:eastAsia="宋体" w:hAnsi="宋体" w:hint="eastAsia"/>
              <w:sz w:val="24"/>
              <w:szCs w:val="24"/>
            </w:rPr>
          </w:rPrChange>
        </w:rPr>
        <w:t>Lirc</w:t>
      </w:r>
      <w:r w:rsidRPr="002142C8">
        <w:rPr>
          <w:rFonts w:ascii="Times New Roman" w:eastAsia="宋体" w:hAnsi="Times New Roman" w:cs="Times New Roman"/>
          <w:sz w:val="24"/>
          <w:szCs w:val="24"/>
          <w:rPrChange w:id="384" w:author="ghj" w:date="2018-05-25T14:12:00Z">
            <w:rPr>
              <w:rFonts w:ascii="宋体" w:eastAsia="宋体" w:hAnsi="宋体" w:hint="eastAsia"/>
              <w:sz w:val="24"/>
              <w:szCs w:val="24"/>
            </w:rPr>
          </w:rPrChange>
        </w:rPr>
        <w:t>。</w:t>
      </w:r>
    </w:p>
    <w:p w:rsidR="00CC246F" w:rsidRPr="002142C8" w:rsidRDefault="00CC246F" w:rsidP="003927AD">
      <w:pPr>
        <w:pStyle w:val="2"/>
        <w:spacing w:before="60" w:afterLines="50" w:after="156" w:line="240" w:lineRule="auto"/>
        <w:jc w:val="left"/>
        <w:rPr>
          <w:rFonts w:ascii="Times New Roman" w:eastAsia="宋体" w:hAnsi="Times New Roman" w:cs="Times New Roman"/>
          <w:sz w:val="28"/>
          <w:szCs w:val="28"/>
          <w:rPrChange w:id="385"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386" w:author="ghj" w:date="2018-05-25T14:12:00Z">
            <w:rPr>
              <w:rFonts w:ascii="宋体" w:eastAsia="宋体" w:hAnsi="宋体"/>
              <w:sz w:val="28"/>
              <w:szCs w:val="28"/>
            </w:rPr>
          </w:rPrChange>
        </w:rPr>
        <w:t xml:space="preserve">2.1 </w:t>
      </w:r>
      <w:r w:rsidRPr="002142C8">
        <w:rPr>
          <w:rFonts w:ascii="Times New Roman" w:eastAsia="宋体" w:hAnsi="Times New Roman" w:cs="Times New Roman"/>
          <w:sz w:val="28"/>
          <w:szCs w:val="28"/>
          <w:rPrChange w:id="387" w:author="ghj" w:date="2018-05-25T14:12:00Z">
            <w:rPr>
              <w:rFonts w:ascii="宋体" w:eastAsia="宋体" w:hAnsi="宋体" w:hint="eastAsia"/>
              <w:sz w:val="28"/>
              <w:szCs w:val="28"/>
            </w:rPr>
          </w:rPrChange>
        </w:rPr>
        <w:t>Python</w:t>
      </w:r>
      <w:r w:rsidRPr="002142C8">
        <w:rPr>
          <w:rFonts w:ascii="Times New Roman" w:eastAsia="宋体" w:hAnsi="Times New Roman" w:cs="Times New Roman"/>
          <w:sz w:val="28"/>
          <w:szCs w:val="28"/>
          <w:rPrChange w:id="388" w:author="ghj" w:date="2018-05-25T14:12:00Z">
            <w:rPr>
              <w:rFonts w:ascii="宋体" w:eastAsia="宋体" w:hAnsi="宋体" w:hint="eastAsia"/>
              <w:sz w:val="28"/>
              <w:szCs w:val="28"/>
            </w:rPr>
          </w:rPrChange>
        </w:rPr>
        <w:t>介绍</w:t>
      </w:r>
    </w:p>
    <w:p w:rsidR="0073451A" w:rsidRPr="002142C8" w:rsidRDefault="0073451A" w:rsidP="0073451A">
      <w:pPr>
        <w:pStyle w:val="3"/>
        <w:rPr>
          <w:rFonts w:ascii="Times New Roman" w:hAnsi="Times New Roman" w:cs="Times New Roman"/>
          <w:rPrChange w:id="389" w:author="ghj" w:date="2018-05-25T14:12:00Z">
            <w:rPr>
              <w:rFonts w:ascii="Times New Roman" w:hAnsi="Times New Roman" w:cs="Times New Roman"/>
            </w:rPr>
          </w:rPrChange>
        </w:rPr>
      </w:pPr>
      <w:r w:rsidRPr="002142C8">
        <w:rPr>
          <w:rFonts w:ascii="Times New Roman" w:hAnsi="Times New Roman" w:cs="Times New Roman"/>
          <w:rPrChange w:id="390" w:author="ghj" w:date="2018-05-25T14:12:00Z">
            <w:rPr>
              <w:rFonts w:ascii="Times New Roman" w:hAnsi="Times New Roman" w:cs="Times New Roman"/>
            </w:rPr>
          </w:rPrChange>
        </w:rPr>
        <w:t>2.1</w:t>
      </w:r>
      <w:r w:rsidRPr="002142C8">
        <w:rPr>
          <w:rFonts w:ascii="Times New Roman" w:hAnsi="Times New Roman" w:cs="Times New Roman"/>
          <w:rPrChange w:id="391" w:author="ghj" w:date="2018-05-25T14:12:00Z">
            <w:rPr>
              <w:rFonts w:ascii="Times New Roman" w:hAnsi="Times New Roman" w:cs="Times New Roman" w:hint="eastAsia"/>
            </w:rPr>
          </w:rPrChange>
        </w:rPr>
        <w:t>.1</w:t>
      </w:r>
      <w:r w:rsidRPr="002142C8">
        <w:rPr>
          <w:rFonts w:ascii="Times New Roman" w:hAnsi="Times New Roman" w:cs="Times New Roman"/>
          <w:rPrChange w:id="392" w:author="ghj" w:date="2018-05-25T14:12:00Z">
            <w:rPr>
              <w:rFonts w:ascii="Times New Roman" w:hAnsi="Times New Roman" w:cs="Times New Roman"/>
            </w:rPr>
          </w:rPrChange>
        </w:rPr>
        <w:t xml:space="preserve"> </w:t>
      </w:r>
      <w:r w:rsidRPr="002142C8">
        <w:rPr>
          <w:rFonts w:ascii="Times New Roman" w:hAnsi="Times New Roman" w:cs="Times New Roman"/>
          <w:rPrChange w:id="393" w:author="ghj" w:date="2018-05-25T14:12:00Z">
            <w:rPr>
              <w:rFonts w:ascii="Times New Roman" w:hAnsi="Times New Roman" w:cs="Times New Roman" w:hint="eastAsia"/>
            </w:rPr>
          </w:rPrChange>
        </w:rPr>
        <w:t>Python</w:t>
      </w:r>
      <w:r w:rsidRPr="002142C8">
        <w:rPr>
          <w:rFonts w:ascii="Times New Roman" w:hAnsi="Times New Roman" w:cs="Times New Roman"/>
          <w:rPrChange w:id="394" w:author="ghj" w:date="2018-05-25T14:12:00Z">
            <w:rPr>
              <w:rFonts w:ascii="Times New Roman" w:hAnsi="Times New Roman" w:cs="Times New Roman" w:hint="eastAsia"/>
            </w:rPr>
          </w:rPrChange>
        </w:rPr>
        <w:t>简介</w:t>
      </w:r>
    </w:p>
    <w:p w:rsidR="00CC246F" w:rsidRPr="002142C8" w:rsidRDefault="00CC246F" w:rsidP="00CC246F">
      <w:pPr>
        <w:ind w:firstLineChars="200" w:firstLine="480"/>
        <w:rPr>
          <w:rFonts w:ascii="Times New Roman" w:eastAsia="宋体" w:hAnsi="Times New Roman" w:cs="Times New Roman"/>
          <w:sz w:val="24"/>
          <w:szCs w:val="24"/>
          <w:rPrChange w:id="395"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96"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397" w:author="ghj" w:date="2018-05-25T14:12:00Z">
            <w:rPr>
              <w:rFonts w:ascii="Times New Roman" w:eastAsia="宋体" w:hAnsi="Times New Roman" w:cs="Times New Roman" w:hint="eastAsia"/>
              <w:sz w:val="24"/>
              <w:szCs w:val="24"/>
            </w:rPr>
          </w:rPrChange>
        </w:rPr>
        <w:t>是一种简洁</w:t>
      </w:r>
      <w:r w:rsidR="00FD2A57" w:rsidRPr="002142C8">
        <w:rPr>
          <w:rFonts w:ascii="Times New Roman" w:eastAsia="宋体" w:hAnsi="Times New Roman" w:cs="Times New Roman"/>
          <w:sz w:val="24"/>
          <w:szCs w:val="24"/>
          <w:rPrChange w:id="398" w:author="ghj" w:date="2018-05-25T14:12:00Z">
            <w:rPr>
              <w:rFonts w:ascii="Times New Roman" w:eastAsia="宋体" w:hAnsi="Times New Roman" w:cs="Times New Roman" w:hint="eastAsia"/>
              <w:sz w:val="24"/>
              <w:szCs w:val="24"/>
            </w:rPr>
          </w:rPrChange>
        </w:rPr>
        <w:t>并且能简单上手的非编译</w:t>
      </w:r>
      <w:r w:rsidRPr="002142C8">
        <w:rPr>
          <w:rFonts w:ascii="Times New Roman" w:eastAsia="宋体" w:hAnsi="Times New Roman" w:cs="Times New Roman"/>
          <w:sz w:val="24"/>
          <w:szCs w:val="24"/>
          <w:rPrChange w:id="399" w:author="ghj" w:date="2018-05-25T14:12:00Z">
            <w:rPr>
              <w:rFonts w:ascii="Times New Roman" w:eastAsia="宋体" w:hAnsi="Times New Roman" w:cs="Times New Roman" w:hint="eastAsia"/>
              <w:sz w:val="24"/>
              <w:szCs w:val="24"/>
            </w:rPr>
          </w:rPrChange>
        </w:rPr>
        <w:t>语言，</w:t>
      </w:r>
      <w:r w:rsidR="00737FAE" w:rsidRPr="002142C8">
        <w:rPr>
          <w:rFonts w:ascii="Times New Roman" w:eastAsia="宋体" w:hAnsi="Times New Roman" w:cs="Times New Roman"/>
          <w:sz w:val="24"/>
          <w:szCs w:val="24"/>
          <w:rPrChange w:id="400" w:author="ghj" w:date="2018-05-25T14:12:00Z">
            <w:rPr>
              <w:rFonts w:ascii="Times New Roman" w:eastAsia="宋体" w:hAnsi="Times New Roman" w:cs="Times New Roman" w:hint="eastAsia"/>
              <w:sz w:val="24"/>
              <w:szCs w:val="24"/>
            </w:rPr>
          </w:rPrChange>
        </w:rPr>
        <w:t>大部分人也叫它为脚本语言，</w:t>
      </w:r>
      <w:r w:rsidR="003661BA" w:rsidRPr="002142C8">
        <w:rPr>
          <w:rFonts w:ascii="Times New Roman" w:eastAsia="宋体" w:hAnsi="Times New Roman" w:cs="Times New Roman"/>
          <w:sz w:val="24"/>
          <w:szCs w:val="24"/>
          <w:rPrChange w:id="401" w:author="ghj" w:date="2018-05-25T14:12:00Z">
            <w:rPr>
              <w:rFonts w:ascii="Times New Roman" w:eastAsia="宋体" w:hAnsi="Times New Roman" w:cs="Times New Roman" w:hint="eastAsia"/>
              <w:sz w:val="24"/>
              <w:szCs w:val="24"/>
            </w:rPr>
          </w:rPrChange>
        </w:rPr>
        <w:t>它没有编译这个环节，和</w:t>
      </w:r>
      <w:r w:rsidR="00737FAE" w:rsidRPr="002142C8">
        <w:rPr>
          <w:rFonts w:ascii="Times New Roman" w:eastAsia="宋体" w:hAnsi="Times New Roman" w:cs="Times New Roman"/>
          <w:sz w:val="24"/>
          <w:szCs w:val="24"/>
          <w:rPrChange w:id="402" w:author="ghj" w:date="2018-05-25T14:12:00Z">
            <w:rPr>
              <w:rFonts w:ascii="Times New Roman" w:eastAsia="宋体" w:hAnsi="Times New Roman" w:cs="Times New Roman"/>
              <w:sz w:val="24"/>
              <w:szCs w:val="24"/>
            </w:rPr>
          </w:rPrChange>
        </w:rPr>
        <w:t>PHP</w:t>
      </w:r>
      <w:r w:rsidR="00FD2A57" w:rsidRPr="002142C8">
        <w:rPr>
          <w:rFonts w:ascii="Times New Roman" w:eastAsia="宋体" w:hAnsi="Times New Roman" w:cs="Times New Roman"/>
          <w:sz w:val="24"/>
          <w:szCs w:val="24"/>
          <w:rPrChange w:id="403" w:author="ghj" w:date="2018-05-25T14:12:00Z">
            <w:rPr>
              <w:rFonts w:ascii="Times New Roman" w:eastAsia="宋体" w:hAnsi="Times New Roman" w:cs="Times New Roman" w:hint="eastAsia"/>
              <w:sz w:val="24"/>
              <w:szCs w:val="24"/>
            </w:rPr>
          </w:rPrChange>
        </w:rPr>
        <w:t>、</w:t>
      </w:r>
      <w:r w:rsidR="00FD2A57" w:rsidRPr="002142C8">
        <w:rPr>
          <w:rFonts w:ascii="Times New Roman" w:eastAsia="宋体" w:hAnsi="Times New Roman" w:cs="Times New Roman"/>
          <w:sz w:val="24"/>
          <w:szCs w:val="24"/>
          <w:rPrChange w:id="404" w:author="ghj" w:date="2018-05-25T14:12:00Z">
            <w:rPr>
              <w:rFonts w:ascii="Times New Roman" w:eastAsia="宋体" w:hAnsi="Times New Roman" w:cs="Times New Roman" w:hint="eastAsia"/>
              <w:sz w:val="24"/>
              <w:szCs w:val="24"/>
            </w:rPr>
          </w:rPrChange>
        </w:rPr>
        <w:t>shell</w:t>
      </w:r>
      <w:r w:rsidR="003661BA" w:rsidRPr="002142C8">
        <w:rPr>
          <w:rFonts w:ascii="Times New Roman" w:eastAsia="宋体" w:hAnsi="Times New Roman" w:cs="Times New Roman"/>
          <w:sz w:val="24"/>
          <w:szCs w:val="24"/>
          <w:rPrChange w:id="405" w:author="ghj" w:date="2018-05-25T14:12:00Z">
            <w:rPr>
              <w:rFonts w:ascii="Times New Roman" w:eastAsia="宋体" w:hAnsi="Times New Roman" w:cs="Times New Roman" w:hint="eastAsia"/>
              <w:sz w:val="24"/>
              <w:szCs w:val="24"/>
            </w:rPr>
          </w:rPrChange>
        </w:rPr>
        <w:t>以及</w:t>
      </w:r>
      <w:r w:rsidR="00737FAE" w:rsidRPr="002142C8">
        <w:rPr>
          <w:rFonts w:ascii="Times New Roman" w:eastAsia="宋体" w:hAnsi="Times New Roman" w:cs="Times New Roman"/>
          <w:sz w:val="24"/>
          <w:szCs w:val="24"/>
          <w:rPrChange w:id="406" w:author="ghj" w:date="2018-05-25T14:12:00Z">
            <w:rPr>
              <w:rFonts w:ascii="Times New Roman" w:eastAsia="宋体" w:hAnsi="Times New Roman" w:cs="Times New Roman"/>
              <w:sz w:val="24"/>
              <w:szCs w:val="24"/>
            </w:rPr>
          </w:rPrChange>
        </w:rPr>
        <w:t>Perl</w:t>
      </w:r>
      <w:r w:rsidR="00737FAE" w:rsidRPr="002142C8">
        <w:rPr>
          <w:rFonts w:ascii="Times New Roman" w:eastAsia="宋体" w:hAnsi="Times New Roman" w:cs="Times New Roman"/>
          <w:sz w:val="24"/>
          <w:szCs w:val="24"/>
          <w:rPrChange w:id="407" w:author="ghj" w:date="2018-05-25T14:12:00Z">
            <w:rPr>
              <w:rFonts w:ascii="Times New Roman" w:eastAsia="宋体" w:hAnsi="Times New Roman" w:cs="Times New Roman" w:hint="eastAsia"/>
              <w:sz w:val="24"/>
              <w:szCs w:val="24"/>
            </w:rPr>
          </w:rPrChange>
        </w:rPr>
        <w:t>语言</w:t>
      </w:r>
      <w:r w:rsidR="003661BA" w:rsidRPr="002142C8">
        <w:rPr>
          <w:rFonts w:ascii="Times New Roman" w:eastAsia="宋体" w:hAnsi="Times New Roman" w:cs="Times New Roman"/>
          <w:sz w:val="24"/>
          <w:szCs w:val="24"/>
          <w:rPrChange w:id="408" w:author="ghj" w:date="2018-05-25T14:12:00Z">
            <w:rPr>
              <w:rFonts w:ascii="Times New Roman" w:eastAsia="宋体" w:hAnsi="Times New Roman" w:cs="Times New Roman" w:hint="eastAsia"/>
              <w:sz w:val="24"/>
              <w:szCs w:val="24"/>
            </w:rPr>
          </w:rPrChange>
        </w:rPr>
        <w:t>有些许相似之处</w:t>
      </w:r>
      <w:r w:rsidR="00737FAE" w:rsidRPr="002142C8">
        <w:rPr>
          <w:rFonts w:ascii="Times New Roman" w:eastAsia="宋体" w:hAnsi="Times New Roman" w:cs="Times New Roman"/>
          <w:sz w:val="24"/>
          <w:szCs w:val="24"/>
          <w:rPrChange w:id="409" w:author="ghj" w:date="2018-05-25T14:12:00Z">
            <w:rPr>
              <w:rFonts w:ascii="Times New Roman" w:eastAsia="宋体" w:hAnsi="Times New Roman" w:cs="Times New Roman" w:hint="eastAsia"/>
              <w:sz w:val="24"/>
              <w:szCs w:val="24"/>
            </w:rPr>
          </w:rPrChange>
        </w:rPr>
        <w:t>。</w:t>
      </w:r>
    </w:p>
    <w:p w:rsidR="00737FAE" w:rsidRPr="002142C8" w:rsidRDefault="00737FAE" w:rsidP="00CC246F">
      <w:pPr>
        <w:ind w:firstLineChars="200" w:firstLine="480"/>
        <w:rPr>
          <w:rFonts w:ascii="Times New Roman" w:eastAsia="宋体" w:hAnsi="Times New Roman" w:cs="Times New Roman"/>
          <w:sz w:val="24"/>
          <w:szCs w:val="24"/>
          <w:rPrChange w:id="410"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411" w:author="ghj" w:date="2018-05-25T14:12:00Z">
            <w:rPr>
              <w:rFonts w:ascii="Times New Roman" w:eastAsia="宋体" w:hAnsi="Times New Roman" w:cs="Times New Roman" w:hint="eastAsia"/>
              <w:sz w:val="24"/>
              <w:szCs w:val="24"/>
            </w:rPr>
          </w:rPrChange>
        </w:rPr>
        <w:t>使用</w:t>
      </w:r>
      <w:r w:rsidRPr="002142C8">
        <w:rPr>
          <w:rFonts w:ascii="Times New Roman" w:eastAsia="宋体" w:hAnsi="Times New Roman" w:cs="Times New Roman"/>
          <w:sz w:val="24"/>
          <w:szCs w:val="24"/>
          <w:rPrChange w:id="412"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413" w:author="ghj" w:date="2018-05-25T14:12:00Z">
            <w:rPr>
              <w:rFonts w:ascii="Times New Roman" w:eastAsia="宋体" w:hAnsi="Times New Roman" w:cs="Times New Roman" w:hint="eastAsia"/>
              <w:sz w:val="24"/>
              <w:szCs w:val="24"/>
            </w:rPr>
          </w:rPrChange>
        </w:rPr>
        <w:t>语言对一个函数的设计，或者是作为面向对象的设计，它都具有非常强的可读性，相比于类似</w:t>
      </w:r>
      <w:r w:rsidRPr="002142C8">
        <w:rPr>
          <w:rFonts w:ascii="Times New Roman" w:eastAsia="宋体" w:hAnsi="Times New Roman" w:cs="Times New Roman"/>
          <w:sz w:val="24"/>
          <w:szCs w:val="24"/>
          <w:rPrChange w:id="414" w:author="ghj" w:date="2018-05-25T14:12:00Z">
            <w:rPr>
              <w:rFonts w:ascii="Times New Roman" w:eastAsia="宋体" w:hAnsi="Times New Roman" w:cs="Times New Roman" w:hint="eastAsia"/>
              <w:sz w:val="24"/>
              <w:szCs w:val="24"/>
            </w:rPr>
          </w:rPrChange>
        </w:rPr>
        <w:t>Java</w:t>
      </w:r>
      <w:r w:rsidRPr="002142C8">
        <w:rPr>
          <w:rFonts w:ascii="Times New Roman" w:eastAsia="宋体" w:hAnsi="Times New Roman" w:cs="Times New Roman"/>
          <w:sz w:val="24"/>
          <w:szCs w:val="24"/>
          <w:rPrChange w:id="415"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416" w:author="ghj" w:date="2018-05-25T14:12:00Z">
            <w:rPr>
              <w:rFonts w:ascii="Times New Roman" w:eastAsia="宋体" w:hAnsi="Times New Roman" w:cs="Times New Roman" w:hint="eastAsia"/>
              <w:sz w:val="24"/>
              <w:szCs w:val="24"/>
            </w:rPr>
          </w:rPrChange>
        </w:rPr>
        <w:t>C++</w:t>
      </w:r>
      <w:r w:rsidRPr="002142C8">
        <w:rPr>
          <w:rFonts w:ascii="Times New Roman" w:eastAsia="宋体" w:hAnsi="Times New Roman" w:cs="Times New Roman"/>
          <w:sz w:val="24"/>
          <w:szCs w:val="24"/>
          <w:rPrChange w:id="417" w:author="ghj" w:date="2018-05-25T14:12:00Z">
            <w:rPr>
              <w:rFonts w:ascii="Times New Roman" w:eastAsia="宋体" w:hAnsi="Times New Roman" w:cs="Times New Roman" w:hint="eastAsia"/>
              <w:sz w:val="24"/>
              <w:szCs w:val="24"/>
            </w:rPr>
          </w:rPrChange>
        </w:rPr>
        <w:t>等语言中一些英文关键字的设计，</w:t>
      </w:r>
      <w:r w:rsidRPr="002142C8">
        <w:rPr>
          <w:rFonts w:ascii="Times New Roman" w:eastAsia="宋体" w:hAnsi="Times New Roman" w:cs="Times New Roman"/>
          <w:sz w:val="24"/>
          <w:szCs w:val="24"/>
          <w:rPrChange w:id="418" w:author="ghj" w:date="2018-05-25T14:12:00Z">
            <w:rPr>
              <w:rFonts w:ascii="Times New Roman" w:eastAsia="宋体" w:hAnsi="Times New Roman" w:cs="Times New Roman" w:hint="eastAsia"/>
              <w:sz w:val="24"/>
              <w:szCs w:val="24"/>
            </w:rPr>
          </w:rPrChange>
        </w:rPr>
        <w:t>Python</w:t>
      </w:r>
      <w:r w:rsidR="00C22FE6" w:rsidRPr="002142C8">
        <w:rPr>
          <w:rFonts w:ascii="Times New Roman" w:eastAsia="宋体" w:hAnsi="Times New Roman" w:cs="Times New Roman"/>
          <w:sz w:val="24"/>
          <w:szCs w:val="24"/>
          <w:rPrChange w:id="419" w:author="ghj" w:date="2018-05-25T14:12:00Z">
            <w:rPr>
              <w:rFonts w:ascii="Times New Roman" w:eastAsia="宋体" w:hAnsi="Times New Roman" w:cs="Times New Roman" w:hint="eastAsia"/>
              <w:sz w:val="24"/>
              <w:szCs w:val="24"/>
            </w:rPr>
          </w:rPrChange>
        </w:rPr>
        <w:t>语言以其独特的标点符号、命名方式、对齐方式都为人所赞美。虽然</w:t>
      </w:r>
      <w:r w:rsidRPr="002142C8">
        <w:rPr>
          <w:rFonts w:ascii="Times New Roman" w:eastAsia="宋体" w:hAnsi="Times New Roman" w:cs="Times New Roman"/>
          <w:sz w:val="24"/>
          <w:szCs w:val="24"/>
          <w:rPrChange w:id="420" w:author="ghj" w:date="2018-05-25T14:12:00Z">
            <w:rPr>
              <w:rFonts w:ascii="Times New Roman" w:eastAsia="宋体" w:hAnsi="Times New Roman" w:cs="Times New Roman" w:hint="eastAsia"/>
              <w:sz w:val="24"/>
              <w:szCs w:val="24"/>
            </w:rPr>
          </w:rPrChange>
        </w:rPr>
        <w:t>Python</w:t>
      </w:r>
      <w:r w:rsidR="00C22FE6" w:rsidRPr="002142C8">
        <w:rPr>
          <w:rFonts w:ascii="Times New Roman" w:eastAsia="宋体" w:hAnsi="Times New Roman" w:cs="Times New Roman"/>
          <w:sz w:val="24"/>
          <w:szCs w:val="24"/>
          <w:rPrChange w:id="421" w:author="ghj" w:date="2018-05-25T14:12:00Z">
            <w:rPr>
              <w:rFonts w:ascii="Times New Roman" w:eastAsia="宋体" w:hAnsi="Times New Roman" w:cs="Times New Roman" w:hint="eastAsia"/>
              <w:sz w:val="24"/>
              <w:szCs w:val="24"/>
            </w:rPr>
          </w:rPrChange>
        </w:rPr>
        <w:t>语言的运算速度与一些其他语言相比较慢</w:t>
      </w:r>
      <w:r w:rsidRPr="002142C8">
        <w:rPr>
          <w:rFonts w:ascii="Times New Roman" w:eastAsia="宋体" w:hAnsi="Times New Roman" w:cs="Times New Roman"/>
          <w:sz w:val="24"/>
          <w:szCs w:val="24"/>
          <w:rPrChange w:id="422" w:author="ghj" w:date="2018-05-25T14:12:00Z">
            <w:rPr>
              <w:rFonts w:ascii="Times New Roman" w:eastAsia="宋体" w:hAnsi="Times New Roman" w:cs="Times New Roman" w:hint="eastAsia"/>
              <w:sz w:val="24"/>
              <w:szCs w:val="24"/>
            </w:rPr>
          </w:rPrChange>
        </w:rPr>
        <w:t>，但是其依靠各种强大的内置库和丰富的</w:t>
      </w:r>
      <w:proofErr w:type="gramStart"/>
      <w:r w:rsidRPr="002142C8">
        <w:rPr>
          <w:rFonts w:ascii="Times New Roman" w:eastAsia="宋体" w:hAnsi="Times New Roman" w:cs="Times New Roman"/>
          <w:sz w:val="24"/>
          <w:szCs w:val="24"/>
          <w:rPrChange w:id="423" w:author="ghj" w:date="2018-05-25T14:12:00Z">
            <w:rPr>
              <w:rFonts w:ascii="Times New Roman" w:eastAsia="宋体" w:hAnsi="Times New Roman" w:cs="Times New Roman" w:hint="eastAsia"/>
              <w:sz w:val="24"/>
              <w:szCs w:val="24"/>
            </w:rPr>
          </w:rPrChange>
        </w:rPr>
        <w:t>第三方库都</w:t>
      </w:r>
      <w:proofErr w:type="gramEnd"/>
      <w:r w:rsidRPr="002142C8">
        <w:rPr>
          <w:rFonts w:ascii="Times New Roman" w:eastAsia="宋体" w:hAnsi="Times New Roman" w:cs="Times New Roman"/>
          <w:sz w:val="24"/>
          <w:szCs w:val="24"/>
          <w:rPrChange w:id="424" w:author="ghj" w:date="2018-05-25T14:12:00Z">
            <w:rPr>
              <w:rFonts w:ascii="Times New Roman" w:eastAsia="宋体" w:hAnsi="Times New Roman" w:cs="Times New Roman" w:hint="eastAsia"/>
              <w:sz w:val="24"/>
              <w:szCs w:val="24"/>
            </w:rPr>
          </w:rPrChange>
        </w:rPr>
        <w:t>让</w:t>
      </w:r>
      <w:r w:rsidRPr="002142C8">
        <w:rPr>
          <w:rFonts w:ascii="Times New Roman" w:eastAsia="宋体" w:hAnsi="Times New Roman" w:cs="Times New Roman"/>
          <w:sz w:val="24"/>
          <w:szCs w:val="24"/>
          <w:rPrChange w:id="425"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426" w:author="ghj" w:date="2018-05-25T14:12:00Z">
            <w:rPr>
              <w:rFonts w:ascii="Times New Roman" w:eastAsia="宋体" w:hAnsi="Times New Roman" w:cs="Times New Roman" w:hint="eastAsia"/>
              <w:sz w:val="24"/>
              <w:szCs w:val="24"/>
            </w:rPr>
          </w:rPrChange>
        </w:rPr>
        <w:t>变得越来越火热，尤其是现在机器学习库的发布，更是让</w:t>
      </w:r>
      <w:r w:rsidRPr="002142C8">
        <w:rPr>
          <w:rFonts w:ascii="Times New Roman" w:eastAsia="宋体" w:hAnsi="Times New Roman" w:cs="Times New Roman"/>
          <w:sz w:val="24"/>
          <w:szCs w:val="24"/>
          <w:rPrChange w:id="427" w:author="ghj" w:date="2018-05-25T14:12:00Z">
            <w:rPr>
              <w:rFonts w:ascii="Times New Roman" w:eastAsia="宋体" w:hAnsi="Times New Roman" w:cs="Times New Roman" w:hint="eastAsia"/>
              <w:sz w:val="24"/>
              <w:szCs w:val="24"/>
            </w:rPr>
          </w:rPrChange>
        </w:rPr>
        <w:t>Python</w:t>
      </w:r>
      <w:r w:rsidR="0073451A" w:rsidRPr="002142C8">
        <w:rPr>
          <w:rFonts w:ascii="Times New Roman" w:eastAsia="宋体" w:hAnsi="Times New Roman" w:cs="Times New Roman"/>
          <w:sz w:val="24"/>
          <w:szCs w:val="24"/>
          <w:rPrChange w:id="428" w:author="ghj" w:date="2018-05-25T14:12:00Z">
            <w:rPr>
              <w:rFonts w:ascii="Times New Roman" w:eastAsia="宋体" w:hAnsi="Times New Roman" w:cs="Times New Roman" w:hint="eastAsia"/>
              <w:sz w:val="24"/>
              <w:szCs w:val="24"/>
            </w:rPr>
          </w:rPrChange>
        </w:rPr>
        <w:t>隐隐约约有超过</w:t>
      </w:r>
      <w:r w:rsidR="0073451A" w:rsidRPr="002142C8">
        <w:rPr>
          <w:rFonts w:ascii="Times New Roman" w:eastAsia="宋体" w:hAnsi="Times New Roman" w:cs="Times New Roman"/>
          <w:sz w:val="24"/>
          <w:szCs w:val="24"/>
          <w:rPrChange w:id="429" w:author="ghj" w:date="2018-05-25T14:12:00Z">
            <w:rPr>
              <w:rFonts w:ascii="Times New Roman" w:eastAsia="宋体" w:hAnsi="Times New Roman" w:cs="Times New Roman" w:hint="eastAsia"/>
              <w:sz w:val="24"/>
              <w:szCs w:val="24"/>
            </w:rPr>
          </w:rPrChange>
        </w:rPr>
        <w:t>Java</w:t>
      </w:r>
      <w:r w:rsidR="0073451A" w:rsidRPr="002142C8">
        <w:rPr>
          <w:rFonts w:ascii="Times New Roman" w:eastAsia="宋体" w:hAnsi="Times New Roman" w:cs="Times New Roman"/>
          <w:sz w:val="24"/>
          <w:szCs w:val="24"/>
          <w:rPrChange w:id="430" w:author="ghj" w:date="2018-05-25T14:12:00Z">
            <w:rPr>
              <w:rFonts w:ascii="Times New Roman" w:eastAsia="宋体" w:hAnsi="Times New Roman" w:cs="Times New Roman" w:hint="eastAsia"/>
              <w:sz w:val="24"/>
              <w:szCs w:val="24"/>
            </w:rPr>
          </w:rPrChange>
        </w:rPr>
        <w:t>使用量的趋势。</w:t>
      </w:r>
    </w:p>
    <w:p w:rsidR="0073451A" w:rsidRPr="002142C8" w:rsidRDefault="0073451A" w:rsidP="0073451A">
      <w:pPr>
        <w:pStyle w:val="3"/>
        <w:rPr>
          <w:rFonts w:ascii="Times New Roman" w:hAnsi="Times New Roman" w:cs="Times New Roman"/>
          <w:rPrChange w:id="431" w:author="ghj" w:date="2018-05-25T14:12:00Z">
            <w:rPr>
              <w:rFonts w:ascii="Times New Roman" w:hAnsi="Times New Roman" w:cs="Times New Roman"/>
            </w:rPr>
          </w:rPrChange>
        </w:rPr>
      </w:pPr>
      <w:r w:rsidRPr="002142C8">
        <w:rPr>
          <w:rFonts w:ascii="Times New Roman" w:hAnsi="Times New Roman" w:cs="Times New Roman"/>
          <w:rPrChange w:id="432" w:author="ghj" w:date="2018-05-25T14:12:00Z">
            <w:rPr>
              <w:rFonts w:ascii="Times New Roman" w:hAnsi="Times New Roman" w:cs="Times New Roman"/>
            </w:rPr>
          </w:rPrChange>
        </w:rPr>
        <w:t>2.1</w:t>
      </w:r>
      <w:r w:rsidRPr="002142C8">
        <w:rPr>
          <w:rFonts w:ascii="Times New Roman" w:hAnsi="Times New Roman" w:cs="Times New Roman"/>
          <w:rPrChange w:id="433" w:author="ghj" w:date="2018-05-25T14:12:00Z">
            <w:rPr>
              <w:rFonts w:ascii="Times New Roman" w:hAnsi="Times New Roman" w:cs="Times New Roman" w:hint="eastAsia"/>
            </w:rPr>
          </w:rPrChange>
        </w:rPr>
        <w:t>.</w:t>
      </w:r>
      <w:r w:rsidRPr="002142C8">
        <w:rPr>
          <w:rFonts w:ascii="Times New Roman" w:hAnsi="Times New Roman" w:cs="Times New Roman"/>
          <w:rPrChange w:id="434" w:author="ghj" w:date="2018-05-25T14:12:00Z">
            <w:rPr>
              <w:rFonts w:ascii="Times New Roman" w:hAnsi="Times New Roman" w:cs="Times New Roman"/>
            </w:rPr>
          </w:rPrChange>
        </w:rPr>
        <w:t xml:space="preserve">2 </w:t>
      </w:r>
      <w:r w:rsidRPr="002142C8">
        <w:rPr>
          <w:rFonts w:ascii="Times New Roman" w:hAnsi="Times New Roman" w:cs="Times New Roman"/>
          <w:rPrChange w:id="435" w:author="ghj" w:date="2018-05-25T14:12:00Z">
            <w:rPr>
              <w:rFonts w:ascii="Times New Roman" w:hAnsi="Times New Roman" w:cs="Times New Roman" w:hint="eastAsia"/>
            </w:rPr>
          </w:rPrChange>
        </w:rPr>
        <w:t>Python</w:t>
      </w:r>
      <w:r w:rsidRPr="002142C8">
        <w:rPr>
          <w:rFonts w:ascii="Times New Roman" w:hAnsi="Times New Roman" w:cs="Times New Roman"/>
          <w:rPrChange w:id="436" w:author="ghj" w:date="2018-05-25T14:12:00Z">
            <w:rPr>
              <w:rFonts w:ascii="Times New Roman" w:hAnsi="Times New Roman" w:cs="Times New Roman" w:hint="eastAsia"/>
            </w:rPr>
          </w:rPrChange>
        </w:rPr>
        <w:t>特点</w:t>
      </w:r>
    </w:p>
    <w:p w:rsidR="0073451A" w:rsidRPr="002142C8" w:rsidRDefault="0073451A" w:rsidP="0073451A">
      <w:pPr>
        <w:ind w:firstLineChars="200" w:firstLine="480"/>
        <w:rPr>
          <w:rFonts w:ascii="Times New Roman" w:eastAsia="宋体" w:hAnsi="Times New Roman" w:cs="Times New Roman"/>
          <w:sz w:val="24"/>
          <w:szCs w:val="24"/>
          <w:rPrChange w:id="437"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438"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439" w:author="ghj" w:date="2018-05-25T14:12:00Z">
            <w:rPr>
              <w:rFonts w:ascii="Times New Roman" w:eastAsia="宋体" w:hAnsi="Times New Roman" w:cs="Times New Roman" w:hint="eastAsia"/>
              <w:sz w:val="24"/>
              <w:szCs w:val="24"/>
            </w:rPr>
          </w:rPrChange>
        </w:rPr>
        <w:t>的主要特点是：上手简单、</w:t>
      </w:r>
      <w:r w:rsidR="005D5308" w:rsidRPr="002142C8">
        <w:rPr>
          <w:rFonts w:ascii="Times New Roman" w:eastAsia="宋体" w:hAnsi="Times New Roman" w:cs="Times New Roman"/>
          <w:sz w:val="24"/>
          <w:szCs w:val="24"/>
          <w:rPrChange w:id="440" w:author="ghj" w:date="2018-05-25T14:12:00Z">
            <w:rPr>
              <w:rFonts w:ascii="Times New Roman" w:eastAsia="宋体" w:hAnsi="Times New Roman" w:cs="Times New Roman" w:hint="eastAsia"/>
              <w:sz w:val="24"/>
              <w:szCs w:val="24"/>
            </w:rPr>
          </w:rPrChange>
        </w:rPr>
        <w:t>方便维护和阅读、丰富的</w:t>
      </w:r>
      <w:proofErr w:type="gramStart"/>
      <w:ins w:id="441" w:author="ghj" w:date="2018-05-25T12:45:00Z">
        <w:r w:rsidR="0020663C" w:rsidRPr="002142C8">
          <w:rPr>
            <w:rFonts w:ascii="Times New Roman" w:eastAsia="宋体" w:hAnsi="Times New Roman" w:cs="Times New Roman"/>
            <w:sz w:val="24"/>
            <w:szCs w:val="24"/>
            <w:rPrChange w:id="442" w:author="ghj" w:date="2018-05-25T14:12:00Z">
              <w:rPr>
                <w:rFonts w:ascii="Times New Roman" w:eastAsia="宋体" w:hAnsi="Times New Roman" w:cs="Times New Roman" w:hint="eastAsia"/>
                <w:sz w:val="24"/>
                <w:szCs w:val="24"/>
              </w:rPr>
            </w:rPrChange>
          </w:rPr>
          <w:t>第</w:t>
        </w:r>
      </w:ins>
      <w:r w:rsidR="005D5308" w:rsidRPr="002142C8">
        <w:rPr>
          <w:rFonts w:ascii="Times New Roman" w:eastAsia="宋体" w:hAnsi="Times New Roman" w:cs="Times New Roman"/>
          <w:sz w:val="24"/>
          <w:szCs w:val="24"/>
          <w:rPrChange w:id="443" w:author="ghj" w:date="2018-05-25T14:12:00Z">
            <w:rPr>
              <w:rFonts w:ascii="Times New Roman" w:eastAsia="宋体" w:hAnsi="Times New Roman" w:cs="Times New Roman" w:hint="eastAsia"/>
              <w:sz w:val="24"/>
              <w:szCs w:val="24"/>
            </w:rPr>
          </w:rPrChange>
        </w:rPr>
        <w:t>三方库以及</w:t>
      </w:r>
      <w:proofErr w:type="gramEnd"/>
      <w:r w:rsidR="005D5308" w:rsidRPr="002142C8">
        <w:rPr>
          <w:rFonts w:ascii="Times New Roman" w:eastAsia="宋体" w:hAnsi="Times New Roman" w:cs="Times New Roman"/>
          <w:sz w:val="24"/>
          <w:szCs w:val="24"/>
          <w:rPrChange w:id="444" w:author="ghj" w:date="2018-05-25T14:12:00Z">
            <w:rPr>
              <w:rFonts w:ascii="Times New Roman" w:eastAsia="宋体" w:hAnsi="Times New Roman" w:cs="Times New Roman" w:hint="eastAsia"/>
              <w:sz w:val="24"/>
              <w:szCs w:val="24"/>
            </w:rPr>
          </w:rPrChange>
        </w:rPr>
        <w:t>跨平台兼容、各种数据库支持。</w:t>
      </w:r>
    </w:p>
    <w:p w:rsidR="005D5308" w:rsidRPr="002142C8" w:rsidRDefault="005D5308" w:rsidP="003927AD">
      <w:pPr>
        <w:pStyle w:val="2"/>
        <w:spacing w:before="60" w:afterLines="50" w:after="156" w:line="240" w:lineRule="auto"/>
        <w:jc w:val="left"/>
        <w:rPr>
          <w:rFonts w:ascii="Times New Roman" w:eastAsia="宋体" w:hAnsi="Times New Roman" w:cs="Times New Roman"/>
          <w:sz w:val="28"/>
          <w:szCs w:val="28"/>
          <w:rPrChange w:id="445"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446" w:author="ghj" w:date="2018-05-25T14:12:00Z">
            <w:rPr>
              <w:rFonts w:ascii="宋体" w:eastAsia="宋体" w:hAnsi="宋体"/>
              <w:sz w:val="28"/>
              <w:szCs w:val="28"/>
            </w:rPr>
          </w:rPrChange>
        </w:rPr>
        <w:t xml:space="preserve">2.2 </w:t>
      </w:r>
      <w:r w:rsidRPr="002142C8">
        <w:rPr>
          <w:rFonts w:ascii="Times New Roman" w:eastAsia="宋体" w:hAnsi="Times New Roman" w:cs="Times New Roman"/>
          <w:sz w:val="28"/>
          <w:szCs w:val="28"/>
          <w:rPrChange w:id="447" w:author="ghj" w:date="2018-05-25T14:12:00Z">
            <w:rPr>
              <w:rFonts w:ascii="宋体" w:eastAsia="宋体" w:hAnsi="宋体" w:hint="eastAsia"/>
              <w:sz w:val="28"/>
              <w:szCs w:val="28"/>
            </w:rPr>
          </w:rPrChange>
        </w:rPr>
        <w:t>SQLite</w:t>
      </w:r>
      <w:r w:rsidRPr="002142C8">
        <w:rPr>
          <w:rFonts w:ascii="Times New Roman" w:eastAsia="宋体" w:hAnsi="Times New Roman" w:cs="Times New Roman"/>
          <w:sz w:val="28"/>
          <w:szCs w:val="28"/>
          <w:rPrChange w:id="448" w:author="ghj" w:date="2018-05-25T14:12:00Z">
            <w:rPr>
              <w:rFonts w:ascii="宋体" w:eastAsia="宋体" w:hAnsi="宋体"/>
              <w:sz w:val="28"/>
              <w:szCs w:val="28"/>
            </w:rPr>
          </w:rPrChange>
        </w:rPr>
        <w:t>3</w:t>
      </w:r>
      <w:r w:rsidRPr="002142C8">
        <w:rPr>
          <w:rFonts w:ascii="Times New Roman" w:eastAsia="宋体" w:hAnsi="Times New Roman" w:cs="Times New Roman"/>
          <w:sz w:val="28"/>
          <w:szCs w:val="28"/>
          <w:rPrChange w:id="449" w:author="ghj" w:date="2018-05-25T14:12:00Z">
            <w:rPr>
              <w:rFonts w:ascii="宋体" w:eastAsia="宋体" w:hAnsi="宋体" w:hint="eastAsia"/>
              <w:sz w:val="28"/>
              <w:szCs w:val="28"/>
            </w:rPr>
          </w:rPrChange>
        </w:rPr>
        <w:t>介绍</w:t>
      </w:r>
    </w:p>
    <w:p w:rsidR="00B808EF" w:rsidRPr="002142C8" w:rsidRDefault="005D5308" w:rsidP="00B808EF">
      <w:pPr>
        <w:ind w:firstLineChars="200" w:firstLine="480"/>
        <w:rPr>
          <w:rFonts w:ascii="Times New Roman" w:eastAsia="宋体" w:hAnsi="Times New Roman" w:cs="Times New Roman"/>
          <w:sz w:val="24"/>
          <w:szCs w:val="24"/>
          <w:rPrChange w:id="450"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451" w:author="ghj" w:date="2018-05-25T14:12:00Z">
            <w:rPr>
              <w:rFonts w:ascii="Times New Roman" w:eastAsia="宋体" w:hAnsi="Times New Roman" w:cs="Times New Roman"/>
              <w:sz w:val="24"/>
              <w:szCs w:val="24"/>
            </w:rPr>
          </w:rPrChange>
        </w:rPr>
        <w:t>SQLite3</w:t>
      </w:r>
      <w:r w:rsidR="00157E95" w:rsidRPr="002142C8">
        <w:rPr>
          <w:rFonts w:ascii="Times New Roman" w:eastAsia="宋体" w:hAnsi="Times New Roman" w:cs="Times New Roman"/>
          <w:sz w:val="24"/>
          <w:szCs w:val="24"/>
          <w:rPrChange w:id="452" w:author="ghj" w:date="2018-05-25T14:12:00Z">
            <w:rPr>
              <w:rFonts w:ascii="Times New Roman" w:eastAsia="宋体" w:hAnsi="Times New Roman" w:cs="Times New Roman" w:hint="eastAsia"/>
              <w:sz w:val="24"/>
              <w:szCs w:val="24"/>
            </w:rPr>
          </w:rPrChange>
        </w:rPr>
        <w:t>是一种</w:t>
      </w:r>
      <w:r w:rsidR="00157E95" w:rsidRPr="002142C8">
        <w:rPr>
          <w:rFonts w:ascii="Times New Roman" w:eastAsia="宋体" w:hAnsi="Times New Roman" w:cs="Times New Roman"/>
          <w:color w:val="FF0000"/>
          <w:sz w:val="24"/>
          <w:szCs w:val="24"/>
          <w:rPrChange w:id="453" w:author="ghj" w:date="2018-05-25T14:12:00Z">
            <w:rPr>
              <w:rFonts w:ascii="Times New Roman" w:eastAsia="宋体" w:hAnsi="Times New Roman" w:cs="Times New Roman" w:hint="eastAsia"/>
              <w:sz w:val="24"/>
              <w:szCs w:val="24"/>
            </w:rPr>
          </w:rPrChange>
        </w:rPr>
        <w:t>非常</w:t>
      </w:r>
      <w:r w:rsidRPr="002142C8">
        <w:rPr>
          <w:rFonts w:ascii="Times New Roman" w:eastAsia="宋体" w:hAnsi="Times New Roman" w:cs="Times New Roman"/>
          <w:color w:val="FF0000"/>
          <w:sz w:val="24"/>
          <w:szCs w:val="24"/>
          <w:rPrChange w:id="454" w:author="ghj" w:date="2018-05-25T14:12:00Z">
            <w:rPr>
              <w:rFonts w:ascii="Times New Roman" w:eastAsia="宋体" w:hAnsi="Times New Roman" w:cs="Times New Roman" w:hint="eastAsia"/>
              <w:sz w:val="24"/>
              <w:szCs w:val="24"/>
            </w:rPr>
          </w:rPrChange>
        </w:rPr>
        <w:t>轻</w:t>
      </w:r>
      <w:r w:rsidRPr="002142C8">
        <w:rPr>
          <w:rFonts w:ascii="Times New Roman" w:eastAsia="宋体" w:hAnsi="Times New Roman" w:cs="Times New Roman"/>
          <w:sz w:val="24"/>
          <w:szCs w:val="24"/>
          <w:rPrChange w:id="455" w:author="ghj" w:date="2018-05-25T14:12:00Z">
            <w:rPr>
              <w:rFonts w:ascii="Times New Roman" w:eastAsia="宋体" w:hAnsi="Times New Roman" w:cs="Times New Roman" w:hint="eastAsia"/>
              <w:sz w:val="24"/>
              <w:szCs w:val="24"/>
            </w:rPr>
          </w:rPrChange>
        </w:rPr>
        <w:t>的</w:t>
      </w:r>
      <w:r w:rsidR="00157E95" w:rsidRPr="002142C8">
        <w:rPr>
          <w:rFonts w:ascii="Times New Roman" w:eastAsia="宋体" w:hAnsi="Times New Roman" w:cs="Times New Roman"/>
          <w:sz w:val="24"/>
          <w:szCs w:val="24"/>
          <w:rPrChange w:id="456" w:author="ghj" w:date="2018-05-25T14:12:00Z">
            <w:rPr>
              <w:rFonts w:ascii="Times New Roman" w:eastAsia="宋体" w:hAnsi="Times New Roman" w:cs="Times New Roman" w:hint="eastAsia"/>
              <w:sz w:val="24"/>
              <w:szCs w:val="24"/>
            </w:rPr>
          </w:rPrChange>
        </w:rPr>
        <w:t>数据库，但它却可以</w:t>
      </w:r>
      <w:r w:rsidRPr="002142C8">
        <w:rPr>
          <w:rFonts w:ascii="Times New Roman" w:eastAsia="宋体" w:hAnsi="Times New Roman" w:cs="Times New Roman"/>
          <w:sz w:val="24"/>
          <w:szCs w:val="24"/>
          <w:rPrChange w:id="457" w:author="ghj" w:date="2018-05-25T14:12:00Z">
            <w:rPr>
              <w:rFonts w:ascii="Times New Roman" w:eastAsia="宋体" w:hAnsi="Times New Roman" w:cs="Times New Roman" w:hint="eastAsia"/>
              <w:sz w:val="24"/>
              <w:szCs w:val="24"/>
            </w:rPr>
          </w:rPrChange>
        </w:rPr>
        <w:t>支持标准</w:t>
      </w:r>
      <w:r w:rsidRPr="002142C8">
        <w:rPr>
          <w:rFonts w:ascii="Times New Roman" w:eastAsia="宋体" w:hAnsi="Times New Roman" w:cs="Times New Roman"/>
          <w:sz w:val="24"/>
          <w:szCs w:val="24"/>
          <w:rPrChange w:id="458" w:author="ghj" w:date="2018-05-25T14:12:00Z">
            <w:rPr>
              <w:rFonts w:ascii="Times New Roman" w:eastAsia="宋体" w:hAnsi="Times New Roman" w:cs="Times New Roman" w:hint="eastAsia"/>
              <w:sz w:val="24"/>
              <w:szCs w:val="24"/>
            </w:rPr>
          </w:rPrChange>
        </w:rPr>
        <w:t>SQL</w:t>
      </w:r>
      <w:r w:rsidRPr="002142C8">
        <w:rPr>
          <w:rFonts w:ascii="Times New Roman" w:eastAsia="宋体" w:hAnsi="Times New Roman" w:cs="Times New Roman"/>
          <w:sz w:val="24"/>
          <w:szCs w:val="24"/>
          <w:rPrChange w:id="459" w:author="ghj" w:date="2018-05-25T14:12:00Z">
            <w:rPr>
              <w:rFonts w:ascii="Times New Roman" w:eastAsia="宋体" w:hAnsi="Times New Roman" w:cs="Times New Roman" w:hint="eastAsia"/>
              <w:sz w:val="24"/>
              <w:szCs w:val="24"/>
            </w:rPr>
          </w:rPrChange>
        </w:rPr>
        <w:t>语句的</w:t>
      </w:r>
      <w:r w:rsidR="00B808EF" w:rsidRPr="002142C8">
        <w:rPr>
          <w:rFonts w:ascii="Times New Roman" w:eastAsia="宋体" w:hAnsi="Times New Roman" w:cs="Times New Roman"/>
          <w:sz w:val="24"/>
          <w:szCs w:val="24"/>
          <w:rPrChange w:id="460" w:author="ghj" w:date="2018-05-25T14:12:00Z">
            <w:rPr>
              <w:rFonts w:ascii="Times New Roman" w:eastAsia="宋体" w:hAnsi="Times New Roman" w:cs="Times New Roman" w:hint="eastAsia"/>
              <w:sz w:val="24"/>
              <w:szCs w:val="24"/>
            </w:rPr>
          </w:rPrChange>
        </w:rPr>
        <w:t>。</w:t>
      </w:r>
      <w:r w:rsidR="00B808EF" w:rsidRPr="002142C8">
        <w:rPr>
          <w:rFonts w:ascii="Times New Roman" w:eastAsia="宋体" w:hAnsi="Times New Roman" w:cs="Times New Roman"/>
          <w:sz w:val="24"/>
          <w:szCs w:val="24"/>
          <w:rPrChange w:id="461" w:author="ghj" w:date="2018-05-25T14:12:00Z">
            <w:rPr>
              <w:rFonts w:ascii="Times New Roman" w:eastAsia="宋体" w:hAnsi="Times New Roman" w:cs="Times New Roman" w:hint="eastAsia"/>
              <w:sz w:val="24"/>
              <w:szCs w:val="24"/>
            </w:rPr>
          </w:rPrChange>
        </w:rPr>
        <w:t>Sqlite</w:t>
      </w:r>
      <w:r w:rsidR="00B808EF" w:rsidRPr="002142C8">
        <w:rPr>
          <w:rFonts w:ascii="Times New Roman" w:eastAsia="宋体" w:hAnsi="Times New Roman" w:cs="Times New Roman"/>
          <w:sz w:val="24"/>
          <w:szCs w:val="24"/>
          <w:rPrChange w:id="462" w:author="ghj" w:date="2018-05-25T14:12:00Z">
            <w:rPr>
              <w:rFonts w:ascii="Times New Roman" w:eastAsia="宋体" w:hAnsi="Times New Roman" w:cs="Times New Roman"/>
              <w:sz w:val="24"/>
              <w:szCs w:val="24"/>
            </w:rPr>
          </w:rPrChange>
        </w:rPr>
        <w:t>3</w:t>
      </w:r>
      <w:r w:rsidR="00FD2A57" w:rsidRPr="002142C8">
        <w:rPr>
          <w:rFonts w:ascii="Times New Roman" w:eastAsia="宋体" w:hAnsi="Times New Roman" w:cs="Times New Roman"/>
          <w:sz w:val="24"/>
          <w:szCs w:val="24"/>
          <w:rPrChange w:id="463" w:author="ghj" w:date="2018-05-25T14:12:00Z">
            <w:rPr>
              <w:rFonts w:ascii="Times New Roman" w:eastAsia="宋体" w:hAnsi="Times New Roman" w:cs="Times New Roman" w:hint="eastAsia"/>
              <w:sz w:val="24"/>
              <w:szCs w:val="24"/>
            </w:rPr>
          </w:rPrChange>
        </w:rPr>
        <w:t>与其他主流数据库</w:t>
      </w:r>
      <w:r w:rsidR="00B808EF" w:rsidRPr="002142C8">
        <w:rPr>
          <w:rFonts w:ascii="Times New Roman" w:eastAsia="宋体" w:hAnsi="Times New Roman" w:cs="Times New Roman"/>
          <w:sz w:val="24"/>
          <w:szCs w:val="24"/>
          <w:rPrChange w:id="464" w:author="ghj" w:date="2018-05-25T14:12:00Z">
            <w:rPr>
              <w:rFonts w:ascii="Times New Roman" w:eastAsia="宋体" w:hAnsi="Times New Roman" w:cs="Times New Roman" w:hint="eastAsia"/>
              <w:sz w:val="24"/>
              <w:szCs w:val="24"/>
            </w:rPr>
          </w:rPrChange>
        </w:rPr>
        <w:t>一样，也支持事务操作，但是却没有像其他数据库一样连接繁琐，它是不需要依赖服务器存在的、不需要进行繁琐配置的一种实现了自给自足的轻量级数据库。</w:t>
      </w:r>
    </w:p>
    <w:p w:rsidR="00B808EF" w:rsidRPr="002142C8" w:rsidRDefault="00B808EF" w:rsidP="00B808EF">
      <w:pPr>
        <w:ind w:firstLineChars="200" w:firstLine="480"/>
        <w:rPr>
          <w:rFonts w:ascii="Times New Roman" w:eastAsia="宋体" w:hAnsi="Times New Roman" w:cs="Times New Roman"/>
          <w:sz w:val="24"/>
          <w:szCs w:val="24"/>
          <w:rPrChange w:id="465"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466" w:author="ghj" w:date="2018-05-25T14:12:00Z">
            <w:rPr>
              <w:rFonts w:ascii="Times New Roman" w:eastAsia="宋体" w:hAnsi="Times New Roman" w:cs="Times New Roman" w:hint="eastAsia"/>
              <w:sz w:val="24"/>
              <w:szCs w:val="24"/>
            </w:rPr>
          </w:rPrChange>
        </w:rPr>
        <w:t>SQLite</w:t>
      </w:r>
      <w:r w:rsidRPr="002142C8">
        <w:rPr>
          <w:rFonts w:ascii="Times New Roman" w:eastAsia="宋体" w:hAnsi="Times New Roman" w:cs="Times New Roman"/>
          <w:sz w:val="24"/>
          <w:szCs w:val="24"/>
          <w:rPrChange w:id="467" w:author="ghj" w:date="2018-05-25T14:12:00Z">
            <w:rPr>
              <w:rFonts w:ascii="Times New Roman" w:eastAsia="宋体" w:hAnsi="Times New Roman" w:cs="Times New Roman"/>
              <w:sz w:val="24"/>
              <w:szCs w:val="24"/>
            </w:rPr>
          </w:rPrChange>
        </w:rPr>
        <w:t>3</w:t>
      </w:r>
      <w:r w:rsidRPr="002142C8">
        <w:rPr>
          <w:rFonts w:ascii="Times New Roman" w:eastAsia="宋体" w:hAnsi="Times New Roman" w:cs="Times New Roman"/>
          <w:sz w:val="24"/>
          <w:szCs w:val="24"/>
          <w:rPrChange w:id="468" w:author="ghj" w:date="2018-05-25T14:12:00Z">
            <w:rPr>
              <w:rFonts w:ascii="Times New Roman" w:eastAsia="宋体" w:hAnsi="Times New Roman" w:cs="Times New Roman" w:hint="eastAsia"/>
              <w:sz w:val="24"/>
              <w:szCs w:val="24"/>
            </w:rPr>
          </w:rPrChange>
        </w:rPr>
        <w:t>不需要配置</w:t>
      </w:r>
      <w:r w:rsidR="00C22FE6" w:rsidRPr="002142C8">
        <w:rPr>
          <w:rFonts w:ascii="Times New Roman" w:eastAsia="宋体" w:hAnsi="Times New Roman" w:cs="Times New Roman"/>
          <w:sz w:val="24"/>
          <w:szCs w:val="24"/>
          <w:rPrChange w:id="469" w:author="ghj" w:date="2018-05-25T14:12:00Z">
            <w:rPr>
              <w:rFonts w:ascii="Times New Roman" w:eastAsia="宋体" w:hAnsi="Times New Roman" w:cs="Times New Roman" w:hint="eastAsia"/>
              <w:sz w:val="24"/>
              <w:szCs w:val="24"/>
            </w:rPr>
          </w:rPrChange>
        </w:rPr>
        <w:t>，也就是说</w:t>
      </w:r>
      <w:r w:rsidRPr="002142C8">
        <w:rPr>
          <w:rFonts w:ascii="Times New Roman" w:eastAsia="宋体" w:hAnsi="Times New Roman" w:cs="Times New Roman"/>
          <w:sz w:val="24"/>
          <w:szCs w:val="24"/>
          <w:rPrChange w:id="470" w:author="ghj" w:date="2018-05-25T14:12:00Z">
            <w:rPr>
              <w:rFonts w:ascii="Times New Roman" w:eastAsia="宋体" w:hAnsi="Times New Roman" w:cs="Times New Roman" w:hint="eastAsia"/>
              <w:sz w:val="24"/>
              <w:szCs w:val="24"/>
            </w:rPr>
          </w:rPrChange>
        </w:rPr>
        <w:t>它根本</w:t>
      </w:r>
      <w:r w:rsidR="00C22FE6" w:rsidRPr="002142C8">
        <w:rPr>
          <w:rFonts w:ascii="Times New Roman" w:eastAsia="宋体" w:hAnsi="Times New Roman" w:cs="Times New Roman"/>
          <w:sz w:val="24"/>
          <w:szCs w:val="24"/>
          <w:rPrChange w:id="471" w:author="ghj" w:date="2018-05-25T14:12:00Z">
            <w:rPr>
              <w:rFonts w:ascii="Times New Roman" w:eastAsia="宋体" w:hAnsi="Times New Roman" w:cs="Times New Roman" w:hint="eastAsia"/>
              <w:sz w:val="24"/>
              <w:szCs w:val="24"/>
            </w:rPr>
          </w:rPrChange>
        </w:rPr>
        <w:t>就不用进行</w:t>
      </w:r>
      <w:r w:rsidRPr="002142C8">
        <w:rPr>
          <w:rFonts w:ascii="Times New Roman" w:eastAsia="宋体" w:hAnsi="Times New Roman" w:cs="Times New Roman"/>
          <w:sz w:val="24"/>
          <w:szCs w:val="24"/>
          <w:rPrChange w:id="472" w:author="ghj" w:date="2018-05-25T14:12:00Z">
            <w:rPr>
              <w:rFonts w:ascii="Times New Roman" w:eastAsia="宋体" w:hAnsi="Times New Roman" w:cs="Times New Roman" w:hint="eastAsia"/>
              <w:sz w:val="24"/>
              <w:szCs w:val="24"/>
            </w:rPr>
          </w:rPrChange>
        </w:rPr>
        <w:t>安装，无论是</w:t>
      </w:r>
      <w:r w:rsidRPr="002142C8">
        <w:rPr>
          <w:rFonts w:ascii="Times New Roman" w:eastAsia="宋体" w:hAnsi="Times New Roman" w:cs="Times New Roman"/>
          <w:sz w:val="24"/>
          <w:szCs w:val="24"/>
          <w:rPrChange w:id="473"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474" w:author="ghj" w:date="2018-05-25T14:12:00Z">
            <w:rPr>
              <w:rFonts w:ascii="Times New Roman" w:eastAsia="宋体" w:hAnsi="Times New Roman" w:cs="Times New Roman" w:hint="eastAsia"/>
              <w:sz w:val="24"/>
              <w:szCs w:val="24"/>
            </w:rPr>
          </w:rPrChange>
        </w:rPr>
        <w:t>系统还是</w:t>
      </w:r>
      <w:r w:rsidRPr="002142C8">
        <w:rPr>
          <w:rFonts w:ascii="Times New Roman" w:eastAsia="宋体" w:hAnsi="Times New Roman" w:cs="Times New Roman"/>
          <w:sz w:val="24"/>
          <w:szCs w:val="24"/>
          <w:rPrChange w:id="475" w:author="ghj" w:date="2018-05-25T14:12:00Z">
            <w:rPr>
              <w:rFonts w:ascii="Times New Roman" w:eastAsia="宋体" w:hAnsi="Times New Roman" w:cs="Times New Roman" w:hint="eastAsia"/>
              <w:sz w:val="24"/>
              <w:szCs w:val="24"/>
            </w:rPr>
          </w:rPrChange>
        </w:rPr>
        <w:t>Windows</w:t>
      </w:r>
      <w:r w:rsidRPr="002142C8">
        <w:rPr>
          <w:rFonts w:ascii="Times New Roman" w:eastAsia="宋体" w:hAnsi="Times New Roman" w:cs="Times New Roman"/>
          <w:sz w:val="24"/>
          <w:szCs w:val="24"/>
          <w:rPrChange w:id="476" w:author="ghj" w:date="2018-05-25T14:12:00Z">
            <w:rPr>
              <w:rFonts w:ascii="Times New Roman" w:eastAsia="宋体" w:hAnsi="Times New Roman" w:cs="Times New Roman" w:hint="eastAsia"/>
              <w:sz w:val="24"/>
              <w:szCs w:val="24"/>
            </w:rPr>
          </w:rPrChange>
        </w:rPr>
        <w:t>系统，都自带了</w:t>
      </w:r>
      <w:r w:rsidRPr="002142C8">
        <w:rPr>
          <w:rFonts w:ascii="Times New Roman" w:eastAsia="宋体" w:hAnsi="Times New Roman" w:cs="Times New Roman"/>
          <w:sz w:val="24"/>
          <w:szCs w:val="24"/>
          <w:rPrChange w:id="477" w:author="ghj" w:date="2018-05-25T14:12:00Z">
            <w:rPr>
              <w:rFonts w:ascii="Times New Roman" w:eastAsia="宋体" w:hAnsi="Times New Roman" w:cs="Times New Roman" w:hint="eastAsia"/>
              <w:sz w:val="24"/>
              <w:szCs w:val="24"/>
            </w:rPr>
          </w:rPrChange>
        </w:rPr>
        <w:t>SQLite</w:t>
      </w:r>
      <w:r w:rsidRPr="002142C8">
        <w:rPr>
          <w:rFonts w:ascii="Times New Roman" w:eastAsia="宋体" w:hAnsi="Times New Roman" w:cs="Times New Roman"/>
          <w:sz w:val="24"/>
          <w:szCs w:val="24"/>
          <w:rPrChange w:id="478" w:author="ghj" w:date="2018-05-25T14:12:00Z">
            <w:rPr>
              <w:rFonts w:ascii="Times New Roman" w:eastAsia="宋体" w:hAnsi="Times New Roman" w:cs="Times New Roman"/>
              <w:sz w:val="24"/>
              <w:szCs w:val="24"/>
            </w:rPr>
          </w:rPrChange>
        </w:rPr>
        <w:t>3</w:t>
      </w:r>
      <w:r w:rsidRPr="002142C8">
        <w:rPr>
          <w:rFonts w:ascii="Times New Roman" w:eastAsia="宋体" w:hAnsi="Times New Roman" w:cs="Times New Roman"/>
          <w:sz w:val="24"/>
          <w:szCs w:val="24"/>
          <w:rPrChange w:id="479" w:author="ghj" w:date="2018-05-25T14:12:00Z">
            <w:rPr>
              <w:rFonts w:ascii="Times New Roman" w:eastAsia="宋体" w:hAnsi="Times New Roman" w:cs="Times New Roman" w:hint="eastAsia"/>
              <w:sz w:val="24"/>
              <w:szCs w:val="24"/>
            </w:rPr>
          </w:rPrChange>
        </w:rPr>
        <w:t>的环境，并且如果要用</w:t>
      </w:r>
      <w:r w:rsidRPr="002142C8">
        <w:rPr>
          <w:rFonts w:ascii="Times New Roman" w:eastAsia="宋体" w:hAnsi="Times New Roman" w:cs="Times New Roman"/>
          <w:sz w:val="24"/>
          <w:szCs w:val="24"/>
          <w:rPrChange w:id="480"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481" w:author="ghj" w:date="2018-05-25T14:12:00Z">
            <w:rPr>
              <w:rFonts w:ascii="Times New Roman" w:eastAsia="宋体" w:hAnsi="Times New Roman" w:cs="Times New Roman" w:hint="eastAsia"/>
              <w:sz w:val="24"/>
              <w:szCs w:val="24"/>
            </w:rPr>
          </w:rPrChange>
        </w:rPr>
        <w:t>使用</w:t>
      </w:r>
      <w:r w:rsidRPr="002142C8">
        <w:rPr>
          <w:rFonts w:ascii="Times New Roman" w:eastAsia="宋体" w:hAnsi="Times New Roman" w:cs="Times New Roman"/>
          <w:sz w:val="24"/>
          <w:szCs w:val="24"/>
          <w:rPrChange w:id="482" w:author="ghj" w:date="2018-05-25T14:12:00Z">
            <w:rPr>
              <w:rFonts w:ascii="Times New Roman" w:eastAsia="宋体" w:hAnsi="Times New Roman" w:cs="Times New Roman" w:hint="eastAsia"/>
              <w:sz w:val="24"/>
              <w:szCs w:val="24"/>
            </w:rPr>
          </w:rPrChange>
        </w:rPr>
        <w:t>SQLite</w:t>
      </w:r>
      <w:r w:rsidRPr="002142C8">
        <w:rPr>
          <w:rFonts w:ascii="Times New Roman" w:eastAsia="宋体" w:hAnsi="Times New Roman" w:cs="Times New Roman"/>
          <w:sz w:val="24"/>
          <w:szCs w:val="24"/>
          <w:rPrChange w:id="483" w:author="ghj" w:date="2018-05-25T14:12:00Z">
            <w:rPr>
              <w:rFonts w:ascii="Times New Roman" w:eastAsia="宋体" w:hAnsi="Times New Roman" w:cs="Times New Roman"/>
              <w:sz w:val="24"/>
              <w:szCs w:val="24"/>
            </w:rPr>
          </w:rPrChange>
        </w:rPr>
        <w:t>3</w:t>
      </w:r>
      <w:r w:rsidRPr="002142C8">
        <w:rPr>
          <w:rFonts w:ascii="Times New Roman" w:eastAsia="宋体" w:hAnsi="Times New Roman" w:cs="Times New Roman"/>
          <w:sz w:val="24"/>
          <w:szCs w:val="24"/>
          <w:rPrChange w:id="484" w:author="ghj" w:date="2018-05-25T14:12:00Z">
            <w:rPr>
              <w:rFonts w:ascii="Times New Roman" w:eastAsia="宋体" w:hAnsi="Times New Roman" w:cs="Times New Roman" w:hint="eastAsia"/>
              <w:sz w:val="24"/>
              <w:szCs w:val="24"/>
            </w:rPr>
          </w:rPrChange>
        </w:rPr>
        <w:t>，只需要安装</w:t>
      </w:r>
      <w:r w:rsidRPr="002142C8">
        <w:rPr>
          <w:rFonts w:ascii="Times New Roman" w:eastAsia="宋体" w:hAnsi="Times New Roman" w:cs="Times New Roman"/>
          <w:sz w:val="24"/>
          <w:szCs w:val="24"/>
          <w:rPrChange w:id="485" w:author="ghj" w:date="2018-05-25T14:12:00Z">
            <w:rPr>
              <w:rFonts w:ascii="Times New Roman" w:eastAsia="宋体" w:hAnsi="Times New Roman" w:cs="Times New Roman" w:hint="eastAsia"/>
              <w:sz w:val="24"/>
              <w:szCs w:val="24"/>
            </w:rPr>
          </w:rPrChange>
        </w:rPr>
        <w:t>SQLite</w:t>
      </w:r>
      <w:r w:rsidRPr="002142C8">
        <w:rPr>
          <w:rFonts w:ascii="Times New Roman" w:eastAsia="宋体" w:hAnsi="Times New Roman" w:cs="Times New Roman"/>
          <w:sz w:val="24"/>
          <w:szCs w:val="24"/>
          <w:rPrChange w:id="486" w:author="ghj" w:date="2018-05-25T14:12:00Z">
            <w:rPr>
              <w:rFonts w:ascii="Times New Roman" w:eastAsia="宋体" w:hAnsi="Times New Roman" w:cs="Times New Roman"/>
              <w:sz w:val="24"/>
              <w:szCs w:val="24"/>
            </w:rPr>
          </w:rPrChange>
        </w:rPr>
        <w:t>3</w:t>
      </w:r>
      <w:r w:rsidRPr="002142C8">
        <w:rPr>
          <w:rFonts w:ascii="Times New Roman" w:eastAsia="宋体" w:hAnsi="Times New Roman" w:cs="Times New Roman"/>
          <w:sz w:val="24"/>
          <w:szCs w:val="24"/>
          <w:rPrChange w:id="487"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sz w:val="24"/>
          <w:szCs w:val="24"/>
          <w:rPrChange w:id="488"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489" w:author="ghj" w:date="2018-05-25T14:12:00Z">
            <w:rPr>
              <w:rFonts w:ascii="Times New Roman" w:eastAsia="宋体" w:hAnsi="Times New Roman" w:cs="Times New Roman" w:hint="eastAsia"/>
              <w:sz w:val="24"/>
              <w:szCs w:val="24"/>
            </w:rPr>
          </w:rPrChange>
        </w:rPr>
        <w:t>库，即可简单使用</w:t>
      </w:r>
      <w:r w:rsidRPr="002142C8">
        <w:rPr>
          <w:rFonts w:ascii="Times New Roman" w:eastAsia="宋体" w:hAnsi="Times New Roman" w:cs="Times New Roman"/>
          <w:sz w:val="24"/>
          <w:szCs w:val="24"/>
          <w:rPrChange w:id="490" w:author="ghj" w:date="2018-05-25T14:12:00Z">
            <w:rPr>
              <w:rFonts w:ascii="Times New Roman" w:eastAsia="宋体" w:hAnsi="Times New Roman" w:cs="Times New Roman" w:hint="eastAsia"/>
              <w:sz w:val="24"/>
              <w:szCs w:val="24"/>
            </w:rPr>
          </w:rPrChange>
        </w:rPr>
        <w:t>API</w:t>
      </w:r>
      <w:r w:rsidRPr="002142C8">
        <w:rPr>
          <w:rFonts w:ascii="Times New Roman" w:eastAsia="宋体" w:hAnsi="Times New Roman" w:cs="Times New Roman"/>
          <w:sz w:val="24"/>
          <w:szCs w:val="24"/>
          <w:rPrChange w:id="491" w:author="ghj" w:date="2018-05-25T14:12:00Z">
            <w:rPr>
              <w:rFonts w:ascii="Times New Roman" w:eastAsia="宋体" w:hAnsi="Times New Roman" w:cs="Times New Roman" w:hint="eastAsia"/>
              <w:sz w:val="24"/>
              <w:szCs w:val="24"/>
            </w:rPr>
          </w:rPrChange>
        </w:rPr>
        <w:t>进行事务的</w:t>
      </w:r>
      <w:r w:rsidRPr="002142C8">
        <w:rPr>
          <w:rFonts w:ascii="Times New Roman" w:eastAsia="宋体" w:hAnsi="Times New Roman" w:cs="Times New Roman"/>
          <w:sz w:val="24"/>
          <w:szCs w:val="24"/>
          <w:rPrChange w:id="492" w:author="ghj" w:date="2018-05-25T14:12:00Z">
            <w:rPr>
              <w:rFonts w:ascii="Times New Roman" w:eastAsia="宋体" w:hAnsi="Times New Roman" w:cs="Times New Roman" w:hint="eastAsia"/>
              <w:sz w:val="24"/>
              <w:szCs w:val="24"/>
            </w:rPr>
          </w:rPrChange>
        </w:rPr>
        <w:t>ACID</w:t>
      </w:r>
      <w:r w:rsidRPr="002142C8">
        <w:rPr>
          <w:rFonts w:ascii="Times New Roman" w:eastAsia="宋体" w:hAnsi="Times New Roman" w:cs="Times New Roman"/>
          <w:sz w:val="24"/>
          <w:szCs w:val="24"/>
          <w:rPrChange w:id="493" w:author="ghj" w:date="2018-05-25T14:12:00Z">
            <w:rPr>
              <w:rFonts w:ascii="Times New Roman" w:eastAsia="宋体" w:hAnsi="Times New Roman" w:cs="Times New Roman" w:hint="eastAsia"/>
              <w:sz w:val="24"/>
              <w:szCs w:val="24"/>
            </w:rPr>
          </w:rPrChange>
        </w:rPr>
        <w:t>操作。</w:t>
      </w:r>
    </w:p>
    <w:p w:rsidR="00B808EF" w:rsidRPr="002142C8" w:rsidRDefault="00B808EF" w:rsidP="003927AD">
      <w:pPr>
        <w:pStyle w:val="2"/>
        <w:spacing w:before="60" w:afterLines="50" w:after="156" w:line="240" w:lineRule="auto"/>
        <w:jc w:val="left"/>
        <w:rPr>
          <w:rFonts w:ascii="Times New Roman" w:eastAsia="宋体" w:hAnsi="Times New Roman" w:cs="Times New Roman"/>
          <w:sz w:val="28"/>
          <w:szCs w:val="28"/>
          <w:rPrChange w:id="494"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495" w:author="ghj" w:date="2018-05-25T14:12:00Z">
            <w:rPr>
              <w:rFonts w:ascii="宋体" w:eastAsia="宋体" w:hAnsi="宋体"/>
              <w:sz w:val="28"/>
              <w:szCs w:val="28"/>
            </w:rPr>
          </w:rPrChange>
        </w:rPr>
        <w:t xml:space="preserve">2.3 </w:t>
      </w:r>
      <w:r w:rsidRPr="002142C8">
        <w:rPr>
          <w:rFonts w:ascii="Times New Roman" w:eastAsia="宋体" w:hAnsi="Times New Roman" w:cs="Times New Roman"/>
          <w:sz w:val="28"/>
          <w:szCs w:val="28"/>
          <w:rPrChange w:id="496" w:author="ghj" w:date="2018-05-25T14:12:00Z">
            <w:rPr>
              <w:rFonts w:ascii="宋体" w:eastAsia="宋体" w:hAnsi="宋体" w:hint="eastAsia"/>
              <w:sz w:val="28"/>
              <w:szCs w:val="28"/>
            </w:rPr>
          </w:rPrChange>
        </w:rPr>
        <w:t>Redis</w:t>
      </w:r>
      <w:r w:rsidRPr="002142C8">
        <w:rPr>
          <w:rFonts w:ascii="Times New Roman" w:eastAsia="宋体" w:hAnsi="Times New Roman" w:cs="Times New Roman"/>
          <w:sz w:val="28"/>
          <w:szCs w:val="28"/>
          <w:rPrChange w:id="497" w:author="ghj" w:date="2018-05-25T14:12:00Z">
            <w:rPr>
              <w:rFonts w:ascii="宋体" w:eastAsia="宋体" w:hAnsi="宋体" w:hint="eastAsia"/>
              <w:sz w:val="28"/>
              <w:szCs w:val="28"/>
            </w:rPr>
          </w:rPrChange>
        </w:rPr>
        <w:t>介绍</w:t>
      </w:r>
    </w:p>
    <w:p w:rsidR="005D5308" w:rsidRPr="002142C8" w:rsidRDefault="00001ECB" w:rsidP="00056038">
      <w:pPr>
        <w:ind w:firstLineChars="200" w:firstLine="480"/>
        <w:rPr>
          <w:rFonts w:ascii="Times New Roman" w:eastAsia="宋体" w:hAnsi="Times New Roman" w:cs="Times New Roman"/>
          <w:color w:val="000000" w:themeColor="text1"/>
          <w:sz w:val="24"/>
          <w:szCs w:val="24"/>
          <w:rPrChange w:id="498" w:author="ghj" w:date="2018-05-25T14:12:00Z">
            <w:rPr>
              <w:rFonts w:ascii="宋体" w:eastAsia="宋体" w:hAnsi="宋体"/>
              <w:color w:val="000000" w:themeColor="text1"/>
              <w:sz w:val="24"/>
              <w:szCs w:val="24"/>
            </w:rPr>
          </w:rPrChange>
        </w:rPr>
      </w:pPr>
      <w:r w:rsidRPr="002142C8">
        <w:rPr>
          <w:rFonts w:ascii="Times New Roman" w:eastAsia="宋体" w:hAnsi="Times New Roman" w:cs="Times New Roman"/>
          <w:color w:val="000000" w:themeColor="text1"/>
          <w:sz w:val="24"/>
          <w:szCs w:val="24"/>
          <w:rPrChange w:id="499" w:author="ghj" w:date="2018-05-25T14:12:00Z">
            <w:rPr>
              <w:rFonts w:ascii="宋体" w:eastAsia="宋体" w:hAnsi="宋体" w:hint="eastAsia"/>
              <w:color w:val="000000" w:themeColor="text1"/>
              <w:sz w:val="24"/>
              <w:szCs w:val="24"/>
            </w:rPr>
          </w:rPrChange>
        </w:rPr>
        <w:t>Redis</w:t>
      </w:r>
      <w:r w:rsidR="00056038" w:rsidRPr="002142C8">
        <w:rPr>
          <w:rFonts w:ascii="Times New Roman" w:eastAsia="宋体" w:hAnsi="Times New Roman" w:cs="Times New Roman"/>
          <w:color w:val="000000" w:themeColor="text1"/>
          <w:sz w:val="24"/>
          <w:szCs w:val="24"/>
          <w:rPrChange w:id="500" w:author="ghj" w:date="2018-05-25T14:12:00Z">
            <w:rPr>
              <w:rFonts w:ascii="宋体" w:eastAsia="宋体" w:hAnsi="宋体" w:hint="eastAsia"/>
              <w:color w:val="000000" w:themeColor="text1"/>
              <w:sz w:val="24"/>
              <w:szCs w:val="24"/>
            </w:rPr>
          </w:rPrChange>
        </w:rPr>
        <w:t>和</w:t>
      </w:r>
      <w:r w:rsidR="00056038" w:rsidRPr="002142C8">
        <w:rPr>
          <w:rFonts w:ascii="Times New Roman" w:eastAsia="宋体" w:hAnsi="Times New Roman" w:cs="Times New Roman"/>
          <w:color w:val="000000" w:themeColor="text1"/>
          <w:sz w:val="24"/>
          <w:szCs w:val="24"/>
          <w:rPrChange w:id="501" w:author="ghj" w:date="2018-05-25T14:12:00Z">
            <w:rPr>
              <w:rFonts w:ascii="宋体" w:eastAsia="宋体" w:hAnsi="宋体" w:hint="eastAsia"/>
              <w:color w:val="000000" w:themeColor="text1"/>
              <w:sz w:val="24"/>
              <w:szCs w:val="24"/>
            </w:rPr>
          </w:rPrChange>
        </w:rPr>
        <w:t>Mango DB</w:t>
      </w:r>
      <w:r w:rsidR="00056038" w:rsidRPr="002142C8">
        <w:rPr>
          <w:rFonts w:ascii="Times New Roman" w:eastAsia="宋体" w:hAnsi="Times New Roman" w:cs="Times New Roman"/>
          <w:color w:val="000000" w:themeColor="text1"/>
          <w:sz w:val="24"/>
          <w:szCs w:val="24"/>
          <w:rPrChange w:id="502" w:author="ghj" w:date="2018-05-25T14:12:00Z">
            <w:rPr>
              <w:rFonts w:ascii="宋体" w:eastAsia="宋体" w:hAnsi="宋体" w:hint="eastAsia"/>
              <w:color w:val="000000" w:themeColor="text1"/>
              <w:sz w:val="24"/>
              <w:szCs w:val="24"/>
            </w:rPr>
          </w:rPrChange>
        </w:rPr>
        <w:t>都是非关系型的</w:t>
      </w:r>
      <w:r w:rsidRPr="002142C8">
        <w:rPr>
          <w:rFonts w:ascii="Times New Roman" w:eastAsia="宋体" w:hAnsi="Times New Roman" w:cs="Times New Roman"/>
          <w:color w:val="000000" w:themeColor="text1"/>
          <w:sz w:val="24"/>
          <w:szCs w:val="24"/>
          <w:rPrChange w:id="503" w:author="ghj" w:date="2018-05-25T14:12:00Z">
            <w:rPr>
              <w:rFonts w:ascii="宋体" w:eastAsia="宋体" w:hAnsi="宋体" w:hint="eastAsia"/>
              <w:color w:val="000000" w:themeColor="text1"/>
              <w:sz w:val="24"/>
              <w:szCs w:val="24"/>
            </w:rPr>
          </w:rPrChange>
        </w:rPr>
        <w:t>，但是</w:t>
      </w:r>
      <w:r w:rsidRPr="002142C8">
        <w:rPr>
          <w:rFonts w:ascii="Times New Roman" w:eastAsia="宋体" w:hAnsi="Times New Roman" w:cs="Times New Roman"/>
          <w:color w:val="000000" w:themeColor="text1"/>
          <w:sz w:val="24"/>
          <w:szCs w:val="24"/>
          <w:rPrChange w:id="504" w:author="ghj" w:date="2018-05-25T14:12:00Z">
            <w:rPr>
              <w:rFonts w:ascii="宋体" w:eastAsia="宋体" w:hAnsi="宋体" w:hint="eastAsia"/>
              <w:color w:val="000000" w:themeColor="text1"/>
              <w:sz w:val="24"/>
              <w:szCs w:val="24"/>
            </w:rPr>
          </w:rPrChange>
        </w:rPr>
        <w:t>Redis</w:t>
      </w:r>
      <w:r w:rsidRPr="002142C8">
        <w:rPr>
          <w:rFonts w:ascii="Times New Roman" w:eastAsia="宋体" w:hAnsi="Times New Roman" w:cs="Times New Roman"/>
          <w:color w:val="000000" w:themeColor="text1"/>
          <w:sz w:val="24"/>
          <w:szCs w:val="24"/>
          <w:rPrChange w:id="505" w:author="ghj" w:date="2018-05-25T14:12:00Z">
            <w:rPr>
              <w:rFonts w:ascii="宋体" w:eastAsia="宋体" w:hAnsi="宋体" w:hint="eastAsia"/>
              <w:color w:val="000000" w:themeColor="text1"/>
              <w:sz w:val="24"/>
              <w:szCs w:val="24"/>
            </w:rPr>
          </w:rPrChange>
        </w:rPr>
        <w:t>的主要目的并不是用来作数据库的。</w:t>
      </w:r>
      <w:r w:rsidRPr="002142C8">
        <w:rPr>
          <w:rFonts w:ascii="Times New Roman" w:eastAsia="宋体" w:hAnsi="Times New Roman" w:cs="Times New Roman"/>
          <w:color w:val="000000" w:themeColor="text1"/>
          <w:sz w:val="24"/>
          <w:szCs w:val="24"/>
          <w:rPrChange w:id="506" w:author="ghj" w:date="2018-05-25T14:12:00Z">
            <w:rPr>
              <w:rFonts w:ascii="宋体" w:eastAsia="宋体" w:hAnsi="宋体" w:hint="eastAsia"/>
              <w:color w:val="000000" w:themeColor="text1"/>
              <w:sz w:val="24"/>
              <w:szCs w:val="24"/>
            </w:rPr>
          </w:rPrChange>
        </w:rPr>
        <w:t>Redis</w:t>
      </w:r>
      <w:r w:rsidRPr="002142C8">
        <w:rPr>
          <w:rFonts w:ascii="Times New Roman" w:eastAsia="宋体" w:hAnsi="Times New Roman" w:cs="Times New Roman"/>
          <w:color w:val="000000" w:themeColor="text1"/>
          <w:sz w:val="24"/>
          <w:szCs w:val="24"/>
          <w:rPrChange w:id="507" w:author="ghj" w:date="2018-05-25T14:12:00Z">
            <w:rPr>
              <w:rFonts w:ascii="宋体" w:eastAsia="宋体" w:hAnsi="宋体" w:hint="eastAsia"/>
              <w:color w:val="000000" w:themeColor="text1"/>
              <w:sz w:val="24"/>
              <w:szCs w:val="24"/>
            </w:rPr>
          </w:rPrChange>
        </w:rPr>
        <w:t>是基于内存的，</w:t>
      </w:r>
      <w:r w:rsidR="00FD2A57" w:rsidRPr="002142C8">
        <w:rPr>
          <w:rFonts w:ascii="Times New Roman" w:eastAsia="宋体" w:hAnsi="Times New Roman" w:cs="Times New Roman"/>
          <w:color w:val="000000" w:themeColor="text1"/>
          <w:sz w:val="24"/>
          <w:szCs w:val="24"/>
          <w:rPrChange w:id="508" w:author="ghj" w:date="2018-05-25T14:12:00Z">
            <w:rPr>
              <w:rFonts w:ascii="宋体" w:eastAsia="宋体" w:hAnsi="宋体" w:hint="eastAsia"/>
              <w:color w:val="000000" w:themeColor="text1"/>
              <w:sz w:val="24"/>
              <w:szCs w:val="24"/>
            </w:rPr>
          </w:rPrChange>
        </w:rPr>
        <w:t>不需要进行磁盘</w:t>
      </w:r>
      <w:r w:rsidR="00FD2A57" w:rsidRPr="002142C8">
        <w:rPr>
          <w:rFonts w:ascii="Times New Roman" w:eastAsia="宋体" w:hAnsi="Times New Roman" w:cs="Times New Roman"/>
          <w:color w:val="000000" w:themeColor="text1"/>
          <w:sz w:val="24"/>
          <w:szCs w:val="24"/>
          <w:rPrChange w:id="509" w:author="ghj" w:date="2018-05-25T14:12:00Z">
            <w:rPr>
              <w:rFonts w:ascii="宋体" w:eastAsia="宋体" w:hAnsi="宋体" w:hint="eastAsia"/>
              <w:color w:val="000000" w:themeColor="text1"/>
              <w:sz w:val="24"/>
              <w:szCs w:val="24"/>
            </w:rPr>
          </w:rPrChange>
        </w:rPr>
        <w:t>IO</w:t>
      </w:r>
      <w:r w:rsidR="00FD2A57" w:rsidRPr="002142C8">
        <w:rPr>
          <w:rFonts w:ascii="Times New Roman" w:eastAsia="宋体" w:hAnsi="Times New Roman" w:cs="Times New Roman"/>
          <w:color w:val="000000" w:themeColor="text1"/>
          <w:sz w:val="24"/>
          <w:szCs w:val="24"/>
          <w:rPrChange w:id="510" w:author="ghj" w:date="2018-05-25T14:12:00Z">
            <w:rPr>
              <w:rFonts w:ascii="宋体" w:eastAsia="宋体" w:hAnsi="宋体" w:hint="eastAsia"/>
              <w:color w:val="000000" w:themeColor="text1"/>
              <w:sz w:val="24"/>
              <w:szCs w:val="24"/>
            </w:rPr>
          </w:rPrChange>
        </w:rPr>
        <w:t>的读写，所以查询</w:t>
      </w:r>
      <w:r w:rsidRPr="002142C8">
        <w:rPr>
          <w:rFonts w:ascii="Times New Roman" w:eastAsia="宋体" w:hAnsi="Times New Roman" w:cs="Times New Roman"/>
          <w:color w:val="000000" w:themeColor="text1"/>
          <w:sz w:val="24"/>
          <w:szCs w:val="24"/>
          <w:rPrChange w:id="511" w:author="ghj" w:date="2018-05-25T14:12:00Z">
            <w:rPr>
              <w:rFonts w:ascii="宋体" w:eastAsia="宋体" w:hAnsi="宋体" w:hint="eastAsia"/>
              <w:color w:val="000000" w:themeColor="text1"/>
              <w:sz w:val="24"/>
              <w:szCs w:val="24"/>
            </w:rPr>
          </w:rPrChange>
        </w:rPr>
        <w:t>速度非常</w:t>
      </w:r>
      <w:r w:rsidR="00FD2A57" w:rsidRPr="002142C8">
        <w:rPr>
          <w:rFonts w:ascii="Times New Roman" w:eastAsia="宋体" w:hAnsi="Times New Roman" w:cs="Times New Roman"/>
          <w:color w:val="000000" w:themeColor="text1"/>
          <w:sz w:val="24"/>
          <w:szCs w:val="24"/>
          <w:rPrChange w:id="512" w:author="ghj" w:date="2018-05-25T14:12:00Z">
            <w:rPr>
              <w:rFonts w:ascii="宋体" w:eastAsia="宋体" w:hAnsi="宋体" w:hint="eastAsia"/>
              <w:color w:val="000000" w:themeColor="text1"/>
              <w:sz w:val="24"/>
              <w:szCs w:val="24"/>
            </w:rPr>
          </w:rPrChange>
        </w:rPr>
        <w:t>的</w:t>
      </w:r>
      <w:r w:rsidRPr="002142C8">
        <w:rPr>
          <w:rFonts w:ascii="Times New Roman" w:eastAsia="宋体" w:hAnsi="Times New Roman" w:cs="Times New Roman"/>
          <w:color w:val="000000" w:themeColor="text1"/>
          <w:sz w:val="24"/>
          <w:szCs w:val="24"/>
          <w:rPrChange w:id="513" w:author="ghj" w:date="2018-05-25T14:12:00Z">
            <w:rPr>
              <w:rFonts w:ascii="宋体" w:eastAsia="宋体" w:hAnsi="宋体" w:hint="eastAsia"/>
              <w:color w:val="000000" w:themeColor="text1"/>
              <w:sz w:val="24"/>
              <w:szCs w:val="24"/>
            </w:rPr>
          </w:rPrChange>
        </w:rPr>
        <w:t>快，因此</w:t>
      </w:r>
      <w:r w:rsidRPr="002142C8">
        <w:rPr>
          <w:rFonts w:ascii="Times New Roman" w:eastAsia="宋体" w:hAnsi="Times New Roman" w:cs="Times New Roman"/>
          <w:color w:val="000000" w:themeColor="text1"/>
          <w:sz w:val="24"/>
          <w:szCs w:val="24"/>
          <w:rPrChange w:id="514" w:author="ghj" w:date="2018-05-25T14:12:00Z">
            <w:rPr>
              <w:rFonts w:ascii="宋体" w:eastAsia="宋体" w:hAnsi="宋体" w:hint="eastAsia"/>
              <w:color w:val="000000" w:themeColor="text1"/>
              <w:sz w:val="24"/>
              <w:szCs w:val="24"/>
            </w:rPr>
          </w:rPrChange>
        </w:rPr>
        <w:t>Redis</w:t>
      </w:r>
      <w:r w:rsidRPr="002142C8">
        <w:rPr>
          <w:rFonts w:ascii="Times New Roman" w:eastAsia="宋体" w:hAnsi="Times New Roman" w:cs="Times New Roman"/>
          <w:color w:val="000000" w:themeColor="text1"/>
          <w:sz w:val="24"/>
          <w:szCs w:val="24"/>
          <w:rPrChange w:id="515" w:author="ghj" w:date="2018-05-25T14:12:00Z">
            <w:rPr>
              <w:rFonts w:ascii="宋体" w:eastAsia="宋体" w:hAnsi="宋体" w:hint="eastAsia"/>
              <w:color w:val="000000" w:themeColor="text1"/>
              <w:sz w:val="24"/>
              <w:szCs w:val="24"/>
            </w:rPr>
          </w:rPrChange>
        </w:rPr>
        <w:t>一般用于</w:t>
      </w:r>
      <w:r w:rsidR="00FD2A57" w:rsidRPr="002142C8">
        <w:rPr>
          <w:rFonts w:ascii="Times New Roman" w:eastAsia="宋体" w:hAnsi="Times New Roman" w:cs="Times New Roman"/>
          <w:color w:val="000000" w:themeColor="text1"/>
          <w:sz w:val="24"/>
          <w:szCs w:val="24"/>
          <w:rPrChange w:id="516" w:author="ghj" w:date="2018-05-25T14:12:00Z">
            <w:rPr>
              <w:rFonts w:ascii="宋体" w:eastAsia="宋体" w:hAnsi="宋体" w:hint="eastAsia"/>
              <w:color w:val="000000" w:themeColor="text1"/>
              <w:sz w:val="24"/>
              <w:szCs w:val="24"/>
            </w:rPr>
          </w:rPrChange>
        </w:rPr>
        <w:t>一些查询密集的设备</w:t>
      </w:r>
      <w:proofErr w:type="gramStart"/>
      <w:r w:rsidR="00FD2A57" w:rsidRPr="002142C8">
        <w:rPr>
          <w:rFonts w:ascii="Times New Roman" w:eastAsia="宋体" w:hAnsi="Times New Roman" w:cs="Times New Roman"/>
          <w:color w:val="000000" w:themeColor="text1"/>
          <w:sz w:val="24"/>
          <w:szCs w:val="24"/>
          <w:rPrChange w:id="517" w:author="ghj" w:date="2018-05-25T14:12:00Z">
            <w:rPr>
              <w:rFonts w:ascii="宋体" w:eastAsia="宋体" w:hAnsi="宋体" w:hint="eastAsia"/>
              <w:color w:val="000000" w:themeColor="text1"/>
              <w:sz w:val="24"/>
              <w:szCs w:val="24"/>
            </w:rPr>
          </w:rPrChange>
        </w:rPr>
        <w:t>当</w:t>
      </w:r>
      <w:r w:rsidRPr="002142C8">
        <w:rPr>
          <w:rFonts w:ascii="Times New Roman" w:eastAsia="宋体" w:hAnsi="Times New Roman" w:cs="Times New Roman"/>
          <w:color w:val="000000" w:themeColor="text1"/>
          <w:sz w:val="24"/>
          <w:szCs w:val="24"/>
          <w:rPrChange w:id="518" w:author="ghj" w:date="2018-05-25T14:12:00Z">
            <w:rPr>
              <w:rFonts w:ascii="宋体" w:eastAsia="宋体" w:hAnsi="宋体" w:hint="eastAsia"/>
              <w:color w:val="000000" w:themeColor="text1"/>
              <w:sz w:val="24"/>
              <w:szCs w:val="24"/>
            </w:rPr>
          </w:rPrChange>
        </w:rPr>
        <w:t>做</w:t>
      </w:r>
      <w:proofErr w:type="gramEnd"/>
      <w:r w:rsidR="00FD2A57" w:rsidRPr="002142C8">
        <w:rPr>
          <w:rFonts w:ascii="Times New Roman" w:eastAsia="宋体" w:hAnsi="Times New Roman" w:cs="Times New Roman"/>
          <w:color w:val="000000" w:themeColor="text1"/>
          <w:sz w:val="24"/>
          <w:szCs w:val="24"/>
          <w:rPrChange w:id="519" w:author="ghj" w:date="2018-05-25T14:12:00Z">
            <w:rPr>
              <w:rFonts w:ascii="宋体" w:eastAsia="宋体" w:hAnsi="宋体" w:hint="eastAsia"/>
              <w:color w:val="000000" w:themeColor="text1"/>
              <w:sz w:val="24"/>
              <w:szCs w:val="24"/>
            </w:rPr>
          </w:rPrChange>
        </w:rPr>
        <w:t>内存</w:t>
      </w:r>
      <w:r w:rsidRPr="002142C8">
        <w:rPr>
          <w:rFonts w:ascii="Times New Roman" w:eastAsia="宋体" w:hAnsi="Times New Roman" w:cs="Times New Roman"/>
          <w:color w:val="000000" w:themeColor="text1"/>
          <w:sz w:val="24"/>
          <w:szCs w:val="24"/>
          <w:rPrChange w:id="520" w:author="ghj" w:date="2018-05-25T14:12:00Z">
            <w:rPr>
              <w:rFonts w:ascii="宋体" w:eastAsia="宋体" w:hAnsi="宋体" w:hint="eastAsia"/>
              <w:color w:val="000000" w:themeColor="text1"/>
              <w:sz w:val="24"/>
              <w:szCs w:val="24"/>
            </w:rPr>
          </w:rPrChange>
        </w:rPr>
        <w:t>缓存</w:t>
      </w:r>
      <w:r w:rsidR="00FD2A57" w:rsidRPr="002142C8">
        <w:rPr>
          <w:rFonts w:ascii="Times New Roman" w:eastAsia="宋体" w:hAnsi="Times New Roman" w:cs="Times New Roman"/>
          <w:color w:val="000000" w:themeColor="text1"/>
          <w:sz w:val="24"/>
          <w:szCs w:val="24"/>
          <w:rPrChange w:id="521" w:author="ghj" w:date="2018-05-25T14:12:00Z">
            <w:rPr>
              <w:rFonts w:ascii="宋体" w:eastAsia="宋体" w:hAnsi="宋体" w:hint="eastAsia"/>
              <w:color w:val="000000" w:themeColor="text1"/>
              <w:sz w:val="24"/>
              <w:szCs w:val="24"/>
            </w:rPr>
          </w:rPrChange>
        </w:rPr>
        <w:t>，而</w:t>
      </w:r>
      <w:r w:rsidRPr="002142C8">
        <w:rPr>
          <w:rFonts w:ascii="Times New Roman" w:eastAsia="宋体" w:hAnsi="Times New Roman" w:cs="Times New Roman"/>
          <w:color w:val="000000" w:themeColor="text1"/>
          <w:sz w:val="24"/>
          <w:szCs w:val="24"/>
          <w:rPrChange w:id="522" w:author="ghj" w:date="2018-05-25T14:12:00Z">
            <w:rPr>
              <w:rFonts w:ascii="宋体" w:eastAsia="宋体" w:hAnsi="宋体" w:hint="eastAsia"/>
              <w:color w:val="000000" w:themeColor="text1"/>
              <w:sz w:val="24"/>
              <w:szCs w:val="24"/>
            </w:rPr>
          </w:rPrChange>
        </w:rPr>
        <w:t>且</w:t>
      </w:r>
      <w:r w:rsidRPr="002142C8">
        <w:rPr>
          <w:rFonts w:ascii="Times New Roman" w:eastAsia="宋体" w:hAnsi="Times New Roman" w:cs="Times New Roman"/>
          <w:color w:val="000000" w:themeColor="text1"/>
          <w:sz w:val="24"/>
          <w:szCs w:val="24"/>
          <w:rPrChange w:id="523" w:author="ghj" w:date="2018-05-25T14:12:00Z">
            <w:rPr>
              <w:rFonts w:ascii="宋体" w:eastAsia="宋体" w:hAnsi="宋体" w:hint="eastAsia"/>
              <w:color w:val="000000" w:themeColor="text1"/>
              <w:sz w:val="24"/>
              <w:szCs w:val="24"/>
            </w:rPr>
          </w:rPrChange>
        </w:rPr>
        <w:t>Redis</w:t>
      </w:r>
      <w:r w:rsidRPr="002142C8">
        <w:rPr>
          <w:rFonts w:ascii="Times New Roman" w:eastAsia="宋体" w:hAnsi="Times New Roman" w:cs="Times New Roman"/>
          <w:color w:val="000000" w:themeColor="text1"/>
          <w:sz w:val="24"/>
          <w:szCs w:val="24"/>
          <w:rPrChange w:id="524" w:author="ghj" w:date="2018-05-25T14:12:00Z">
            <w:rPr>
              <w:rFonts w:ascii="宋体" w:eastAsia="宋体" w:hAnsi="宋体" w:hint="eastAsia"/>
              <w:color w:val="000000" w:themeColor="text1"/>
              <w:sz w:val="24"/>
              <w:szCs w:val="24"/>
            </w:rPr>
          </w:rPrChange>
        </w:rPr>
        <w:t>是</w:t>
      </w:r>
      <w:r w:rsidR="00FD2A57" w:rsidRPr="002142C8">
        <w:rPr>
          <w:rFonts w:ascii="Times New Roman" w:eastAsia="宋体" w:hAnsi="Times New Roman" w:cs="Times New Roman"/>
          <w:color w:val="000000" w:themeColor="text1"/>
          <w:sz w:val="24"/>
          <w:szCs w:val="24"/>
          <w:rPrChange w:id="525" w:author="ghj" w:date="2018-05-25T14:12:00Z">
            <w:rPr>
              <w:rFonts w:ascii="宋体" w:eastAsia="宋体" w:hAnsi="宋体" w:hint="eastAsia"/>
              <w:color w:val="000000" w:themeColor="text1"/>
              <w:sz w:val="24"/>
              <w:szCs w:val="24"/>
            </w:rPr>
          </w:rPrChange>
        </w:rPr>
        <w:t>采用一个键对应一个键值来存储</w:t>
      </w:r>
      <w:r w:rsidRPr="002142C8">
        <w:rPr>
          <w:rFonts w:ascii="Times New Roman" w:eastAsia="宋体" w:hAnsi="Times New Roman" w:cs="Times New Roman"/>
          <w:color w:val="000000" w:themeColor="text1"/>
          <w:sz w:val="24"/>
          <w:szCs w:val="24"/>
          <w:rPrChange w:id="526" w:author="ghj" w:date="2018-05-25T14:12:00Z">
            <w:rPr>
              <w:rFonts w:ascii="宋体" w:eastAsia="宋体" w:hAnsi="宋体" w:hint="eastAsia"/>
              <w:color w:val="000000" w:themeColor="text1"/>
              <w:sz w:val="24"/>
              <w:szCs w:val="24"/>
            </w:rPr>
          </w:rPrChange>
        </w:rPr>
        <w:t>的，所以不管是在线程中或者是不同的会话中，都能获取到设置的值，这样就可以用来做在线和离线的一种交互</w:t>
      </w:r>
      <w:r w:rsidR="00D73E0C" w:rsidRPr="002142C8">
        <w:rPr>
          <w:rFonts w:ascii="Times New Roman" w:eastAsia="宋体" w:hAnsi="Times New Roman" w:cs="Times New Roman"/>
          <w:color w:val="000000" w:themeColor="text1"/>
          <w:sz w:val="24"/>
          <w:szCs w:val="24"/>
          <w:rPrChange w:id="527" w:author="ghj" w:date="2018-05-25T14:12:00Z">
            <w:rPr>
              <w:rFonts w:ascii="宋体" w:eastAsia="宋体" w:hAnsi="宋体" w:cs="Times New Roman" w:hint="eastAsia"/>
              <w:color w:val="000000" w:themeColor="text1"/>
              <w:sz w:val="24"/>
              <w:szCs w:val="24"/>
            </w:rPr>
          </w:rPrChange>
        </w:rPr>
        <w:t>。</w:t>
      </w:r>
    </w:p>
    <w:p w:rsidR="00D73E0C" w:rsidRPr="002142C8" w:rsidRDefault="00D73E0C" w:rsidP="0073451A">
      <w:pPr>
        <w:ind w:firstLineChars="200" w:firstLine="480"/>
        <w:rPr>
          <w:rFonts w:ascii="Times New Roman" w:eastAsia="宋体" w:hAnsi="Times New Roman" w:cs="Times New Roman"/>
          <w:sz w:val="24"/>
          <w:szCs w:val="24"/>
          <w:rPrChange w:id="528"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529" w:author="ghj" w:date="2018-05-25T14:12:00Z">
            <w:rPr>
              <w:rFonts w:ascii="Times New Roman" w:eastAsia="宋体" w:hAnsi="Times New Roman" w:cs="Times New Roman" w:hint="eastAsia"/>
              <w:sz w:val="24"/>
              <w:szCs w:val="24"/>
            </w:rPr>
          </w:rPrChange>
        </w:rPr>
        <w:t>Redis</w:t>
      </w:r>
      <w:r w:rsidR="002E6C43" w:rsidRPr="002142C8">
        <w:rPr>
          <w:rFonts w:ascii="Times New Roman" w:eastAsia="宋体" w:hAnsi="Times New Roman" w:cs="Times New Roman"/>
          <w:sz w:val="24"/>
          <w:szCs w:val="24"/>
          <w:rPrChange w:id="530" w:author="ghj" w:date="2018-05-25T14:12:00Z">
            <w:rPr>
              <w:rFonts w:ascii="Times New Roman" w:eastAsia="宋体" w:hAnsi="Times New Roman" w:cs="Times New Roman" w:hint="eastAsia"/>
              <w:sz w:val="24"/>
              <w:szCs w:val="24"/>
            </w:rPr>
          </w:rPrChange>
        </w:rPr>
        <w:t>支持开发者自定义每</w:t>
      </w:r>
      <w:r w:rsidRPr="002142C8">
        <w:rPr>
          <w:rFonts w:ascii="Times New Roman" w:eastAsia="宋体" w:hAnsi="Times New Roman" w:cs="Times New Roman"/>
          <w:sz w:val="24"/>
          <w:szCs w:val="24"/>
          <w:rPrChange w:id="531" w:author="ghj" w:date="2018-05-25T14:12:00Z">
            <w:rPr>
              <w:rFonts w:ascii="Times New Roman" w:eastAsia="宋体" w:hAnsi="Times New Roman" w:cs="Times New Roman" w:hint="eastAsia"/>
              <w:sz w:val="24"/>
              <w:szCs w:val="24"/>
            </w:rPr>
          </w:rPrChange>
        </w:rPr>
        <w:t>一个</w:t>
      </w:r>
      <w:r w:rsidRPr="002142C8">
        <w:rPr>
          <w:rFonts w:ascii="Times New Roman" w:eastAsia="宋体" w:hAnsi="Times New Roman" w:cs="Times New Roman"/>
          <w:sz w:val="24"/>
          <w:szCs w:val="24"/>
          <w:rPrChange w:id="532" w:author="ghj" w:date="2018-05-25T14:12:00Z">
            <w:rPr>
              <w:rFonts w:ascii="Times New Roman" w:eastAsia="宋体" w:hAnsi="Times New Roman" w:cs="Times New Roman" w:hint="eastAsia"/>
              <w:sz w:val="24"/>
              <w:szCs w:val="24"/>
            </w:rPr>
          </w:rPrChange>
        </w:rPr>
        <w:t>key</w:t>
      </w:r>
      <w:r w:rsidR="002E6C43" w:rsidRPr="002142C8">
        <w:rPr>
          <w:rFonts w:ascii="Times New Roman" w:eastAsia="宋体" w:hAnsi="Times New Roman" w:cs="Times New Roman"/>
          <w:sz w:val="24"/>
          <w:szCs w:val="24"/>
          <w:rPrChange w:id="533" w:author="ghj" w:date="2018-05-25T14:12:00Z">
            <w:rPr>
              <w:rFonts w:ascii="Times New Roman" w:eastAsia="宋体" w:hAnsi="Times New Roman" w:cs="Times New Roman" w:hint="eastAsia"/>
              <w:sz w:val="24"/>
              <w:szCs w:val="24"/>
            </w:rPr>
          </w:rPrChange>
        </w:rPr>
        <w:t>的超时</w:t>
      </w:r>
      <w:r w:rsidRPr="002142C8">
        <w:rPr>
          <w:rFonts w:ascii="Times New Roman" w:eastAsia="宋体" w:hAnsi="Times New Roman" w:cs="Times New Roman"/>
          <w:sz w:val="24"/>
          <w:szCs w:val="24"/>
          <w:rPrChange w:id="534" w:author="ghj" w:date="2018-05-25T14:12:00Z">
            <w:rPr>
              <w:rFonts w:ascii="Times New Roman" w:eastAsia="宋体" w:hAnsi="Times New Roman" w:cs="Times New Roman" w:hint="eastAsia"/>
              <w:sz w:val="24"/>
              <w:szCs w:val="24"/>
            </w:rPr>
          </w:rPrChange>
        </w:rPr>
        <w:t>时间，当时间到了之后，</w:t>
      </w:r>
      <w:r w:rsidRPr="002142C8">
        <w:rPr>
          <w:rFonts w:ascii="Times New Roman" w:eastAsia="宋体" w:hAnsi="Times New Roman" w:cs="Times New Roman"/>
          <w:sz w:val="24"/>
          <w:szCs w:val="24"/>
          <w:rPrChange w:id="535" w:author="ghj" w:date="2018-05-25T14:12:00Z">
            <w:rPr>
              <w:rFonts w:ascii="Times New Roman" w:eastAsia="宋体" w:hAnsi="Times New Roman" w:cs="Times New Roman" w:hint="eastAsia"/>
              <w:sz w:val="24"/>
              <w:szCs w:val="24"/>
            </w:rPr>
          </w:rPrChange>
        </w:rPr>
        <w:t>Redis</w:t>
      </w:r>
      <w:r w:rsidRPr="002142C8">
        <w:rPr>
          <w:rFonts w:ascii="Times New Roman" w:eastAsia="宋体" w:hAnsi="Times New Roman" w:cs="Times New Roman"/>
          <w:sz w:val="24"/>
          <w:szCs w:val="24"/>
          <w:rPrChange w:id="536" w:author="ghj" w:date="2018-05-25T14:12:00Z">
            <w:rPr>
              <w:rFonts w:ascii="Times New Roman" w:eastAsia="宋体" w:hAnsi="Times New Roman" w:cs="Times New Roman" w:hint="eastAsia"/>
              <w:sz w:val="24"/>
              <w:szCs w:val="24"/>
            </w:rPr>
          </w:rPrChange>
        </w:rPr>
        <w:t>会自动删除该</w:t>
      </w:r>
      <w:r w:rsidR="005F2277" w:rsidRPr="002142C8">
        <w:rPr>
          <w:rFonts w:ascii="Times New Roman" w:eastAsia="宋体" w:hAnsi="Times New Roman" w:cs="Times New Roman"/>
          <w:sz w:val="24"/>
          <w:szCs w:val="24"/>
          <w:rPrChange w:id="537" w:author="ghj" w:date="2018-05-25T14:12:00Z">
            <w:rPr>
              <w:rFonts w:ascii="Times New Roman" w:eastAsia="宋体" w:hAnsi="Times New Roman" w:cs="Times New Roman" w:hint="eastAsia"/>
              <w:sz w:val="24"/>
              <w:szCs w:val="24"/>
            </w:rPr>
          </w:rPrChange>
        </w:rPr>
        <w:t>键和该键对应的键值</w:t>
      </w:r>
      <w:r w:rsidRPr="002142C8">
        <w:rPr>
          <w:rFonts w:ascii="Times New Roman" w:eastAsia="宋体" w:hAnsi="Times New Roman" w:cs="Times New Roman"/>
          <w:sz w:val="24"/>
          <w:szCs w:val="24"/>
          <w:rPrChange w:id="538" w:author="ghj" w:date="2018-05-25T14:12:00Z">
            <w:rPr>
              <w:rFonts w:ascii="Times New Roman" w:eastAsia="宋体" w:hAnsi="Times New Roman" w:cs="Times New Roman" w:hint="eastAsia"/>
              <w:sz w:val="24"/>
              <w:szCs w:val="24"/>
            </w:rPr>
          </w:rPrChange>
        </w:rPr>
        <w:t>，这样可以用来做一种验证码的</w:t>
      </w:r>
      <w:r w:rsidR="00C03A02" w:rsidRPr="002142C8">
        <w:rPr>
          <w:rFonts w:ascii="Times New Roman" w:eastAsia="宋体" w:hAnsi="Times New Roman" w:cs="Times New Roman"/>
          <w:sz w:val="24"/>
          <w:szCs w:val="24"/>
          <w:rPrChange w:id="539" w:author="ghj" w:date="2018-05-25T14:12:00Z">
            <w:rPr>
              <w:rFonts w:ascii="Times New Roman" w:eastAsia="宋体" w:hAnsi="Times New Roman" w:cs="Times New Roman" w:hint="eastAsia"/>
              <w:sz w:val="24"/>
              <w:szCs w:val="24"/>
            </w:rPr>
          </w:rPrChange>
        </w:rPr>
        <w:t>功能。</w:t>
      </w:r>
    </w:p>
    <w:p w:rsidR="00001ECB" w:rsidRPr="002142C8" w:rsidRDefault="00C03A02" w:rsidP="00001ECB">
      <w:pPr>
        <w:ind w:firstLineChars="200" w:firstLine="480"/>
        <w:rPr>
          <w:rFonts w:ascii="Times New Roman" w:eastAsia="宋体" w:hAnsi="Times New Roman" w:cs="Times New Roman"/>
          <w:sz w:val="24"/>
          <w:szCs w:val="24"/>
          <w:rPrChange w:id="540"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541" w:author="ghj" w:date="2018-05-25T14:12:00Z">
            <w:rPr>
              <w:rFonts w:ascii="Times New Roman" w:eastAsia="宋体" w:hAnsi="Times New Roman" w:cs="Times New Roman" w:hint="eastAsia"/>
              <w:sz w:val="24"/>
              <w:szCs w:val="24"/>
            </w:rPr>
          </w:rPrChange>
        </w:rPr>
        <w:t>同时，</w:t>
      </w:r>
      <w:r w:rsidR="002E6C43" w:rsidRPr="002142C8">
        <w:rPr>
          <w:rFonts w:ascii="Times New Roman" w:eastAsia="宋体" w:hAnsi="Times New Roman" w:cs="Times New Roman"/>
          <w:color w:val="FF0000"/>
          <w:sz w:val="24"/>
          <w:szCs w:val="24"/>
          <w:rPrChange w:id="542" w:author="ghj" w:date="2018-05-25T14:12:00Z">
            <w:rPr>
              <w:rFonts w:ascii="Times New Roman" w:eastAsia="宋体" w:hAnsi="Times New Roman" w:cs="Times New Roman" w:hint="eastAsia"/>
              <w:sz w:val="24"/>
              <w:szCs w:val="24"/>
            </w:rPr>
          </w:rPrChange>
        </w:rPr>
        <w:t>无论</w:t>
      </w:r>
      <w:r w:rsidRPr="002142C8">
        <w:rPr>
          <w:rFonts w:ascii="Times New Roman" w:eastAsia="宋体" w:hAnsi="Times New Roman" w:cs="Times New Roman"/>
          <w:color w:val="FF0000"/>
          <w:sz w:val="24"/>
          <w:szCs w:val="24"/>
          <w:rPrChange w:id="543" w:author="ghj" w:date="2018-05-25T14:12:00Z">
            <w:rPr>
              <w:rFonts w:ascii="Times New Roman" w:eastAsia="宋体" w:hAnsi="Times New Roman" w:cs="Times New Roman" w:hint="eastAsia"/>
              <w:sz w:val="24"/>
              <w:szCs w:val="24"/>
            </w:rPr>
          </w:rPrChange>
        </w:rPr>
        <w:t>Redis</w:t>
      </w:r>
      <w:r w:rsidR="002E6C43" w:rsidRPr="002142C8">
        <w:rPr>
          <w:rFonts w:ascii="Times New Roman" w:eastAsia="宋体" w:hAnsi="Times New Roman" w:cs="Times New Roman"/>
          <w:color w:val="FF0000"/>
          <w:sz w:val="24"/>
          <w:szCs w:val="24"/>
          <w:rPrChange w:id="544" w:author="ghj" w:date="2018-05-25T14:12:00Z">
            <w:rPr>
              <w:rFonts w:ascii="Times New Roman" w:eastAsia="宋体" w:hAnsi="Times New Roman" w:cs="Times New Roman" w:hint="eastAsia"/>
              <w:sz w:val="24"/>
              <w:szCs w:val="24"/>
            </w:rPr>
          </w:rPrChange>
        </w:rPr>
        <w:t>的增、</w:t>
      </w:r>
      <w:proofErr w:type="gramStart"/>
      <w:r w:rsidR="002E6C43" w:rsidRPr="002142C8">
        <w:rPr>
          <w:rFonts w:ascii="Times New Roman" w:eastAsia="宋体" w:hAnsi="Times New Roman" w:cs="Times New Roman"/>
          <w:color w:val="FF0000"/>
          <w:sz w:val="24"/>
          <w:szCs w:val="24"/>
          <w:rPrChange w:id="545" w:author="ghj" w:date="2018-05-25T14:12:00Z">
            <w:rPr>
              <w:rFonts w:ascii="Times New Roman" w:eastAsia="宋体" w:hAnsi="Times New Roman" w:cs="Times New Roman" w:hint="eastAsia"/>
              <w:sz w:val="24"/>
              <w:szCs w:val="24"/>
            </w:rPr>
          </w:rPrChange>
        </w:rPr>
        <w:t>删</w:t>
      </w:r>
      <w:proofErr w:type="gramEnd"/>
      <w:r w:rsidR="002E6C43" w:rsidRPr="002142C8">
        <w:rPr>
          <w:rFonts w:ascii="Times New Roman" w:eastAsia="宋体" w:hAnsi="Times New Roman" w:cs="Times New Roman"/>
          <w:color w:val="FF0000"/>
          <w:sz w:val="24"/>
          <w:szCs w:val="24"/>
          <w:rPrChange w:id="546" w:author="ghj" w:date="2018-05-25T14:12:00Z">
            <w:rPr>
              <w:rFonts w:ascii="Times New Roman" w:eastAsia="宋体" w:hAnsi="Times New Roman" w:cs="Times New Roman" w:hint="eastAsia"/>
              <w:sz w:val="24"/>
              <w:szCs w:val="24"/>
            </w:rPr>
          </w:rPrChange>
        </w:rPr>
        <w:t>，还是改、</w:t>
      </w:r>
      <w:proofErr w:type="gramStart"/>
      <w:r w:rsidR="002E6C43" w:rsidRPr="002142C8">
        <w:rPr>
          <w:rFonts w:ascii="Times New Roman" w:eastAsia="宋体" w:hAnsi="Times New Roman" w:cs="Times New Roman"/>
          <w:color w:val="FF0000"/>
          <w:sz w:val="24"/>
          <w:szCs w:val="24"/>
          <w:rPrChange w:id="547" w:author="ghj" w:date="2018-05-25T14:12:00Z">
            <w:rPr>
              <w:rFonts w:ascii="Times New Roman" w:eastAsia="宋体" w:hAnsi="Times New Roman" w:cs="Times New Roman" w:hint="eastAsia"/>
              <w:sz w:val="24"/>
              <w:szCs w:val="24"/>
            </w:rPr>
          </w:rPrChange>
        </w:rPr>
        <w:t>查都</w:t>
      </w:r>
      <w:r w:rsidR="002E6C43" w:rsidRPr="002142C8">
        <w:rPr>
          <w:rFonts w:ascii="Times New Roman" w:eastAsia="宋体" w:hAnsi="Times New Roman" w:cs="Times New Roman"/>
          <w:sz w:val="24"/>
          <w:szCs w:val="24"/>
          <w:rPrChange w:id="548" w:author="ghj" w:date="2018-05-25T14:12:00Z">
            <w:rPr>
              <w:rFonts w:ascii="Times New Roman" w:eastAsia="宋体" w:hAnsi="Times New Roman" w:cs="Times New Roman" w:hint="eastAsia"/>
              <w:sz w:val="24"/>
              <w:szCs w:val="24"/>
            </w:rPr>
          </w:rPrChange>
        </w:rPr>
        <w:t>是</w:t>
      </w:r>
      <w:proofErr w:type="gramEnd"/>
      <w:r w:rsidR="002E6C43" w:rsidRPr="002142C8">
        <w:rPr>
          <w:rFonts w:ascii="Times New Roman" w:eastAsia="宋体" w:hAnsi="Times New Roman" w:cs="Times New Roman"/>
          <w:sz w:val="24"/>
          <w:szCs w:val="24"/>
          <w:rPrChange w:id="549" w:author="ghj" w:date="2018-05-25T14:12:00Z">
            <w:rPr>
              <w:rFonts w:ascii="Times New Roman" w:eastAsia="宋体" w:hAnsi="Times New Roman" w:cs="Times New Roman" w:hint="eastAsia"/>
              <w:sz w:val="24"/>
              <w:szCs w:val="24"/>
            </w:rPr>
          </w:rPrChange>
        </w:rPr>
        <w:t>原子操作</w:t>
      </w:r>
      <w:r w:rsidRPr="002142C8">
        <w:rPr>
          <w:rFonts w:ascii="Times New Roman" w:eastAsia="宋体" w:hAnsi="Times New Roman" w:cs="Times New Roman"/>
          <w:sz w:val="24"/>
          <w:szCs w:val="24"/>
          <w:rPrChange w:id="550" w:author="ghj" w:date="2018-05-25T14:12:00Z">
            <w:rPr>
              <w:rFonts w:ascii="Times New Roman" w:eastAsia="宋体" w:hAnsi="Times New Roman" w:cs="Times New Roman" w:hint="eastAsia"/>
              <w:sz w:val="24"/>
              <w:szCs w:val="24"/>
            </w:rPr>
          </w:rPrChange>
        </w:rPr>
        <w:t>，不会发生线程安全问题。</w:t>
      </w:r>
    </w:p>
    <w:p w:rsidR="00001ECB" w:rsidRPr="002142C8" w:rsidRDefault="00001ECB" w:rsidP="00001ECB">
      <w:pPr>
        <w:ind w:firstLineChars="200" w:firstLine="480"/>
        <w:rPr>
          <w:rFonts w:ascii="Times New Roman" w:eastAsia="宋体" w:hAnsi="Times New Roman" w:cs="Times New Roman"/>
          <w:color w:val="000000" w:themeColor="text1"/>
          <w:sz w:val="24"/>
          <w:rPrChange w:id="551" w:author="ghj" w:date="2018-05-25T14:12:00Z">
            <w:rPr>
              <w:rFonts w:ascii="宋体" w:eastAsia="宋体" w:hAnsi="宋体"/>
              <w:color w:val="000000" w:themeColor="text1"/>
              <w:sz w:val="24"/>
            </w:rPr>
          </w:rPrChange>
        </w:rPr>
      </w:pPr>
      <w:r w:rsidRPr="002142C8">
        <w:rPr>
          <w:rFonts w:ascii="Times New Roman" w:eastAsia="宋体" w:hAnsi="Times New Roman" w:cs="Times New Roman"/>
          <w:color w:val="000000" w:themeColor="text1"/>
          <w:sz w:val="24"/>
          <w:szCs w:val="24"/>
          <w:rPrChange w:id="552" w:author="ghj" w:date="2018-05-25T14:12:00Z">
            <w:rPr>
              <w:rFonts w:ascii="宋体" w:eastAsia="宋体" w:hAnsi="宋体" w:hint="eastAsia"/>
              <w:color w:val="000000" w:themeColor="text1"/>
              <w:sz w:val="24"/>
              <w:szCs w:val="24"/>
            </w:rPr>
          </w:rPrChange>
        </w:rPr>
        <w:t>Redis</w:t>
      </w:r>
      <w:r w:rsidRPr="002142C8">
        <w:rPr>
          <w:rFonts w:ascii="Times New Roman" w:eastAsia="宋体" w:hAnsi="Times New Roman" w:cs="Times New Roman"/>
          <w:color w:val="000000" w:themeColor="text1"/>
          <w:sz w:val="24"/>
          <w:szCs w:val="24"/>
          <w:rPrChange w:id="553" w:author="ghj" w:date="2018-05-25T14:12:00Z">
            <w:rPr>
              <w:rFonts w:ascii="宋体" w:eastAsia="宋体" w:hAnsi="宋体" w:hint="eastAsia"/>
              <w:color w:val="000000" w:themeColor="text1"/>
              <w:sz w:val="24"/>
              <w:szCs w:val="24"/>
            </w:rPr>
          </w:rPrChange>
        </w:rPr>
        <w:t>具有非常多的数据类型操作，如</w:t>
      </w:r>
      <w:r w:rsidR="00157E95" w:rsidRPr="002142C8">
        <w:rPr>
          <w:rFonts w:ascii="Times New Roman" w:eastAsia="宋体" w:hAnsi="Times New Roman" w:cs="Times New Roman"/>
          <w:color w:val="000000" w:themeColor="text1"/>
          <w:sz w:val="24"/>
          <w:szCs w:val="24"/>
          <w:rPrChange w:id="554" w:author="ghj" w:date="2018-05-25T14:12:00Z">
            <w:rPr>
              <w:rFonts w:ascii="宋体" w:eastAsia="宋体" w:hAnsi="宋体" w:hint="eastAsia"/>
              <w:color w:val="000000" w:themeColor="text1"/>
              <w:sz w:val="24"/>
              <w:szCs w:val="24"/>
            </w:rPr>
          </w:rPrChange>
        </w:rPr>
        <w:t>字符串</w:t>
      </w:r>
      <w:r w:rsidRPr="002142C8">
        <w:rPr>
          <w:rFonts w:ascii="Times New Roman" w:eastAsia="宋体" w:hAnsi="Times New Roman" w:cs="Times New Roman"/>
          <w:color w:val="000000" w:themeColor="text1"/>
          <w:sz w:val="24"/>
          <w:szCs w:val="24"/>
          <w:rPrChange w:id="555" w:author="ghj" w:date="2018-05-25T14:12:00Z">
            <w:rPr>
              <w:rFonts w:ascii="宋体" w:eastAsia="宋体" w:hAnsi="宋体" w:hint="eastAsia"/>
              <w:color w:val="000000" w:themeColor="text1"/>
              <w:sz w:val="24"/>
              <w:szCs w:val="24"/>
            </w:rPr>
          </w:rPrChange>
        </w:rPr>
        <w:t>、</w:t>
      </w:r>
      <w:r w:rsidR="00157E95" w:rsidRPr="002142C8">
        <w:rPr>
          <w:rFonts w:ascii="Times New Roman" w:eastAsia="宋体" w:hAnsi="Times New Roman" w:cs="Times New Roman"/>
          <w:color w:val="000000" w:themeColor="text1"/>
          <w:sz w:val="24"/>
          <w:szCs w:val="24"/>
          <w:rPrChange w:id="556" w:author="ghj" w:date="2018-05-25T14:12:00Z">
            <w:rPr>
              <w:rFonts w:ascii="宋体" w:eastAsia="宋体" w:hAnsi="宋体" w:hint="eastAsia"/>
              <w:color w:val="000000" w:themeColor="text1"/>
              <w:sz w:val="24"/>
              <w:szCs w:val="24"/>
            </w:rPr>
          </w:rPrChange>
        </w:rPr>
        <w:t>列表</w:t>
      </w:r>
      <w:r w:rsidRPr="002142C8">
        <w:rPr>
          <w:rFonts w:ascii="Times New Roman" w:eastAsia="宋体" w:hAnsi="Times New Roman" w:cs="Times New Roman"/>
          <w:color w:val="000000" w:themeColor="text1"/>
          <w:sz w:val="24"/>
          <w:szCs w:val="24"/>
          <w:rPrChange w:id="557" w:author="ghj" w:date="2018-05-25T14:12:00Z">
            <w:rPr>
              <w:rFonts w:ascii="宋体" w:eastAsia="宋体" w:hAnsi="宋体" w:hint="eastAsia"/>
              <w:color w:val="000000" w:themeColor="text1"/>
              <w:sz w:val="24"/>
              <w:szCs w:val="24"/>
            </w:rPr>
          </w:rPrChange>
        </w:rPr>
        <w:t>、</w:t>
      </w:r>
      <w:r w:rsidR="00157E95" w:rsidRPr="002142C8">
        <w:rPr>
          <w:rFonts w:ascii="Times New Roman" w:eastAsia="宋体" w:hAnsi="Times New Roman" w:cs="Times New Roman"/>
          <w:color w:val="000000" w:themeColor="text1"/>
          <w:sz w:val="24"/>
          <w:szCs w:val="24"/>
          <w:rPrChange w:id="558" w:author="ghj" w:date="2018-05-25T14:12:00Z">
            <w:rPr>
              <w:rFonts w:ascii="宋体" w:eastAsia="宋体" w:hAnsi="宋体" w:hint="eastAsia"/>
              <w:color w:val="000000" w:themeColor="text1"/>
              <w:sz w:val="24"/>
              <w:szCs w:val="24"/>
            </w:rPr>
          </w:rPrChange>
        </w:rPr>
        <w:t>集合</w:t>
      </w:r>
      <w:r w:rsidRPr="002142C8">
        <w:rPr>
          <w:rFonts w:ascii="Times New Roman" w:eastAsia="宋体" w:hAnsi="Times New Roman" w:cs="Times New Roman"/>
          <w:color w:val="000000" w:themeColor="text1"/>
          <w:sz w:val="24"/>
          <w:szCs w:val="24"/>
          <w:rPrChange w:id="559" w:author="ghj" w:date="2018-05-25T14:12:00Z">
            <w:rPr>
              <w:rFonts w:ascii="宋体" w:eastAsia="宋体" w:hAnsi="宋体" w:hint="eastAsia"/>
              <w:color w:val="000000" w:themeColor="text1"/>
              <w:sz w:val="24"/>
              <w:szCs w:val="24"/>
            </w:rPr>
          </w:rPrChange>
        </w:rPr>
        <w:t>、</w:t>
      </w:r>
      <w:r w:rsidR="00157E95" w:rsidRPr="002142C8">
        <w:rPr>
          <w:rFonts w:ascii="Times New Roman" w:eastAsia="宋体" w:hAnsi="Times New Roman" w:cs="Times New Roman"/>
          <w:color w:val="000000" w:themeColor="text1"/>
          <w:sz w:val="24"/>
          <w:szCs w:val="24"/>
          <w:rPrChange w:id="560" w:author="ghj" w:date="2018-05-25T14:12:00Z">
            <w:rPr>
              <w:rFonts w:ascii="宋体" w:eastAsia="宋体" w:hAnsi="宋体" w:hint="eastAsia"/>
              <w:color w:val="000000" w:themeColor="text1"/>
              <w:sz w:val="24"/>
              <w:szCs w:val="24"/>
            </w:rPr>
          </w:rPrChange>
        </w:rPr>
        <w:t>哈希值</w:t>
      </w:r>
      <w:r w:rsidRPr="002142C8">
        <w:rPr>
          <w:rFonts w:ascii="Times New Roman" w:eastAsia="宋体" w:hAnsi="Times New Roman" w:cs="Times New Roman"/>
          <w:color w:val="000000" w:themeColor="text1"/>
          <w:sz w:val="24"/>
          <w:szCs w:val="24"/>
          <w:rPrChange w:id="561" w:author="ghj" w:date="2018-05-25T14:12:00Z">
            <w:rPr>
              <w:rFonts w:ascii="宋体" w:eastAsia="宋体" w:hAnsi="宋体" w:hint="eastAsia"/>
              <w:color w:val="000000" w:themeColor="text1"/>
              <w:sz w:val="24"/>
              <w:szCs w:val="24"/>
            </w:rPr>
          </w:rPrChange>
        </w:rPr>
        <w:t>、</w:t>
      </w:r>
      <w:r w:rsidR="00157E95" w:rsidRPr="002142C8">
        <w:rPr>
          <w:rFonts w:ascii="Times New Roman" w:eastAsia="宋体" w:hAnsi="Times New Roman" w:cs="Times New Roman"/>
          <w:color w:val="000000" w:themeColor="text1"/>
          <w:sz w:val="24"/>
          <w:szCs w:val="24"/>
          <w:rPrChange w:id="562" w:author="ghj" w:date="2018-05-25T14:12:00Z">
            <w:rPr>
              <w:rFonts w:ascii="宋体" w:eastAsia="宋体" w:hAnsi="宋体" w:hint="eastAsia"/>
              <w:color w:val="000000" w:themeColor="text1"/>
              <w:sz w:val="24"/>
              <w:szCs w:val="24"/>
            </w:rPr>
          </w:rPrChange>
        </w:rPr>
        <w:t>有序</w:t>
      </w:r>
      <w:r w:rsidR="00157E95" w:rsidRPr="002142C8">
        <w:rPr>
          <w:rFonts w:ascii="Times New Roman" w:eastAsia="宋体" w:hAnsi="Times New Roman" w:cs="Times New Roman"/>
          <w:color w:val="000000" w:themeColor="text1"/>
          <w:sz w:val="24"/>
          <w:szCs w:val="24"/>
          <w:rPrChange w:id="563" w:author="ghj" w:date="2018-05-25T14:12:00Z">
            <w:rPr>
              <w:rFonts w:ascii="宋体" w:eastAsia="宋体" w:hAnsi="宋体" w:hint="eastAsia"/>
              <w:color w:val="000000" w:themeColor="text1"/>
              <w:sz w:val="24"/>
              <w:szCs w:val="24"/>
            </w:rPr>
          </w:rPrChange>
        </w:rPr>
        <w:lastRenderedPageBreak/>
        <w:t>集合</w:t>
      </w:r>
      <w:r w:rsidRPr="002142C8">
        <w:rPr>
          <w:rFonts w:ascii="Times New Roman" w:eastAsia="宋体" w:hAnsi="Times New Roman" w:cs="Times New Roman"/>
          <w:color w:val="000000" w:themeColor="text1"/>
          <w:sz w:val="24"/>
          <w:szCs w:val="24"/>
          <w:rPrChange w:id="564" w:author="ghj" w:date="2018-05-25T14:12:00Z">
            <w:rPr>
              <w:rFonts w:ascii="宋体" w:eastAsia="宋体" w:hAnsi="宋体" w:hint="eastAsia"/>
              <w:color w:val="000000" w:themeColor="text1"/>
              <w:sz w:val="24"/>
              <w:szCs w:val="24"/>
            </w:rPr>
          </w:rPrChange>
        </w:rPr>
        <w:t>这五种，其中</w:t>
      </w:r>
      <w:r w:rsidRPr="002142C8">
        <w:rPr>
          <w:rFonts w:ascii="Times New Roman" w:eastAsia="宋体" w:hAnsi="Times New Roman" w:cs="Times New Roman"/>
          <w:color w:val="000000" w:themeColor="text1"/>
          <w:sz w:val="24"/>
          <w:szCs w:val="24"/>
          <w:rPrChange w:id="565" w:author="ghj" w:date="2018-05-25T14:12:00Z">
            <w:rPr>
              <w:rFonts w:ascii="宋体" w:eastAsia="宋体" w:hAnsi="宋体" w:hint="eastAsia"/>
              <w:color w:val="000000" w:themeColor="text1"/>
              <w:sz w:val="24"/>
              <w:szCs w:val="24"/>
            </w:rPr>
          </w:rPrChange>
        </w:rPr>
        <w:t>Sorted Set</w:t>
      </w:r>
      <w:r w:rsidR="00157E95" w:rsidRPr="002142C8">
        <w:rPr>
          <w:rFonts w:ascii="Times New Roman" w:eastAsia="宋体" w:hAnsi="Times New Roman" w:cs="Times New Roman"/>
          <w:color w:val="000000" w:themeColor="text1"/>
          <w:sz w:val="24"/>
          <w:szCs w:val="24"/>
          <w:rPrChange w:id="566" w:author="ghj" w:date="2018-05-25T14:12:00Z">
            <w:rPr>
              <w:rFonts w:ascii="宋体" w:eastAsia="宋体" w:hAnsi="宋体" w:hint="eastAsia"/>
              <w:color w:val="000000" w:themeColor="text1"/>
              <w:sz w:val="24"/>
              <w:szCs w:val="24"/>
            </w:rPr>
          </w:rPrChange>
        </w:rPr>
        <w:t>（有序集合）</w:t>
      </w:r>
      <w:r w:rsidRPr="002142C8">
        <w:rPr>
          <w:rFonts w:ascii="Times New Roman" w:eastAsia="宋体" w:hAnsi="Times New Roman" w:cs="Times New Roman"/>
          <w:color w:val="000000" w:themeColor="text1"/>
          <w:sz w:val="24"/>
          <w:szCs w:val="24"/>
          <w:rPrChange w:id="567" w:author="ghj" w:date="2018-05-25T14:12:00Z">
            <w:rPr>
              <w:rFonts w:ascii="宋体" w:eastAsia="宋体" w:hAnsi="宋体" w:hint="eastAsia"/>
              <w:color w:val="000000" w:themeColor="text1"/>
              <w:sz w:val="24"/>
              <w:szCs w:val="24"/>
            </w:rPr>
          </w:rPrChange>
        </w:rPr>
        <w:t>是一个没有重复并且每个元素带有一个</w:t>
      </w:r>
      <w:r w:rsidRPr="002142C8">
        <w:rPr>
          <w:rFonts w:ascii="Times New Roman" w:eastAsia="宋体" w:hAnsi="Times New Roman" w:cs="Times New Roman"/>
          <w:color w:val="000000" w:themeColor="text1"/>
          <w:sz w:val="24"/>
          <w:szCs w:val="24"/>
          <w:rPrChange w:id="568" w:author="ghj" w:date="2018-05-25T14:12:00Z">
            <w:rPr>
              <w:rFonts w:ascii="宋体" w:eastAsia="宋体" w:hAnsi="宋体" w:hint="eastAsia"/>
              <w:color w:val="000000" w:themeColor="text1"/>
              <w:sz w:val="24"/>
              <w:szCs w:val="24"/>
            </w:rPr>
          </w:rPrChange>
        </w:rPr>
        <w:t>Score</w:t>
      </w:r>
      <w:r w:rsidRPr="002142C8">
        <w:rPr>
          <w:rFonts w:ascii="Times New Roman" w:eastAsia="宋体" w:hAnsi="Times New Roman" w:cs="Times New Roman"/>
          <w:color w:val="000000" w:themeColor="text1"/>
          <w:sz w:val="24"/>
          <w:szCs w:val="24"/>
          <w:rPrChange w:id="569" w:author="ghj" w:date="2018-05-25T14:12:00Z">
            <w:rPr>
              <w:rFonts w:ascii="宋体" w:eastAsia="宋体" w:hAnsi="宋体" w:hint="eastAsia"/>
              <w:color w:val="000000" w:themeColor="text1"/>
              <w:sz w:val="24"/>
              <w:szCs w:val="24"/>
            </w:rPr>
          </w:rPrChange>
        </w:rPr>
        <w:t>的数据类型，可以很方便的做</w:t>
      </w:r>
      <w:proofErr w:type="gramStart"/>
      <w:r w:rsidRPr="002142C8">
        <w:rPr>
          <w:rFonts w:ascii="Times New Roman" w:eastAsia="宋体" w:hAnsi="Times New Roman" w:cs="Times New Roman"/>
          <w:color w:val="000000" w:themeColor="text1"/>
          <w:sz w:val="24"/>
          <w:szCs w:val="24"/>
          <w:rPrChange w:id="570" w:author="ghj" w:date="2018-05-25T14:12:00Z">
            <w:rPr>
              <w:rFonts w:ascii="宋体" w:eastAsia="宋体" w:hAnsi="宋体" w:hint="eastAsia"/>
              <w:color w:val="000000" w:themeColor="text1"/>
              <w:sz w:val="24"/>
              <w:szCs w:val="24"/>
            </w:rPr>
          </w:rPrChange>
        </w:rPr>
        <w:t>一个热榜排行</w:t>
      </w:r>
      <w:proofErr w:type="gramEnd"/>
      <w:r w:rsidRPr="002142C8">
        <w:rPr>
          <w:rFonts w:ascii="Times New Roman" w:eastAsia="宋体" w:hAnsi="Times New Roman" w:cs="Times New Roman"/>
          <w:color w:val="000000" w:themeColor="text1"/>
          <w:sz w:val="24"/>
          <w:szCs w:val="24"/>
          <w:rPrChange w:id="571" w:author="ghj" w:date="2018-05-25T14:12:00Z">
            <w:rPr>
              <w:rFonts w:ascii="宋体" w:eastAsia="宋体" w:hAnsi="宋体" w:hint="eastAsia"/>
              <w:color w:val="000000" w:themeColor="text1"/>
              <w:sz w:val="24"/>
              <w:szCs w:val="24"/>
            </w:rPr>
          </w:rPrChange>
        </w:rPr>
        <w:t>功能</w:t>
      </w:r>
      <w:r w:rsidRPr="002142C8">
        <w:rPr>
          <w:rFonts w:ascii="Times New Roman" w:eastAsia="宋体" w:hAnsi="Times New Roman" w:cs="Times New Roman"/>
          <w:color w:val="000000" w:themeColor="text1"/>
          <w:sz w:val="24"/>
          <w:rPrChange w:id="572" w:author="ghj" w:date="2018-05-25T14:12:00Z">
            <w:rPr>
              <w:rFonts w:ascii="宋体" w:eastAsia="宋体" w:hAnsi="宋体" w:hint="eastAsia"/>
              <w:color w:val="000000" w:themeColor="text1"/>
              <w:sz w:val="24"/>
            </w:rPr>
          </w:rPrChange>
        </w:rPr>
        <w:t>。</w:t>
      </w:r>
    </w:p>
    <w:p w:rsidR="00C03A02" w:rsidRPr="002142C8" w:rsidRDefault="00C03A02" w:rsidP="003927AD">
      <w:pPr>
        <w:pStyle w:val="2"/>
        <w:spacing w:before="60" w:afterLines="50" w:after="156" w:line="240" w:lineRule="auto"/>
        <w:jc w:val="left"/>
        <w:rPr>
          <w:rFonts w:ascii="Times New Roman" w:eastAsia="宋体" w:hAnsi="Times New Roman" w:cs="Times New Roman"/>
          <w:sz w:val="28"/>
          <w:szCs w:val="28"/>
          <w:rPrChange w:id="573"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574" w:author="ghj" w:date="2018-05-25T14:12:00Z">
            <w:rPr>
              <w:rFonts w:ascii="宋体" w:eastAsia="宋体" w:hAnsi="宋体"/>
              <w:sz w:val="28"/>
              <w:szCs w:val="28"/>
            </w:rPr>
          </w:rPrChange>
        </w:rPr>
        <w:t xml:space="preserve">2.4 </w:t>
      </w:r>
      <w:r w:rsidRPr="002142C8">
        <w:rPr>
          <w:rFonts w:ascii="Times New Roman" w:eastAsia="宋体" w:hAnsi="Times New Roman" w:cs="Times New Roman"/>
          <w:sz w:val="28"/>
          <w:szCs w:val="28"/>
          <w:rPrChange w:id="575" w:author="ghj" w:date="2018-05-25T14:12:00Z">
            <w:rPr>
              <w:rFonts w:ascii="宋体" w:eastAsia="宋体" w:hAnsi="宋体" w:hint="eastAsia"/>
              <w:sz w:val="28"/>
              <w:szCs w:val="28"/>
            </w:rPr>
          </w:rPrChange>
        </w:rPr>
        <w:t>HTML</w:t>
      </w:r>
      <w:r w:rsidRPr="002142C8">
        <w:rPr>
          <w:rFonts w:ascii="Times New Roman" w:eastAsia="宋体" w:hAnsi="Times New Roman" w:cs="Times New Roman"/>
          <w:sz w:val="28"/>
          <w:szCs w:val="28"/>
          <w:rPrChange w:id="576" w:author="ghj" w:date="2018-05-25T14:12:00Z">
            <w:rPr>
              <w:rFonts w:ascii="宋体" w:eastAsia="宋体" w:hAnsi="宋体" w:hint="eastAsia"/>
              <w:sz w:val="28"/>
              <w:szCs w:val="28"/>
            </w:rPr>
          </w:rPrChange>
        </w:rPr>
        <w:t>介绍</w:t>
      </w:r>
    </w:p>
    <w:p w:rsidR="00C03A02" w:rsidRPr="002142C8" w:rsidRDefault="00C22730" w:rsidP="0073451A">
      <w:pPr>
        <w:ind w:firstLineChars="200" w:firstLine="480"/>
        <w:rPr>
          <w:rFonts w:ascii="Times New Roman" w:eastAsia="宋体" w:hAnsi="Times New Roman" w:cs="Times New Roman"/>
          <w:sz w:val="24"/>
          <w:szCs w:val="24"/>
          <w:rPrChange w:id="577"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578" w:author="ghj" w:date="2018-05-25T14:12:00Z">
            <w:rPr>
              <w:rFonts w:ascii="Times New Roman" w:eastAsia="宋体" w:hAnsi="Times New Roman" w:cs="Times New Roman" w:hint="eastAsia"/>
              <w:sz w:val="24"/>
              <w:szCs w:val="24"/>
            </w:rPr>
          </w:rPrChange>
        </w:rPr>
        <w:t>开发人员可以在</w:t>
      </w:r>
      <w:r w:rsidR="00056038" w:rsidRPr="002142C8">
        <w:rPr>
          <w:rFonts w:ascii="Times New Roman" w:eastAsia="宋体" w:hAnsi="Times New Roman" w:cs="Times New Roman"/>
          <w:sz w:val="24"/>
          <w:szCs w:val="24"/>
          <w:rPrChange w:id="579" w:author="ghj" w:date="2018-05-25T14:12:00Z">
            <w:rPr>
              <w:rFonts w:ascii="Times New Roman" w:eastAsia="宋体" w:hAnsi="Times New Roman" w:cs="Times New Roman" w:hint="eastAsia"/>
              <w:sz w:val="24"/>
              <w:szCs w:val="24"/>
            </w:rPr>
          </w:rPrChange>
        </w:rPr>
        <w:t>HTML</w:t>
      </w:r>
      <w:r w:rsidRPr="002142C8">
        <w:rPr>
          <w:rFonts w:ascii="Times New Roman" w:eastAsia="宋体" w:hAnsi="Times New Roman" w:cs="Times New Roman"/>
          <w:sz w:val="24"/>
          <w:szCs w:val="24"/>
          <w:rPrChange w:id="580" w:author="ghj" w:date="2018-05-25T14:12:00Z">
            <w:rPr>
              <w:rFonts w:ascii="Times New Roman" w:eastAsia="宋体" w:hAnsi="Times New Roman" w:cs="Times New Roman" w:hint="eastAsia"/>
              <w:sz w:val="24"/>
              <w:szCs w:val="24"/>
            </w:rPr>
          </w:rPrChange>
        </w:rPr>
        <w:t>内部使用各种</w:t>
      </w:r>
      <w:r w:rsidR="000733C4" w:rsidRPr="002142C8">
        <w:rPr>
          <w:rFonts w:ascii="Times New Roman" w:eastAsia="宋体" w:hAnsi="Times New Roman" w:cs="Times New Roman"/>
          <w:sz w:val="24"/>
          <w:szCs w:val="24"/>
          <w:rPrChange w:id="581" w:author="ghj" w:date="2018-05-25T14:12:00Z">
            <w:rPr>
              <w:rFonts w:ascii="Times New Roman" w:eastAsia="宋体" w:hAnsi="Times New Roman" w:cs="Times New Roman" w:hint="eastAsia"/>
              <w:sz w:val="24"/>
              <w:szCs w:val="24"/>
            </w:rPr>
          </w:rPrChange>
        </w:rPr>
        <w:t>标记标签来描述你的网页设计</w:t>
      </w:r>
      <w:r w:rsidR="00695740" w:rsidRPr="002142C8">
        <w:rPr>
          <w:rFonts w:ascii="Times New Roman" w:eastAsia="宋体" w:hAnsi="Times New Roman" w:cs="Times New Roman"/>
          <w:sz w:val="24"/>
          <w:szCs w:val="24"/>
          <w:rPrChange w:id="582" w:author="ghj" w:date="2018-05-25T14:12:00Z">
            <w:rPr>
              <w:rFonts w:ascii="Times New Roman" w:eastAsia="宋体" w:hAnsi="Times New Roman" w:cs="Times New Roman" w:hint="eastAsia"/>
              <w:sz w:val="24"/>
              <w:szCs w:val="24"/>
            </w:rPr>
          </w:rPrChange>
        </w:rPr>
        <w:t>。</w:t>
      </w:r>
      <w:r w:rsidR="00766D90" w:rsidRPr="002142C8">
        <w:rPr>
          <w:rFonts w:ascii="Times New Roman" w:eastAsia="宋体" w:hAnsi="Times New Roman" w:cs="Times New Roman"/>
          <w:sz w:val="24"/>
          <w:szCs w:val="24"/>
          <w:rPrChange w:id="583" w:author="ghj" w:date="2018-05-25T14:12:00Z">
            <w:rPr>
              <w:rFonts w:ascii="Times New Roman" w:eastAsia="宋体" w:hAnsi="Times New Roman" w:cs="Times New Roman" w:hint="eastAsia"/>
              <w:sz w:val="24"/>
              <w:szCs w:val="24"/>
            </w:rPr>
          </w:rPrChange>
        </w:rPr>
        <w:t>但是直接这样设计的网页并不整洁，也不美观，所以开发人员可以在编写了</w:t>
      </w:r>
      <w:r w:rsidR="00766D90" w:rsidRPr="002142C8">
        <w:rPr>
          <w:rFonts w:ascii="Times New Roman" w:eastAsia="宋体" w:hAnsi="Times New Roman" w:cs="Times New Roman"/>
          <w:sz w:val="24"/>
          <w:szCs w:val="24"/>
          <w:rPrChange w:id="584" w:author="ghj" w:date="2018-05-25T14:12:00Z">
            <w:rPr>
              <w:rFonts w:ascii="Times New Roman" w:eastAsia="宋体" w:hAnsi="Times New Roman" w:cs="Times New Roman" w:hint="eastAsia"/>
              <w:sz w:val="24"/>
              <w:szCs w:val="24"/>
            </w:rPr>
          </w:rPrChange>
        </w:rPr>
        <w:t>HTML</w:t>
      </w:r>
      <w:r w:rsidR="00766D90" w:rsidRPr="002142C8">
        <w:rPr>
          <w:rFonts w:ascii="Times New Roman" w:eastAsia="宋体" w:hAnsi="Times New Roman" w:cs="Times New Roman"/>
          <w:sz w:val="24"/>
          <w:szCs w:val="24"/>
          <w:rPrChange w:id="585" w:author="ghj" w:date="2018-05-25T14:12:00Z">
            <w:rPr>
              <w:rFonts w:ascii="Times New Roman" w:eastAsia="宋体" w:hAnsi="Times New Roman" w:cs="Times New Roman" w:hint="eastAsia"/>
              <w:sz w:val="24"/>
              <w:szCs w:val="24"/>
            </w:rPr>
          </w:rPrChange>
        </w:rPr>
        <w:t>代码后使用</w:t>
      </w:r>
      <w:r w:rsidR="00766D90" w:rsidRPr="002142C8">
        <w:rPr>
          <w:rFonts w:ascii="Times New Roman" w:eastAsia="宋体" w:hAnsi="Times New Roman" w:cs="Times New Roman"/>
          <w:sz w:val="24"/>
          <w:szCs w:val="24"/>
          <w:rPrChange w:id="586" w:author="ghj" w:date="2018-05-25T14:12:00Z">
            <w:rPr>
              <w:rFonts w:ascii="Times New Roman" w:eastAsia="宋体" w:hAnsi="Times New Roman" w:cs="Times New Roman" w:hint="eastAsia"/>
              <w:sz w:val="24"/>
              <w:szCs w:val="24"/>
            </w:rPr>
          </w:rPrChange>
        </w:rPr>
        <w:t>CSS</w:t>
      </w:r>
      <w:r w:rsidR="00766D90" w:rsidRPr="002142C8">
        <w:rPr>
          <w:rFonts w:ascii="Times New Roman" w:eastAsia="宋体" w:hAnsi="Times New Roman" w:cs="Times New Roman"/>
          <w:sz w:val="24"/>
          <w:szCs w:val="24"/>
          <w:rPrChange w:id="587" w:author="ghj" w:date="2018-05-25T14:12:00Z">
            <w:rPr>
              <w:rFonts w:ascii="Times New Roman" w:eastAsia="宋体" w:hAnsi="Times New Roman" w:cs="Times New Roman" w:hint="eastAsia"/>
              <w:sz w:val="24"/>
              <w:szCs w:val="24"/>
            </w:rPr>
          </w:rPrChange>
        </w:rPr>
        <w:t>来美化用户的页面，使页面主题更加的突出，而在需要进行前后端交互的时候，开发者可以使用</w:t>
      </w:r>
      <w:r w:rsidR="00766D90" w:rsidRPr="002142C8">
        <w:rPr>
          <w:rFonts w:ascii="Times New Roman" w:eastAsia="宋体" w:hAnsi="Times New Roman" w:cs="Times New Roman"/>
          <w:sz w:val="24"/>
          <w:szCs w:val="24"/>
          <w:rPrChange w:id="588" w:author="ghj" w:date="2018-05-25T14:12:00Z">
            <w:rPr>
              <w:rFonts w:ascii="Times New Roman" w:eastAsia="宋体" w:hAnsi="Times New Roman" w:cs="Times New Roman" w:hint="eastAsia"/>
              <w:sz w:val="24"/>
              <w:szCs w:val="24"/>
            </w:rPr>
          </w:rPrChange>
        </w:rPr>
        <w:t>JS</w:t>
      </w:r>
      <w:r w:rsidR="00766D90" w:rsidRPr="002142C8">
        <w:rPr>
          <w:rFonts w:ascii="Times New Roman" w:eastAsia="宋体" w:hAnsi="Times New Roman" w:cs="Times New Roman"/>
          <w:sz w:val="24"/>
          <w:szCs w:val="24"/>
          <w:rPrChange w:id="589" w:author="ghj" w:date="2018-05-25T14:12:00Z">
            <w:rPr>
              <w:rFonts w:ascii="Times New Roman" w:eastAsia="宋体" w:hAnsi="Times New Roman" w:cs="Times New Roman" w:hint="eastAsia"/>
              <w:sz w:val="24"/>
              <w:szCs w:val="24"/>
            </w:rPr>
          </w:rPrChange>
        </w:rPr>
        <w:t>代码完成，它是由客户端执行的，用来控制前端中的各种逻辑，</w:t>
      </w:r>
      <w:r w:rsidR="00766D90" w:rsidRPr="002142C8">
        <w:rPr>
          <w:rFonts w:ascii="Times New Roman" w:eastAsia="宋体" w:hAnsi="Times New Roman" w:cs="Times New Roman"/>
          <w:sz w:val="24"/>
          <w:szCs w:val="24"/>
          <w:rPrChange w:id="590" w:author="ghj" w:date="2018-05-25T14:12:00Z">
            <w:rPr>
              <w:rFonts w:ascii="Times New Roman" w:eastAsia="宋体" w:hAnsi="Times New Roman" w:cs="Times New Roman" w:hint="eastAsia"/>
              <w:sz w:val="24"/>
              <w:szCs w:val="24"/>
            </w:rPr>
          </w:rPrChange>
        </w:rPr>
        <w:t>JS</w:t>
      </w:r>
      <w:r w:rsidR="00766D90" w:rsidRPr="002142C8">
        <w:rPr>
          <w:rFonts w:ascii="Times New Roman" w:eastAsia="宋体" w:hAnsi="Times New Roman" w:cs="Times New Roman"/>
          <w:color w:val="FF0000"/>
          <w:sz w:val="24"/>
          <w:szCs w:val="24"/>
          <w:rPrChange w:id="591" w:author="ghj" w:date="2018-05-25T14:12:00Z">
            <w:rPr>
              <w:rFonts w:ascii="Times New Roman" w:eastAsia="宋体" w:hAnsi="Times New Roman" w:cs="Times New Roman" w:hint="eastAsia"/>
              <w:sz w:val="24"/>
              <w:szCs w:val="24"/>
            </w:rPr>
          </w:rPrChange>
        </w:rPr>
        <w:t>是</w:t>
      </w:r>
      <w:proofErr w:type="gramStart"/>
      <w:r w:rsidR="00766D90" w:rsidRPr="002142C8">
        <w:rPr>
          <w:rFonts w:ascii="Times New Roman" w:eastAsia="宋体" w:hAnsi="Times New Roman" w:cs="Times New Roman"/>
          <w:color w:val="FF0000"/>
          <w:sz w:val="24"/>
          <w:szCs w:val="24"/>
          <w:rPrChange w:id="592" w:author="ghj" w:date="2018-05-25T14:12:00Z">
            <w:rPr>
              <w:rFonts w:ascii="Times New Roman" w:eastAsia="宋体" w:hAnsi="Times New Roman" w:cs="Times New Roman" w:hint="eastAsia"/>
              <w:sz w:val="24"/>
              <w:szCs w:val="24"/>
            </w:rPr>
          </w:rPrChange>
        </w:rPr>
        <w:t>非常轻编的</w:t>
      </w:r>
      <w:proofErr w:type="gramEnd"/>
      <w:r w:rsidR="00766D90" w:rsidRPr="002142C8">
        <w:rPr>
          <w:rFonts w:ascii="Times New Roman" w:eastAsia="宋体" w:hAnsi="Times New Roman" w:cs="Times New Roman"/>
          <w:sz w:val="24"/>
          <w:szCs w:val="24"/>
          <w:rPrChange w:id="593" w:author="ghj" w:date="2018-05-25T14:12:00Z">
            <w:rPr>
              <w:rFonts w:ascii="Times New Roman" w:eastAsia="宋体" w:hAnsi="Times New Roman" w:cs="Times New Roman" w:hint="eastAsia"/>
              <w:sz w:val="24"/>
              <w:szCs w:val="24"/>
            </w:rPr>
          </w:rPrChange>
        </w:rPr>
        <w:t>语言。</w:t>
      </w:r>
    </w:p>
    <w:p w:rsidR="00695740" w:rsidRPr="002142C8" w:rsidRDefault="00695740" w:rsidP="003927AD">
      <w:pPr>
        <w:pStyle w:val="2"/>
        <w:spacing w:before="60" w:afterLines="50" w:after="156" w:line="240" w:lineRule="auto"/>
        <w:jc w:val="left"/>
        <w:rPr>
          <w:rFonts w:ascii="Times New Roman" w:eastAsia="宋体" w:hAnsi="Times New Roman" w:cs="Times New Roman"/>
          <w:sz w:val="28"/>
          <w:szCs w:val="28"/>
          <w:rPrChange w:id="594"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595" w:author="ghj" w:date="2018-05-25T14:12:00Z">
            <w:rPr>
              <w:rFonts w:ascii="宋体" w:eastAsia="宋体" w:hAnsi="宋体"/>
              <w:sz w:val="28"/>
              <w:szCs w:val="28"/>
            </w:rPr>
          </w:rPrChange>
        </w:rPr>
        <w:t xml:space="preserve">2.5 </w:t>
      </w:r>
      <w:r w:rsidRPr="002142C8">
        <w:rPr>
          <w:rFonts w:ascii="Times New Roman" w:eastAsia="宋体" w:hAnsi="Times New Roman" w:cs="Times New Roman"/>
          <w:sz w:val="28"/>
          <w:szCs w:val="28"/>
          <w:rPrChange w:id="596" w:author="ghj" w:date="2018-05-25T14:12:00Z">
            <w:rPr>
              <w:rFonts w:ascii="宋体" w:eastAsia="宋体" w:hAnsi="宋体" w:hint="eastAsia"/>
              <w:sz w:val="28"/>
              <w:szCs w:val="28"/>
            </w:rPr>
          </w:rPrChange>
        </w:rPr>
        <w:t>Django</w:t>
      </w:r>
      <w:r w:rsidRPr="002142C8">
        <w:rPr>
          <w:rFonts w:ascii="Times New Roman" w:eastAsia="宋体" w:hAnsi="Times New Roman" w:cs="Times New Roman"/>
          <w:sz w:val="28"/>
          <w:szCs w:val="28"/>
          <w:rPrChange w:id="597" w:author="ghj" w:date="2018-05-25T14:12:00Z">
            <w:rPr>
              <w:rFonts w:ascii="宋体" w:eastAsia="宋体" w:hAnsi="宋体" w:hint="eastAsia"/>
              <w:sz w:val="28"/>
              <w:szCs w:val="28"/>
            </w:rPr>
          </w:rPrChange>
        </w:rPr>
        <w:t>框架介绍</w:t>
      </w:r>
    </w:p>
    <w:p w:rsidR="00001ECB" w:rsidRPr="002142C8" w:rsidRDefault="00001ECB" w:rsidP="00001ECB">
      <w:pPr>
        <w:ind w:firstLineChars="200" w:firstLine="480"/>
        <w:rPr>
          <w:rFonts w:ascii="Times New Roman" w:eastAsia="宋体" w:hAnsi="Times New Roman" w:cs="Times New Roman"/>
          <w:color w:val="000000" w:themeColor="text1"/>
          <w:sz w:val="24"/>
          <w:szCs w:val="24"/>
          <w:rPrChange w:id="598" w:author="ghj" w:date="2018-05-25T14:12:00Z">
            <w:rPr>
              <w:rFonts w:ascii="宋体" w:eastAsia="宋体" w:hAnsi="宋体"/>
              <w:color w:val="000000" w:themeColor="text1"/>
              <w:sz w:val="24"/>
              <w:szCs w:val="24"/>
            </w:rPr>
          </w:rPrChange>
        </w:rPr>
      </w:pPr>
      <w:r w:rsidRPr="002142C8">
        <w:rPr>
          <w:rFonts w:ascii="Times New Roman" w:eastAsia="宋体" w:hAnsi="Times New Roman" w:cs="Times New Roman"/>
          <w:color w:val="000000" w:themeColor="text1"/>
          <w:sz w:val="24"/>
          <w:szCs w:val="24"/>
          <w:rPrChange w:id="599" w:author="ghj" w:date="2018-05-25T14:12:00Z">
            <w:rPr>
              <w:rFonts w:ascii="宋体" w:eastAsia="宋体" w:hAnsi="宋体" w:hint="eastAsia"/>
              <w:color w:val="000000" w:themeColor="text1"/>
              <w:sz w:val="24"/>
              <w:szCs w:val="24"/>
            </w:rPr>
          </w:rPrChange>
        </w:rPr>
        <w:t>Django</w:t>
      </w:r>
      <w:r w:rsidRPr="002142C8">
        <w:rPr>
          <w:rFonts w:ascii="Times New Roman" w:eastAsia="宋体" w:hAnsi="Times New Roman" w:cs="Times New Roman"/>
          <w:color w:val="000000" w:themeColor="text1"/>
          <w:sz w:val="24"/>
          <w:szCs w:val="24"/>
          <w:rPrChange w:id="600" w:author="ghj" w:date="2018-05-25T14:12:00Z">
            <w:rPr>
              <w:rFonts w:ascii="宋体" w:eastAsia="宋体" w:hAnsi="宋体" w:hint="eastAsia"/>
              <w:color w:val="000000" w:themeColor="text1"/>
              <w:sz w:val="24"/>
              <w:szCs w:val="24"/>
            </w:rPr>
          </w:rPrChange>
        </w:rPr>
        <w:t>是一个</w:t>
      </w:r>
      <w:r w:rsidR="005F2277" w:rsidRPr="002142C8">
        <w:rPr>
          <w:rFonts w:ascii="Times New Roman" w:eastAsia="宋体" w:hAnsi="Times New Roman" w:cs="Times New Roman"/>
          <w:color w:val="000000" w:themeColor="text1"/>
          <w:sz w:val="24"/>
          <w:szCs w:val="24"/>
          <w:rPrChange w:id="601" w:author="ghj" w:date="2018-05-25T14:12:00Z">
            <w:rPr>
              <w:rFonts w:ascii="宋体" w:eastAsia="宋体" w:hAnsi="宋体" w:hint="eastAsia"/>
              <w:color w:val="000000" w:themeColor="text1"/>
              <w:sz w:val="24"/>
              <w:szCs w:val="24"/>
            </w:rPr>
          </w:rPrChange>
        </w:rPr>
        <w:t>用来开发网页应用的框架，底层基于</w:t>
      </w:r>
      <w:r w:rsidRPr="002142C8">
        <w:rPr>
          <w:rFonts w:ascii="Times New Roman" w:eastAsia="宋体" w:hAnsi="Times New Roman" w:cs="Times New Roman"/>
          <w:color w:val="000000" w:themeColor="text1"/>
          <w:sz w:val="24"/>
          <w:szCs w:val="24"/>
          <w:rPrChange w:id="602" w:author="ghj" w:date="2018-05-25T14:12:00Z">
            <w:rPr>
              <w:rFonts w:ascii="宋体" w:eastAsia="宋体" w:hAnsi="宋体" w:hint="eastAsia"/>
              <w:color w:val="000000" w:themeColor="text1"/>
              <w:sz w:val="24"/>
              <w:szCs w:val="24"/>
            </w:rPr>
          </w:rPrChange>
        </w:rPr>
        <w:t>Python</w:t>
      </w:r>
      <w:r w:rsidR="005F2277" w:rsidRPr="002142C8">
        <w:rPr>
          <w:rFonts w:ascii="Times New Roman" w:eastAsia="宋体" w:hAnsi="Times New Roman" w:cs="Times New Roman"/>
          <w:color w:val="000000" w:themeColor="text1"/>
          <w:sz w:val="24"/>
          <w:szCs w:val="24"/>
          <w:rPrChange w:id="603" w:author="ghj" w:date="2018-05-25T14:12:00Z">
            <w:rPr>
              <w:rFonts w:ascii="宋体" w:eastAsia="宋体" w:hAnsi="宋体" w:hint="eastAsia"/>
              <w:color w:val="000000" w:themeColor="text1"/>
              <w:sz w:val="24"/>
              <w:szCs w:val="24"/>
            </w:rPr>
          </w:rPrChange>
        </w:rPr>
        <w:t>语言</w:t>
      </w:r>
      <w:r w:rsidRPr="002142C8">
        <w:rPr>
          <w:rFonts w:ascii="Times New Roman" w:eastAsia="宋体" w:hAnsi="Times New Roman" w:cs="Times New Roman"/>
          <w:color w:val="000000" w:themeColor="text1"/>
          <w:sz w:val="24"/>
          <w:szCs w:val="24"/>
          <w:rPrChange w:id="604" w:author="ghj" w:date="2018-05-25T14:12:00Z">
            <w:rPr>
              <w:rFonts w:ascii="宋体" w:eastAsia="宋体" w:hAnsi="宋体" w:hint="eastAsia"/>
              <w:color w:val="000000" w:themeColor="text1"/>
              <w:sz w:val="24"/>
              <w:szCs w:val="24"/>
            </w:rPr>
          </w:rPrChange>
        </w:rPr>
        <w:t>，支持便捷高效的开发和设计。</w:t>
      </w:r>
      <w:r w:rsidR="0025525F" w:rsidRPr="002142C8">
        <w:rPr>
          <w:rFonts w:ascii="Times New Roman" w:eastAsia="宋体" w:hAnsi="Times New Roman" w:cs="Times New Roman"/>
          <w:color w:val="000000" w:themeColor="text1"/>
          <w:sz w:val="24"/>
          <w:szCs w:val="24"/>
          <w:rPrChange w:id="605" w:author="ghj" w:date="2018-05-25T14:12:00Z">
            <w:rPr>
              <w:rFonts w:ascii="宋体" w:eastAsia="宋体" w:hAnsi="宋体" w:hint="eastAsia"/>
              <w:color w:val="000000" w:themeColor="text1"/>
              <w:sz w:val="24"/>
              <w:szCs w:val="24"/>
            </w:rPr>
          </w:rPrChange>
        </w:rPr>
        <w:t>Django</w:t>
      </w:r>
      <w:r w:rsidR="0025525F" w:rsidRPr="002142C8">
        <w:rPr>
          <w:rFonts w:ascii="Times New Roman" w:eastAsia="宋体" w:hAnsi="Times New Roman" w:cs="Times New Roman"/>
          <w:color w:val="000000" w:themeColor="text1"/>
          <w:sz w:val="24"/>
          <w:szCs w:val="24"/>
          <w:rPrChange w:id="606" w:author="ghj" w:date="2018-05-25T14:12:00Z">
            <w:rPr>
              <w:rFonts w:ascii="宋体" w:eastAsia="宋体" w:hAnsi="宋体" w:hint="eastAsia"/>
              <w:color w:val="000000" w:themeColor="text1"/>
              <w:sz w:val="24"/>
              <w:szCs w:val="24"/>
            </w:rPr>
          </w:rPrChange>
        </w:rPr>
        <w:t>是</w:t>
      </w:r>
      <w:r w:rsidRPr="002142C8">
        <w:rPr>
          <w:rFonts w:ascii="Times New Roman" w:eastAsia="宋体" w:hAnsi="Times New Roman" w:cs="Times New Roman"/>
          <w:color w:val="000000" w:themeColor="text1"/>
          <w:sz w:val="24"/>
          <w:szCs w:val="24"/>
          <w:rPrChange w:id="607" w:author="ghj" w:date="2018-05-25T14:12:00Z">
            <w:rPr>
              <w:rFonts w:ascii="宋体" w:eastAsia="宋体" w:hAnsi="宋体" w:hint="eastAsia"/>
              <w:color w:val="000000" w:themeColor="text1"/>
              <w:sz w:val="24"/>
              <w:szCs w:val="24"/>
            </w:rPr>
          </w:rPrChange>
        </w:rPr>
        <w:t>由</w:t>
      </w:r>
      <w:r w:rsidR="0025525F" w:rsidRPr="002142C8">
        <w:rPr>
          <w:rFonts w:ascii="Times New Roman" w:eastAsia="宋体" w:hAnsi="Times New Roman" w:cs="Times New Roman"/>
          <w:color w:val="000000" w:themeColor="text1"/>
          <w:sz w:val="24"/>
          <w:szCs w:val="24"/>
          <w:rPrChange w:id="608" w:author="ghj" w:date="2018-05-25T14:12:00Z">
            <w:rPr>
              <w:rFonts w:ascii="宋体" w:eastAsia="宋体" w:hAnsi="宋体" w:hint="eastAsia"/>
              <w:color w:val="000000" w:themeColor="text1"/>
              <w:sz w:val="24"/>
              <w:szCs w:val="24"/>
            </w:rPr>
          </w:rPrChange>
        </w:rPr>
        <w:t>许多杰出</w:t>
      </w:r>
      <w:r w:rsidRPr="002142C8">
        <w:rPr>
          <w:rFonts w:ascii="Times New Roman" w:eastAsia="宋体" w:hAnsi="Times New Roman" w:cs="Times New Roman"/>
          <w:color w:val="000000" w:themeColor="text1"/>
          <w:sz w:val="24"/>
          <w:szCs w:val="24"/>
          <w:rPrChange w:id="609" w:author="ghj" w:date="2018-05-25T14:12:00Z">
            <w:rPr>
              <w:rFonts w:ascii="宋体" w:eastAsia="宋体" w:hAnsi="宋体" w:hint="eastAsia"/>
              <w:color w:val="000000" w:themeColor="text1"/>
              <w:sz w:val="24"/>
              <w:szCs w:val="24"/>
            </w:rPr>
          </w:rPrChange>
        </w:rPr>
        <w:t>的</w:t>
      </w:r>
      <w:r w:rsidR="0025525F" w:rsidRPr="002142C8">
        <w:rPr>
          <w:rFonts w:ascii="Times New Roman" w:eastAsia="宋体" w:hAnsi="Times New Roman" w:cs="Times New Roman"/>
          <w:color w:val="000000" w:themeColor="text1"/>
          <w:sz w:val="24"/>
          <w:szCs w:val="24"/>
          <w:rPrChange w:id="610" w:author="ghj" w:date="2018-05-25T14:12:00Z">
            <w:rPr>
              <w:rFonts w:ascii="宋体" w:eastAsia="宋体" w:hAnsi="宋体" w:hint="eastAsia"/>
              <w:color w:val="000000" w:themeColor="text1"/>
              <w:sz w:val="24"/>
              <w:szCs w:val="24"/>
            </w:rPr>
          </w:rPrChange>
        </w:rPr>
        <w:t>程序开发者维护的一个开源并且免费的、优秀的框架</w:t>
      </w:r>
      <w:r w:rsidRPr="002142C8">
        <w:rPr>
          <w:rFonts w:ascii="Times New Roman" w:eastAsia="宋体" w:hAnsi="Times New Roman" w:cs="Times New Roman"/>
          <w:color w:val="000000" w:themeColor="text1"/>
          <w:sz w:val="24"/>
          <w:szCs w:val="24"/>
          <w:rPrChange w:id="611" w:author="ghj" w:date="2018-05-25T14:12:00Z">
            <w:rPr>
              <w:rFonts w:ascii="宋体" w:eastAsia="宋体" w:hAnsi="宋体" w:hint="eastAsia"/>
              <w:color w:val="000000" w:themeColor="text1"/>
              <w:sz w:val="24"/>
              <w:szCs w:val="24"/>
            </w:rPr>
          </w:rPrChange>
        </w:rPr>
        <w:t>，</w:t>
      </w:r>
      <w:r w:rsidR="0025525F" w:rsidRPr="002142C8">
        <w:rPr>
          <w:rFonts w:ascii="Times New Roman" w:eastAsia="宋体" w:hAnsi="Times New Roman" w:cs="Times New Roman"/>
          <w:color w:val="000000" w:themeColor="text1"/>
          <w:sz w:val="24"/>
          <w:szCs w:val="24"/>
          <w:rPrChange w:id="612" w:author="ghj" w:date="2018-05-25T14:12:00Z">
            <w:rPr>
              <w:rFonts w:ascii="宋体" w:eastAsia="宋体" w:hAnsi="宋体" w:hint="eastAsia"/>
              <w:color w:val="000000" w:themeColor="text1"/>
              <w:sz w:val="24"/>
              <w:szCs w:val="24"/>
            </w:rPr>
          </w:rPrChange>
        </w:rPr>
        <w:t>由于</w:t>
      </w:r>
      <w:r w:rsidRPr="002142C8">
        <w:rPr>
          <w:rFonts w:ascii="Times New Roman" w:eastAsia="宋体" w:hAnsi="Times New Roman" w:cs="Times New Roman"/>
          <w:color w:val="000000" w:themeColor="text1"/>
          <w:sz w:val="24"/>
          <w:szCs w:val="24"/>
          <w:rPrChange w:id="613" w:author="ghj" w:date="2018-05-25T14:12:00Z">
            <w:rPr>
              <w:rFonts w:ascii="宋体" w:eastAsia="宋体" w:hAnsi="宋体" w:hint="eastAsia"/>
              <w:color w:val="000000" w:themeColor="text1"/>
              <w:sz w:val="24"/>
              <w:szCs w:val="24"/>
            </w:rPr>
          </w:rPrChange>
        </w:rPr>
        <w:t>它可以处理</w:t>
      </w:r>
      <w:r w:rsidR="0025525F" w:rsidRPr="002142C8">
        <w:rPr>
          <w:rFonts w:ascii="Times New Roman" w:eastAsia="宋体" w:hAnsi="Times New Roman" w:cs="Times New Roman"/>
          <w:color w:val="000000" w:themeColor="text1"/>
          <w:sz w:val="24"/>
          <w:szCs w:val="24"/>
          <w:rPrChange w:id="614" w:author="ghj" w:date="2018-05-25T14:12:00Z">
            <w:rPr>
              <w:rFonts w:ascii="宋体" w:eastAsia="宋体" w:hAnsi="宋体" w:hint="eastAsia"/>
              <w:color w:val="000000" w:themeColor="text1"/>
              <w:sz w:val="24"/>
              <w:szCs w:val="24"/>
            </w:rPr>
          </w:rPrChange>
        </w:rPr>
        <w:t>开发人员在</w:t>
      </w:r>
      <w:r w:rsidR="0025525F" w:rsidRPr="002142C8">
        <w:rPr>
          <w:rFonts w:ascii="Times New Roman" w:eastAsia="宋体" w:hAnsi="Times New Roman" w:cs="Times New Roman"/>
          <w:color w:val="000000" w:themeColor="text1"/>
          <w:sz w:val="24"/>
          <w:szCs w:val="24"/>
          <w:rPrChange w:id="615" w:author="ghj" w:date="2018-05-25T14:12:00Z">
            <w:rPr>
              <w:rFonts w:ascii="宋体" w:eastAsia="宋体" w:hAnsi="宋体" w:hint="eastAsia"/>
              <w:color w:val="000000" w:themeColor="text1"/>
              <w:sz w:val="24"/>
              <w:szCs w:val="24"/>
            </w:rPr>
          </w:rPrChange>
        </w:rPr>
        <w:t>WEB</w:t>
      </w:r>
      <w:r w:rsidR="0025525F" w:rsidRPr="002142C8">
        <w:rPr>
          <w:rFonts w:ascii="Times New Roman" w:eastAsia="宋体" w:hAnsi="Times New Roman" w:cs="Times New Roman"/>
          <w:color w:val="000000" w:themeColor="text1"/>
          <w:sz w:val="24"/>
          <w:szCs w:val="24"/>
          <w:rPrChange w:id="616" w:author="ghj" w:date="2018-05-25T14:12:00Z">
            <w:rPr>
              <w:rFonts w:ascii="宋体" w:eastAsia="宋体" w:hAnsi="宋体" w:hint="eastAsia"/>
              <w:color w:val="000000" w:themeColor="text1"/>
              <w:sz w:val="24"/>
              <w:szCs w:val="24"/>
            </w:rPr>
          </w:rPrChange>
        </w:rPr>
        <w:t>建站中遇到的</w:t>
      </w:r>
      <w:proofErr w:type="gramStart"/>
      <w:r w:rsidR="00582B65" w:rsidRPr="002142C8">
        <w:rPr>
          <w:rFonts w:ascii="Times New Roman" w:eastAsia="宋体" w:hAnsi="Times New Roman" w:cs="Times New Roman"/>
          <w:color w:val="000000" w:themeColor="text1"/>
          <w:sz w:val="24"/>
          <w:szCs w:val="24"/>
          <w:rPrChange w:id="617" w:author="ghj" w:date="2018-05-25T14:12:00Z">
            <w:rPr>
              <w:rFonts w:ascii="宋体" w:eastAsia="宋体" w:hAnsi="宋体" w:hint="eastAsia"/>
              <w:color w:val="000000" w:themeColor="text1"/>
              <w:sz w:val="24"/>
              <w:szCs w:val="24"/>
            </w:rPr>
          </w:rPrChange>
        </w:rPr>
        <w:t>的</w:t>
      </w:r>
      <w:proofErr w:type="gramEnd"/>
      <w:r w:rsidR="00582B65" w:rsidRPr="002142C8">
        <w:rPr>
          <w:rFonts w:ascii="Times New Roman" w:eastAsia="宋体" w:hAnsi="Times New Roman" w:cs="Times New Roman"/>
          <w:color w:val="000000" w:themeColor="text1"/>
          <w:sz w:val="24"/>
          <w:szCs w:val="24"/>
          <w:rPrChange w:id="618" w:author="ghj" w:date="2018-05-25T14:12:00Z">
            <w:rPr>
              <w:rFonts w:ascii="宋体" w:eastAsia="宋体" w:hAnsi="宋体" w:hint="eastAsia"/>
              <w:color w:val="000000" w:themeColor="text1"/>
              <w:sz w:val="24"/>
              <w:szCs w:val="24"/>
            </w:rPr>
          </w:rPrChange>
        </w:rPr>
        <w:t>大部分问题，因此</w:t>
      </w:r>
      <w:r w:rsidR="0025525F" w:rsidRPr="002142C8">
        <w:rPr>
          <w:rFonts w:ascii="Times New Roman" w:eastAsia="宋体" w:hAnsi="Times New Roman" w:cs="Times New Roman"/>
          <w:color w:val="000000" w:themeColor="text1"/>
          <w:sz w:val="24"/>
          <w:szCs w:val="24"/>
          <w:rPrChange w:id="619" w:author="ghj" w:date="2018-05-25T14:12:00Z">
            <w:rPr>
              <w:rFonts w:ascii="宋体" w:eastAsia="宋体" w:hAnsi="宋体" w:hint="eastAsia"/>
              <w:color w:val="000000" w:themeColor="text1"/>
              <w:sz w:val="24"/>
              <w:szCs w:val="24"/>
            </w:rPr>
          </w:rPrChange>
        </w:rPr>
        <w:t>开发人员可以</w:t>
      </w:r>
      <w:r w:rsidR="00582B65" w:rsidRPr="002142C8">
        <w:rPr>
          <w:rFonts w:ascii="Times New Roman" w:eastAsia="宋体" w:hAnsi="Times New Roman" w:cs="Times New Roman"/>
          <w:color w:val="000000" w:themeColor="text1"/>
          <w:sz w:val="24"/>
          <w:szCs w:val="24"/>
          <w:rPrChange w:id="620" w:author="ghj" w:date="2018-05-25T14:12:00Z">
            <w:rPr>
              <w:rFonts w:ascii="宋体" w:eastAsia="宋体" w:hAnsi="宋体" w:hint="eastAsia"/>
              <w:color w:val="000000" w:themeColor="text1"/>
              <w:sz w:val="24"/>
              <w:szCs w:val="24"/>
            </w:rPr>
          </w:rPrChange>
        </w:rPr>
        <w:t>更加</w:t>
      </w:r>
      <w:r w:rsidR="0025525F" w:rsidRPr="002142C8">
        <w:rPr>
          <w:rFonts w:ascii="Times New Roman" w:eastAsia="宋体" w:hAnsi="Times New Roman" w:cs="Times New Roman"/>
          <w:color w:val="000000" w:themeColor="text1"/>
          <w:sz w:val="24"/>
          <w:szCs w:val="24"/>
          <w:rPrChange w:id="621" w:author="ghj" w:date="2018-05-25T14:12:00Z">
            <w:rPr>
              <w:rFonts w:ascii="宋体" w:eastAsia="宋体" w:hAnsi="宋体" w:hint="eastAsia"/>
              <w:color w:val="000000" w:themeColor="text1"/>
              <w:sz w:val="24"/>
              <w:szCs w:val="24"/>
            </w:rPr>
          </w:rPrChange>
        </w:rPr>
        <w:t>专注</w:t>
      </w:r>
      <w:r w:rsidR="00582B65" w:rsidRPr="002142C8">
        <w:rPr>
          <w:rFonts w:ascii="Times New Roman" w:eastAsia="宋体" w:hAnsi="Times New Roman" w:cs="Times New Roman"/>
          <w:color w:val="000000" w:themeColor="text1"/>
          <w:sz w:val="24"/>
          <w:szCs w:val="24"/>
          <w:rPrChange w:id="622" w:author="ghj" w:date="2018-05-25T14:12:00Z">
            <w:rPr>
              <w:rFonts w:ascii="宋体" w:eastAsia="宋体" w:hAnsi="宋体" w:hint="eastAsia"/>
              <w:color w:val="000000" w:themeColor="text1"/>
              <w:sz w:val="24"/>
              <w:szCs w:val="24"/>
            </w:rPr>
          </w:rPrChange>
        </w:rPr>
        <w:t>地关注于自身</w:t>
      </w:r>
      <w:r w:rsidR="0025525F" w:rsidRPr="002142C8">
        <w:rPr>
          <w:rFonts w:ascii="Times New Roman" w:eastAsia="宋体" w:hAnsi="Times New Roman" w:cs="Times New Roman"/>
          <w:color w:val="000000" w:themeColor="text1"/>
          <w:sz w:val="24"/>
          <w:szCs w:val="24"/>
          <w:rPrChange w:id="623" w:author="ghj" w:date="2018-05-25T14:12:00Z">
            <w:rPr>
              <w:rFonts w:ascii="宋体" w:eastAsia="宋体" w:hAnsi="宋体" w:hint="eastAsia"/>
              <w:color w:val="000000" w:themeColor="text1"/>
              <w:sz w:val="24"/>
              <w:szCs w:val="24"/>
            </w:rPr>
          </w:rPrChange>
        </w:rPr>
        <w:t>程序</w:t>
      </w:r>
      <w:r w:rsidR="00582B65" w:rsidRPr="002142C8">
        <w:rPr>
          <w:rFonts w:ascii="Times New Roman" w:eastAsia="宋体" w:hAnsi="Times New Roman" w:cs="Times New Roman"/>
          <w:color w:val="000000" w:themeColor="text1"/>
          <w:sz w:val="24"/>
          <w:szCs w:val="24"/>
          <w:rPrChange w:id="624" w:author="ghj" w:date="2018-05-25T14:12:00Z">
            <w:rPr>
              <w:rFonts w:ascii="宋体" w:eastAsia="宋体" w:hAnsi="宋体" w:hint="eastAsia"/>
              <w:color w:val="000000" w:themeColor="text1"/>
              <w:sz w:val="24"/>
              <w:szCs w:val="24"/>
            </w:rPr>
          </w:rPrChange>
        </w:rPr>
        <w:t>代码逻辑</w:t>
      </w:r>
      <w:r w:rsidR="0025525F" w:rsidRPr="002142C8">
        <w:rPr>
          <w:rFonts w:ascii="Times New Roman" w:eastAsia="宋体" w:hAnsi="Times New Roman" w:cs="Times New Roman"/>
          <w:color w:val="000000" w:themeColor="text1"/>
          <w:sz w:val="24"/>
          <w:szCs w:val="24"/>
          <w:rPrChange w:id="625" w:author="ghj" w:date="2018-05-25T14:12:00Z">
            <w:rPr>
              <w:rFonts w:ascii="宋体" w:eastAsia="宋体" w:hAnsi="宋体" w:hint="eastAsia"/>
              <w:color w:val="000000" w:themeColor="text1"/>
              <w:sz w:val="24"/>
              <w:szCs w:val="24"/>
            </w:rPr>
          </w:rPrChange>
        </w:rPr>
        <w:t>，</w:t>
      </w:r>
      <w:r w:rsidR="00582B65" w:rsidRPr="002142C8">
        <w:rPr>
          <w:rFonts w:ascii="Times New Roman" w:eastAsia="宋体" w:hAnsi="Times New Roman" w:cs="Times New Roman"/>
          <w:color w:val="000000" w:themeColor="text1"/>
          <w:sz w:val="24"/>
          <w:szCs w:val="24"/>
          <w:rPrChange w:id="626" w:author="ghj" w:date="2018-05-25T14:12:00Z">
            <w:rPr>
              <w:rFonts w:ascii="宋体" w:eastAsia="宋体" w:hAnsi="宋体" w:hint="eastAsia"/>
              <w:color w:val="000000" w:themeColor="text1"/>
              <w:sz w:val="24"/>
              <w:szCs w:val="24"/>
            </w:rPr>
          </w:rPrChange>
        </w:rPr>
        <w:t>而并不需要闭门造车</w:t>
      </w:r>
      <w:r w:rsidR="0025525F" w:rsidRPr="002142C8">
        <w:rPr>
          <w:rFonts w:ascii="Times New Roman" w:eastAsia="宋体" w:hAnsi="Times New Roman" w:cs="Times New Roman"/>
          <w:color w:val="000000" w:themeColor="text1"/>
          <w:sz w:val="24"/>
          <w:szCs w:val="24"/>
          <w:rPrChange w:id="627" w:author="ghj" w:date="2018-05-25T14:12:00Z">
            <w:rPr>
              <w:rFonts w:ascii="宋体" w:eastAsia="宋体" w:hAnsi="宋体" w:hint="eastAsia"/>
              <w:color w:val="000000" w:themeColor="text1"/>
              <w:sz w:val="24"/>
              <w:szCs w:val="24"/>
            </w:rPr>
          </w:rPrChange>
        </w:rPr>
        <w:t>。</w:t>
      </w:r>
    </w:p>
    <w:p w:rsidR="00415E14" w:rsidRPr="002142C8" w:rsidRDefault="00415E14" w:rsidP="00001ECB">
      <w:pPr>
        <w:ind w:firstLineChars="200" w:firstLine="482"/>
        <w:rPr>
          <w:rFonts w:ascii="Times New Roman" w:eastAsia="宋体" w:hAnsi="Times New Roman" w:cs="Times New Roman"/>
          <w:sz w:val="24"/>
          <w:szCs w:val="24"/>
          <w:shd w:val="clear" w:color="auto" w:fill="FFFFFF"/>
          <w:rPrChange w:id="628" w:author="ghj" w:date="2018-05-25T14:12:00Z">
            <w:rPr>
              <w:rFonts w:ascii="Times New Roman" w:eastAsia="宋体" w:hAnsi="Times New Roman" w:cs="Times New Roman"/>
              <w:sz w:val="24"/>
              <w:szCs w:val="24"/>
              <w:shd w:val="clear" w:color="auto" w:fill="FFFFFF"/>
            </w:rPr>
          </w:rPrChange>
        </w:rPr>
      </w:pPr>
      <w:r w:rsidRPr="002142C8">
        <w:rPr>
          <w:rFonts w:ascii="Times New Roman" w:eastAsia="宋体" w:hAnsi="Times New Roman" w:cs="Times New Roman"/>
          <w:b/>
          <w:sz w:val="24"/>
          <w:szCs w:val="24"/>
          <w:shd w:val="clear" w:color="auto" w:fill="FFFFFF"/>
          <w:rPrChange w:id="629" w:author="ghj" w:date="2018-05-25T14:12:00Z">
            <w:rPr>
              <w:rFonts w:ascii="Times New Roman" w:eastAsia="宋体" w:hAnsi="Times New Roman" w:cs="Times New Roman" w:hint="eastAsia"/>
              <w:b/>
              <w:sz w:val="24"/>
              <w:szCs w:val="24"/>
              <w:shd w:val="clear" w:color="auto" w:fill="FFFFFF"/>
            </w:rPr>
          </w:rPrChange>
        </w:rPr>
        <w:t>快速：</w:t>
      </w:r>
      <w:r w:rsidRPr="002142C8">
        <w:rPr>
          <w:rFonts w:ascii="Times New Roman" w:eastAsia="宋体" w:hAnsi="Times New Roman" w:cs="Times New Roman"/>
          <w:sz w:val="24"/>
          <w:szCs w:val="24"/>
          <w:shd w:val="clear" w:color="auto" w:fill="FFFFFF"/>
          <w:rPrChange w:id="630" w:author="ghj" w:date="2018-05-25T14:12:00Z">
            <w:rPr>
              <w:rFonts w:ascii="Times New Roman" w:eastAsia="宋体" w:hAnsi="Times New Roman" w:cs="Times New Roman" w:hint="eastAsia"/>
              <w:sz w:val="24"/>
              <w:szCs w:val="24"/>
              <w:shd w:val="clear" w:color="auto" w:fill="FFFFFF"/>
            </w:rPr>
          </w:rPrChange>
        </w:rPr>
        <w:t>Django</w:t>
      </w:r>
      <w:r w:rsidRPr="002142C8">
        <w:rPr>
          <w:rFonts w:ascii="Times New Roman" w:eastAsia="宋体" w:hAnsi="Times New Roman" w:cs="Times New Roman"/>
          <w:sz w:val="24"/>
          <w:szCs w:val="24"/>
          <w:shd w:val="clear" w:color="auto" w:fill="FFFFFF"/>
          <w:rPrChange w:id="631" w:author="ghj" w:date="2018-05-25T14:12:00Z">
            <w:rPr>
              <w:rFonts w:ascii="Times New Roman" w:eastAsia="宋体" w:hAnsi="Times New Roman" w:cs="Times New Roman" w:hint="eastAsia"/>
              <w:sz w:val="24"/>
              <w:szCs w:val="24"/>
              <w:shd w:val="clear" w:color="auto" w:fill="FFFFFF"/>
            </w:rPr>
          </w:rPrChange>
        </w:rPr>
        <w:t>旨在快速的为开发人员搭建一个</w:t>
      </w:r>
      <w:r w:rsidRPr="002142C8">
        <w:rPr>
          <w:rFonts w:ascii="Times New Roman" w:eastAsia="宋体" w:hAnsi="Times New Roman" w:cs="Times New Roman"/>
          <w:sz w:val="24"/>
          <w:szCs w:val="24"/>
          <w:shd w:val="clear" w:color="auto" w:fill="FFFFFF"/>
          <w:rPrChange w:id="632" w:author="ghj" w:date="2018-05-25T14:12:00Z">
            <w:rPr>
              <w:rFonts w:ascii="Times New Roman" w:eastAsia="宋体" w:hAnsi="Times New Roman" w:cs="Times New Roman" w:hint="eastAsia"/>
              <w:sz w:val="24"/>
              <w:szCs w:val="24"/>
              <w:shd w:val="clear" w:color="auto" w:fill="FFFFFF"/>
            </w:rPr>
          </w:rPrChange>
        </w:rPr>
        <w:t>WEB</w:t>
      </w:r>
      <w:r w:rsidRPr="002142C8">
        <w:rPr>
          <w:rFonts w:ascii="Times New Roman" w:eastAsia="宋体" w:hAnsi="Times New Roman" w:cs="Times New Roman"/>
          <w:sz w:val="24"/>
          <w:szCs w:val="24"/>
          <w:shd w:val="clear" w:color="auto" w:fill="FFFFFF"/>
          <w:rPrChange w:id="633" w:author="ghj" w:date="2018-05-25T14:12:00Z">
            <w:rPr>
              <w:rFonts w:ascii="Times New Roman" w:eastAsia="宋体" w:hAnsi="Times New Roman" w:cs="Times New Roman" w:hint="eastAsia"/>
              <w:sz w:val="24"/>
              <w:szCs w:val="24"/>
              <w:shd w:val="clear" w:color="auto" w:fill="FFFFFF"/>
            </w:rPr>
          </w:rPrChange>
        </w:rPr>
        <w:t>应用程序。</w:t>
      </w:r>
    </w:p>
    <w:p w:rsidR="00415E14" w:rsidRPr="002142C8" w:rsidRDefault="00415E14" w:rsidP="0073451A">
      <w:pPr>
        <w:ind w:firstLineChars="200" w:firstLine="482"/>
        <w:rPr>
          <w:rFonts w:ascii="Times New Roman" w:eastAsia="宋体" w:hAnsi="Times New Roman" w:cs="Times New Roman"/>
          <w:sz w:val="24"/>
          <w:szCs w:val="24"/>
          <w:shd w:val="clear" w:color="auto" w:fill="FFFFFF"/>
          <w:rPrChange w:id="634" w:author="ghj" w:date="2018-05-25T14:12:00Z">
            <w:rPr>
              <w:rFonts w:ascii="Times New Roman" w:eastAsia="宋体" w:hAnsi="Times New Roman" w:cs="Times New Roman"/>
              <w:sz w:val="24"/>
              <w:szCs w:val="24"/>
              <w:shd w:val="clear" w:color="auto" w:fill="FFFFFF"/>
            </w:rPr>
          </w:rPrChange>
        </w:rPr>
      </w:pPr>
      <w:r w:rsidRPr="002142C8">
        <w:rPr>
          <w:rFonts w:ascii="Times New Roman" w:eastAsia="宋体" w:hAnsi="Times New Roman" w:cs="Times New Roman"/>
          <w:b/>
          <w:sz w:val="24"/>
          <w:szCs w:val="24"/>
          <w:shd w:val="clear" w:color="auto" w:fill="FFFFFF"/>
          <w:rPrChange w:id="635" w:author="ghj" w:date="2018-05-25T14:12:00Z">
            <w:rPr>
              <w:rFonts w:ascii="Times New Roman" w:eastAsia="宋体" w:hAnsi="Times New Roman" w:cs="Times New Roman" w:hint="eastAsia"/>
              <w:b/>
              <w:sz w:val="24"/>
              <w:szCs w:val="24"/>
              <w:shd w:val="clear" w:color="auto" w:fill="FFFFFF"/>
            </w:rPr>
          </w:rPrChange>
        </w:rPr>
        <w:t>安全：</w:t>
      </w:r>
      <w:r w:rsidRPr="002142C8">
        <w:rPr>
          <w:rFonts w:ascii="Times New Roman" w:eastAsia="宋体" w:hAnsi="Times New Roman" w:cs="Times New Roman"/>
          <w:sz w:val="24"/>
          <w:szCs w:val="24"/>
          <w:shd w:val="clear" w:color="auto" w:fill="FFFFFF"/>
          <w:rPrChange w:id="636" w:author="ghj" w:date="2018-05-25T14:12:00Z">
            <w:rPr>
              <w:rFonts w:ascii="Times New Roman" w:eastAsia="宋体" w:hAnsi="Times New Roman" w:cs="Times New Roman" w:hint="eastAsia"/>
              <w:sz w:val="24"/>
              <w:szCs w:val="24"/>
              <w:shd w:val="clear" w:color="auto" w:fill="FFFFFF"/>
            </w:rPr>
          </w:rPrChange>
        </w:rPr>
        <w:t>防止</w:t>
      </w:r>
      <w:r w:rsidRPr="002142C8">
        <w:rPr>
          <w:rFonts w:ascii="Times New Roman" w:eastAsia="宋体" w:hAnsi="Times New Roman" w:cs="Times New Roman"/>
          <w:sz w:val="24"/>
          <w:szCs w:val="24"/>
          <w:shd w:val="clear" w:color="auto" w:fill="FFFFFF"/>
          <w:rPrChange w:id="637" w:author="ghj" w:date="2018-05-25T14:12:00Z">
            <w:rPr>
              <w:rFonts w:ascii="Times New Roman" w:eastAsia="宋体" w:hAnsi="Times New Roman" w:cs="Times New Roman" w:hint="eastAsia"/>
              <w:sz w:val="24"/>
              <w:szCs w:val="24"/>
              <w:shd w:val="clear" w:color="auto" w:fill="FFFFFF"/>
            </w:rPr>
          </w:rPrChange>
        </w:rPr>
        <w:t>SQL</w:t>
      </w:r>
      <w:r w:rsidRPr="002142C8">
        <w:rPr>
          <w:rFonts w:ascii="Times New Roman" w:eastAsia="宋体" w:hAnsi="Times New Roman" w:cs="Times New Roman"/>
          <w:sz w:val="24"/>
          <w:szCs w:val="24"/>
          <w:shd w:val="clear" w:color="auto" w:fill="FFFFFF"/>
          <w:rPrChange w:id="638" w:author="ghj" w:date="2018-05-25T14:12:00Z">
            <w:rPr>
              <w:rFonts w:ascii="Times New Roman" w:eastAsia="宋体" w:hAnsi="Times New Roman" w:cs="Times New Roman" w:hint="eastAsia"/>
              <w:sz w:val="24"/>
              <w:szCs w:val="24"/>
              <w:shd w:val="clear" w:color="auto" w:fill="FFFFFF"/>
            </w:rPr>
          </w:rPrChange>
        </w:rPr>
        <w:t>注入，帮助</w:t>
      </w:r>
      <w:r w:rsidR="005F2277" w:rsidRPr="002142C8">
        <w:rPr>
          <w:rFonts w:ascii="Times New Roman" w:eastAsia="宋体" w:hAnsi="Times New Roman" w:cs="Times New Roman"/>
          <w:sz w:val="24"/>
          <w:szCs w:val="24"/>
          <w:shd w:val="clear" w:color="auto" w:fill="FFFFFF"/>
          <w:rPrChange w:id="639" w:author="ghj" w:date="2018-05-25T14:12:00Z">
            <w:rPr>
              <w:rFonts w:ascii="Times New Roman" w:eastAsia="宋体" w:hAnsi="Times New Roman" w:cs="Times New Roman" w:hint="eastAsia"/>
              <w:sz w:val="24"/>
              <w:szCs w:val="24"/>
              <w:shd w:val="clear" w:color="auto" w:fill="FFFFFF"/>
            </w:rPr>
          </w:rPrChange>
        </w:rPr>
        <w:t>使用</w:t>
      </w:r>
      <w:r w:rsidR="005F2277" w:rsidRPr="002142C8">
        <w:rPr>
          <w:rFonts w:ascii="Times New Roman" w:eastAsia="宋体" w:hAnsi="Times New Roman" w:cs="Times New Roman"/>
          <w:sz w:val="24"/>
          <w:szCs w:val="24"/>
          <w:shd w:val="clear" w:color="auto" w:fill="FFFFFF"/>
          <w:rPrChange w:id="640" w:author="ghj" w:date="2018-05-25T14:12:00Z">
            <w:rPr>
              <w:rFonts w:ascii="Times New Roman" w:eastAsia="宋体" w:hAnsi="Times New Roman" w:cs="Times New Roman" w:hint="eastAsia"/>
              <w:sz w:val="24"/>
              <w:szCs w:val="24"/>
              <w:shd w:val="clear" w:color="auto" w:fill="FFFFFF"/>
            </w:rPr>
          </w:rPrChange>
        </w:rPr>
        <w:t>Django</w:t>
      </w:r>
      <w:r w:rsidR="005F2277" w:rsidRPr="002142C8">
        <w:rPr>
          <w:rFonts w:ascii="Times New Roman" w:eastAsia="宋体" w:hAnsi="Times New Roman" w:cs="Times New Roman"/>
          <w:sz w:val="24"/>
          <w:szCs w:val="24"/>
          <w:shd w:val="clear" w:color="auto" w:fill="FFFFFF"/>
          <w:rPrChange w:id="641" w:author="ghj" w:date="2018-05-25T14:12:00Z">
            <w:rPr>
              <w:rFonts w:ascii="Times New Roman" w:eastAsia="宋体" w:hAnsi="Times New Roman" w:cs="Times New Roman" w:hint="eastAsia"/>
              <w:sz w:val="24"/>
              <w:szCs w:val="24"/>
              <w:shd w:val="clear" w:color="auto" w:fill="FFFFFF"/>
            </w:rPr>
          </w:rPrChange>
        </w:rPr>
        <w:t>的程序员</w:t>
      </w:r>
      <w:r w:rsidRPr="002142C8">
        <w:rPr>
          <w:rFonts w:ascii="Times New Roman" w:eastAsia="宋体" w:hAnsi="Times New Roman" w:cs="Times New Roman"/>
          <w:sz w:val="24"/>
          <w:szCs w:val="24"/>
          <w:shd w:val="clear" w:color="auto" w:fill="FFFFFF"/>
          <w:rPrChange w:id="642" w:author="ghj" w:date="2018-05-25T14:12:00Z">
            <w:rPr>
              <w:rFonts w:ascii="Times New Roman" w:eastAsia="宋体" w:hAnsi="Times New Roman" w:cs="Times New Roman" w:hint="eastAsia"/>
              <w:sz w:val="24"/>
              <w:szCs w:val="24"/>
              <w:shd w:val="clear" w:color="auto" w:fill="FFFFFF"/>
            </w:rPr>
          </w:rPrChange>
        </w:rPr>
        <w:t>避免</w:t>
      </w:r>
      <w:r w:rsidR="005F2277" w:rsidRPr="002142C8">
        <w:rPr>
          <w:rFonts w:ascii="Times New Roman" w:eastAsia="宋体" w:hAnsi="Times New Roman" w:cs="Times New Roman"/>
          <w:sz w:val="24"/>
          <w:szCs w:val="24"/>
          <w:shd w:val="clear" w:color="auto" w:fill="FFFFFF"/>
          <w:rPrChange w:id="643" w:author="ghj" w:date="2018-05-25T14:12:00Z">
            <w:rPr>
              <w:rFonts w:ascii="Times New Roman" w:eastAsia="宋体" w:hAnsi="Times New Roman" w:cs="Times New Roman" w:hint="eastAsia"/>
              <w:sz w:val="24"/>
              <w:szCs w:val="24"/>
              <w:shd w:val="clear" w:color="auto" w:fill="FFFFFF"/>
            </w:rPr>
          </w:rPrChange>
        </w:rPr>
        <w:t>了</w:t>
      </w:r>
      <w:r w:rsidRPr="002142C8">
        <w:rPr>
          <w:rFonts w:ascii="Times New Roman" w:eastAsia="宋体" w:hAnsi="Times New Roman" w:cs="Times New Roman"/>
          <w:sz w:val="24"/>
          <w:szCs w:val="24"/>
          <w:shd w:val="clear" w:color="auto" w:fill="FFFFFF"/>
          <w:rPrChange w:id="644" w:author="ghj" w:date="2018-05-25T14:12:00Z">
            <w:rPr>
              <w:rFonts w:ascii="Times New Roman" w:eastAsia="宋体" w:hAnsi="Times New Roman" w:cs="Times New Roman" w:hint="eastAsia"/>
              <w:sz w:val="24"/>
              <w:szCs w:val="24"/>
              <w:shd w:val="clear" w:color="auto" w:fill="FFFFFF"/>
            </w:rPr>
          </w:rPrChange>
        </w:rPr>
        <w:t>很多常见的安全错误。</w:t>
      </w:r>
    </w:p>
    <w:p w:rsidR="00415E14" w:rsidRPr="002142C8" w:rsidRDefault="00415E14" w:rsidP="0073451A">
      <w:pPr>
        <w:ind w:firstLineChars="200" w:firstLine="482"/>
        <w:rPr>
          <w:rFonts w:ascii="Times New Roman" w:eastAsia="宋体" w:hAnsi="Times New Roman" w:cs="Times New Roman"/>
          <w:sz w:val="24"/>
          <w:szCs w:val="24"/>
          <w:shd w:val="clear" w:color="auto" w:fill="FFFFFF"/>
          <w:rPrChange w:id="645" w:author="ghj" w:date="2018-05-25T14:12:00Z">
            <w:rPr>
              <w:rFonts w:ascii="Times New Roman" w:eastAsia="宋体" w:hAnsi="Times New Roman" w:cs="Times New Roman"/>
              <w:sz w:val="24"/>
              <w:szCs w:val="24"/>
              <w:shd w:val="clear" w:color="auto" w:fill="FFFFFF"/>
            </w:rPr>
          </w:rPrChange>
        </w:rPr>
      </w:pPr>
      <w:r w:rsidRPr="002142C8">
        <w:rPr>
          <w:rFonts w:ascii="Times New Roman" w:eastAsia="宋体" w:hAnsi="Times New Roman" w:cs="Times New Roman"/>
          <w:b/>
          <w:sz w:val="24"/>
          <w:szCs w:val="24"/>
          <w:shd w:val="clear" w:color="auto" w:fill="FFFFFF"/>
          <w:rPrChange w:id="646" w:author="ghj" w:date="2018-05-25T14:12:00Z">
            <w:rPr>
              <w:rFonts w:ascii="Times New Roman" w:eastAsia="宋体" w:hAnsi="Times New Roman" w:cs="Times New Roman" w:hint="eastAsia"/>
              <w:b/>
              <w:sz w:val="24"/>
              <w:szCs w:val="24"/>
              <w:shd w:val="clear" w:color="auto" w:fill="FFFFFF"/>
            </w:rPr>
          </w:rPrChange>
        </w:rPr>
        <w:t>实时性：</w:t>
      </w:r>
      <w:r w:rsidRPr="002142C8">
        <w:rPr>
          <w:rFonts w:ascii="Times New Roman" w:eastAsia="宋体" w:hAnsi="Times New Roman" w:cs="Times New Roman"/>
          <w:sz w:val="24"/>
          <w:szCs w:val="24"/>
          <w:shd w:val="clear" w:color="auto" w:fill="FFFFFF"/>
          <w:rPrChange w:id="647" w:author="ghj" w:date="2018-05-25T14:12:00Z">
            <w:rPr>
              <w:rFonts w:ascii="Times New Roman" w:eastAsia="宋体" w:hAnsi="Times New Roman" w:cs="Times New Roman" w:hint="eastAsia"/>
              <w:sz w:val="24"/>
              <w:szCs w:val="24"/>
              <w:shd w:val="clear" w:color="auto" w:fill="FFFFFF"/>
            </w:rPr>
          </w:rPrChange>
        </w:rPr>
        <w:t>可以在服务运行时修改代码，并自动热部署。</w:t>
      </w:r>
    </w:p>
    <w:p w:rsidR="00415E14" w:rsidRPr="002142C8" w:rsidRDefault="00415E14" w:rsidP="003927AD">
      <w:pPr>
        <w:pStyle w:val="2"/>
        <w:spacing w:before="60" w:afterLines="50" w:after="156" w:line="240" w:lineRule="auto"/>
        <w:jc w:val="left"/>
        <w:rPr>
          <w:rFonts w:ascii="Times New Roman" w:eastAsia="宋体" w:hAnsi="Times New Roman" w:cs="Times New Roman"/>
          <w:sz w:val="28"/>
          <w:szCs w:val="28"/>
          <w:rPrChange w:id="648"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649" w:author="ghj" w:date="2018-05-25T14:12:00Z">
            <w:rPr>
              <w:rFonts w:ascii="宋体" w:eastAsia="宋体" w:hAnsi="宋体"/>
              <w:sz w:val="28"/>
              <w:szCs w:val="28"/>
            </w:rPr>
          </w:rPrChange>
        </w:rPr>
        <w:t>2.</w:t>
      </w:r>
      <w:r w:rsidR="00EF78DF" w:rsidRPr="002142C8">
        <w:rPr>
          <w:rFonts w:ascii="Times New Roman" w:eastAsia="宋体" w:hAnsi="Times New Roman" w:cs="Times New Roman"/>
          <w:sz w:val="28"/>
          <w:szCs w:val="28"/>
          <w:rPrChange w:id="650" w:author="ghj" w:date="2018-05-25T14:12:00Z">
            <w:rPr>
              <w:rFonts w:ascii="宋体" w:eastAsia="宋体" w:hAnsi="宋体"/>
              <w:sz w:val="28"/>
              <w:szCs w:val="28"/>
            </w:rPr>
          </w:rPrChange>
        </w:rPr>
        <w:t>6</w:t>
      </w:r>
      <w:r w:rsidRPr="002142C8">
        <w:rPr>
          <w:rFonts w:ascii="Times New Roman" w:eastAsia="宋体" w:hAnsi="Times New Roman" w:cs="Times New Roman"/>
          <w:sz w:val="28"/>
          <w:szCs w:val="28"/>
          <w:rPrChange w:id="651"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652" w:author="ghj" w:date="2018-05-25T14:12:00Z">
            <w:rPr>
              <w:rFonts w:ascii="宋体" w:eastAsia="宋体" w:hAnsi="宋体" w:hint="eastAsia"/>
              <w:sz w:val="28"/>
              <w:szCs w:val="28"/>
            </w:rPr>
          </w:rPrChange>
        </w:rPr>
        <w:t>Raspberry</w:t>
      </w:r>
      <w:r w:rsidRPr="002142C8">
        <w:rPr>
          <w:rFonts w:ascii="Times New Roman" w:eastAsia="宋体" w:hAnsi="Times New Roman" w:cs="Times New Roman"/>
          <w:sz w:val="28"/>
          <w:szCs w:val="28"/>
          <w:rPrChange w:id="653"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654" w:author="ghj" w:date="2018-05-25T14:12:00Z">
            <w:rPr>
              <w:rFonts w:ascii="宋体" w:eastAsia="宋体" w:hAnsi="宋体" w:hint="eastAsia"/>
              <w:sz w:val="28"/>
              <w:szCs w:val="28"/>
            </w:rPr>
          </w:rPrChange>
        </w:rPr>
        <w:t>Pi</w:t>
      </w:r>
      <w:r w:rsidRPr="002142C8">
        <w:rPr>
          <w:rFonts w:ascii="Times New Roman" w:eastAsia="宋体" w:hAnsi="Times New Roman" w:cs="Times New Roman"/>
          <w:sz w:val="28"/>
          <w:szCs w:val="28"/>
          <w:rPrChange w:id="655" w:author="ghj" w:date="2018-05-25T14:12:00Z">
            <w:rPr>
              <w:rFonts w:ascii="宋体" w:eastAsia="宋体" w:hAnsi="宋体" w:hint="eastAsia"/>
              <w:sz w:val="28"/>
              <w:szCs w:val="28"/>
            </w:rPr>
          </w:rPrChange>
        </w:rPr>
        <w:t>的</w:t>
      </w:r>
      <w:r w:rsidRPr="002142C8">
        <w:rPr>
          <w:rFonts w:ascii="Times New Roman" w:eastAsia="宋体" w:hAnsi="Times New Roman" w:cs="Times New Roman"/>
          <w:sz w:val="28"/>
          <w:szCs w:val="28"/>
          <w:rPrChange w:id="656" w:author="ghj" w:date="2018-05-25T14:12:00Z">
            <w:rPr>
              <w:rFonts w:ascii="宋体" w:eastAsia="宋体" w:hAnsi="宋体" w:hint="eastAsia"/>
              <w:sz w:val="28"/>
              <w:szCs w:val="28"/>
            </w:rPr>
          </w:rPrChange>
        </w:rPr>
        <w:t>GPIO</w:t>
      </w:r>
      <w:r w:rsidRPr="002142C8">
        <w:rPr>
          <w:rFonts w:ascii="Times New Roman" w:eastAsia="宋体" w:hAnsi="Times New Roman" w:cs="Times New Roman"/>
          <w:sz w:val="28"/>
          <w:szCs w:val="28"/>
          <w:rPrChange w:id="657" w:author="ghj" w:date="2018-05-25T14:12:00Z">
            <w:rPr>
              <w:rFonts w:ascii="宋体" w:eastAsia="宋体" w:hAnsi="宋体" w:hint="eastAsia"/>
              <w:sz w:val="28"/>
              <w:szCs w:val="28"/>
            </w:rPr>
          </w:rPrChange>
        </w:rPr>
        <w:t>编程</w:t>
      </w:r>
    </w:p>
    <w:p w:rsidR="00995124" w:rsidRPr="002142C8" w:rsidRDefault="00DE1F82" w:rsidP="00231FA7">
      <w:pPr>
        <w:ind w:firstLineChars="200" w:firstLine="480"/>
        <w:rPr>
          <w:rFonts w:ascii="Times New Roman" w:eastAsia="宋体" w:hAnsi="Times New Roman" w:cs="Times New Roman"/>
          <w:sz w:val="24"/>
          <w:szCs w:val="24"/>
          <w:shd w:val="clear" w:color="auto" w:fill="FFFFFF"/>
          <w:rPrChange w:id="658" w:author="ghj" w:date="2018-05-25T14:12:00Z">
            <w:rPr>
              <w:rFonts w:ascii="Times New Roman" w:eastAsia="宋体" w:hAnsi="Times New Roman" w:cs="Times New Roman"/>
              <w:sz w:val="24"/>
              <w:szCs w:val="24"/>
              <w:shd w:val="clear" w:color="auto" w:fill="FFFFFF"/>
            </w:rPr>
          </w:rPrChange>
        </w:rPr>
      </w:pPr>
      <w:r w:rsidRPr="002142C8">
        <w:rPr>
          <w:rFonts w:ascii="Times New Roman" w:eastAsia="宋体" w:hAnsi="Times New Roman" w:cs="Times New Roman"/>
          <w:sz w:val="24"/>
          <w:szCs w:val="24"/>
          <w:shd w:val="clear" w:color="auto" w:fill="FFFFFF"/>
          <w:rPrChange w:id="659" w:author="ghj" w:date="2018-05-25T14:12:00Z">
            <w:rPr>
              <w:rFonts w:ascii="Times New Roman" w:eastAsia="宋体" w:hAnsi="Times New Roman" w:cs="Times New Roman" w:hint="eastAsia"/>
              <w:sz w:val="24"/>
              <w:szCs w:val="24"/>
              <w:shd w:val="clear" w:color="auto" w:fill="FFFFFF"/>
            </w:rPr>
          </w:rPrChange>
        </w:rPr>
        <w:t>Raspberry</w:t>
      </w:r>
      <w:r w:rsidRPr="002142C8">
        <w:rPr>
          <w:rFonts w:ascii="Times New Roman" w:eastAsia="宋体" w:hAnsi="Times New Roman" w:cs="Times New Roman"/>
          <w:sz w:val="24"/>
          <w:szCs w:val="24"/>
          <w:shd w:val="clear" w:color="auto" w:fill="FFFFFF"/>
          <w:rPrChange w:id="660" w:author="ghj" w:date="2018-05-25T14:12:00Z">
            <w:rPr>
              <w:rFonts w:ascii="Times New Roman" w:eastAsia="宋体" w:hAnsi="Times New Roman" w:cs="Times New Roman"/>
              <w:sz w:val="24"/>
              <w:szCs w:val="24"/>
              <w:shd w:val="clear" w:color="auto" w:fill="FFFFFF"/>
            </w:rPr>
          </w:rPrChange>
        </w:rPr>
        <w:t xml:space="preserve"> </w:t>
      </w:r>
      <w:r w:rsidRPr="002142C8">
        <w:rPr>
          <w:rFonts w:ascii="Times New Roman" w:eastAsia="宋体" w:hAnsi="Times New Roman" w:cs="Times New Roman"/>
          <w:sz w:val="24"/>
          <w:szCs w:val="24"/>
          <w:shd w:val="clear" w:color="auto" w:fill="FFFFFF"/>
          <w:rPrChange w:id="661" w:author="ghj" w:date="2018-05-25T14:12:00Z">
            <w:rPr>
              <w:rFonts w:ascii="Times New Roman" w:eastAsia="宋体" w:hAnsi="Times New Roman" w:cs="Times New Roman" w:hint="eastAsia"/>
              <w:sz w:val="24"/>
              <w:szCs w:val="24"/>
              <w:shd w:val="clear" w:color="auto" w:fill="FFFFFF"/>
            </w:rPr>
          </w:rPrChange>
        </w:rPr>
        <w:t>Pi</w:t>
      </w:r>
      <w:r w:rsidR="005F2277" w:rsidRPr="002142C8">
        <w:rPr>
          <w:rFonts w:ascii="Times New Roman" w:eastAsia="宋体" w:hAnsi="Times New Roman" w:cs="Times New Roman"/>
          <w:sz w:val="24"/>
          <w:szCs w:val="24"/>
          <w:shd w:val="clear" w:color="auto" w:fill="FFFFFF"/>
          <w:rPrChange w:id="662" w:author="ghj" w:date="2018-05-25T14:12:00Z">
            <w:rPr>
              <w:rFonts w:ascii="Times New Roman" w:eastAsia="宋体" w:hAnsi="Times New Roman" w:cs="Times New Roman" w:hint="eastAsia"/>
              <w:sz w:val="24"/>
              <w:szCs w:val="24"/>
              <w:shd w:val="clear" w:color="auto" w:fill="FFFFFF"/>
            </w:rPr>
          </w:rPrChange>
        </w:rPr>
        <w:t>是一种非常轻巧的便携式</w:t>
      </w:r>
      <w:r w:rsidRPr="002142C8">
        <w:rPr>
          <w:rFonts w:ascii="Times New Roman" w:eastAsia="宋体" w:hAnsi="Times New Roman" w:cs="Times New Roman"/>
          <w:sz w:val="24"/>
          <w:szCs w:val="24"/>
          <w:shd w:val="clear" w:color="auto" w:fill="FFFFFF"/>
          <w:rPrChange w:id="663" w:author="ghj" w:date="2018-05-25T14:12:00Z">
            <w:rPr>
              <w:rFonts w:ascii="Times New Roman" w:eastAsia="宋体" w:hAnsi="Times New Roman" w:cs="Times New Roman" w:hint="eastAsia"/>
              <w:sz w:val="24"/>
              <w:szCs w:val="24"/>
              <w:shd w:val="clear" w:color="auto" w:fill="FFFFFF"/>
            </w:rPr>
          </w:rPrChange>
        </w:rPr>
        <w:t>电脑</w:t>
      </w:r>
      <w:r w:rsidR="00995124" w:rsidRPr="002142C8">
        <w:rPr>
          <w:rFonts w:ascii="Times New Roman" w:eastAsia="宋体" w:hAnsi="Times New Roman" w:cs="Times New Roman"/>
          <w:sz w:val="24"/>
          <w:szCs w:val="24"/>
          <w:shd w:val="clear" w:color="auto" w:fill="FFFFFF"/>
          <w:rPrChange w:id="664" w:author="ghj" w:date="2018-05-25T14:12:00Z">
            <w:rPr>
              <w:rFonts w:ascii="Times New Roman" w:eastAsia="宋体" w:hAnsi="Times New Roman" w:cs="Times New Roman" w:hint="eastAsia"/>
              <w:sz w:val="24"/>
              <w:szCs w:val="24"/>
              <w:shd w:val="clear" w:color="auto" w:fill="FFFFFF"/>
            </w:rPr>
          </w:rPrChange>
        </w:rPr>
        <w:t>，虽然</w:t>
      </w:r>
      <w:r w:rsidR="00582B65" w:rsidRPr="002142C8">
        <w:rPr>
          <w:rFonts w:ascii="Times New Roman" w:eastAsia="宋体" w:hAnsi="Times New Roman" w:cs="Times New Roman"/>
          <w:sz w:val="24"/>
          <w:szCs w:val="24"/>
          <w:shd w:val="clear" w:color="auto" w:fill="FFFFFF"/>
          <w:rPrChange w:id="665" w:author="ghj" w:date="2018-05-25T14:12:00Z">
            <w:rPr>
              <w:rFonts w:ascii="Times New Roman" w:eastAsia="宋体" w:hAnsi="Times New Roman" w:cs="Times New Roman" w:hint="eastAsia"/>
              <w:sz w:val="24"/>
              <w:szCs w:val="24"/>
              <w:shd w:val="clear" w:color="auto" w:fill="FFFFFF"/>
            </w:rPr>
          </w:rPrChange>
        </w:rPr>
        <w:t>体积</w:t>
      </w:r>
      <w:r w:rsidR="00231FA7" w:rsidRPr="002142C8">
        <w:rPr>
          <w:rFonts w:ascii="Times New Roman" w:eastAsia="宋体" w:hAnsi="Times New Roman" w:cs="Times New Roman"/>
          <w:sz w:val="24"/>
          <w:szCs w:val="24"/>
          <w:shd w:val="clear" w:color="auto" w:fill="FFFFFF"/>
          <w:rPrChange w:id="666" w:author="ghj" w:date="2018-05-25T14:12:00Z">
            <w:rPr>
              <w:rFonts w:ascii="Times New Roman" w:eastAsia="宋体" w:hAnsi="Times New Roman" w:cs="Times New Roman" w:hint="eastAsia"/>
              <w:sz w:val="24"/>
              <w:szCs w:val="24"/>
              <w:shd w:val="clear" w:color="auto" w:fill="FFFFFF"/>
            </w:rPr>
          </w:rPrChange>
        </w:rPr>
        <w:t>比较小，但是功能十分齐全</w:t>
      </w:r>
      <w:r w:rsidR="00995124" w:rsidRPr="002142C8">
        <w:rPr>
          <w:rFonts w:ascii="Times New Roman" w:eastAsia="宋体" w:hAnsi="Times New Roman" w:cs="Times New Roman"/>
          <w:sz w:val="24"/>
          <w:szCs w:val="24"/>
          <w:shd w:val="clear" w:color="auto" w:fill="FFFFFF"/>
          <w:rPrChange w:id="667" w:author="ghj" w:date="2018-05-25T14:12:00Z">
            <w:rPr>
              <w:rFonts w:ascii="Times New Roman" w:eastAsia="宋体" w:hAnsi="Times New Roman" w:cs="Times New Roman" w:hint="eastAsia"/>
              <w:sz w:val="24"/>
              <w:szCs w:val="24"/>
              <w:shd w:val="clear" w:color="auto" w:fill="FFFFFF"/>
            </w:rPr>
          </w:rPrChange>
        </w:rPr>
        <w:t>。</w:t>
      </w:r>
      <w:r w:rsidR="00995124" w:rsidRPr="002142C8">
        <w:rPr>
          <w:rFonts w:ascii="Times New Roman" w:eastAsia="宋体" w:hAnsi="Times New Roman" w:cs="Times New Roman"/>
          <w:sz w:val="24"/>
          <w:szCs w:val="24"/>
          <w:shd w:val="clear" w:color="auto" w:fill="FFFFFF"/>
          <w:rPrChange w:id="668" w:author="ghj" w:date="2018-05-25T14:12:00Z">
            <w:rPr>
              <w:rFonts w:ascii="Times New Roman" w:eastAsia="宋体" w:hAnsi="Times New Roman" w:cs="Times New Roman" w:hint="eastAsia"/>
              <w:sz w:val="24"/>
              <w:szCs w:val="24"/>
              <w:shd w:val="clear" w:color="auto" w:fill="FFFFFF"/>
            </w:rPr>
          </w:rPrChange>
        </w:rPr>
        <w:t>Raspberry</w:t>
      </w:r>
      <w:r w:rsidR="00995124" w:rsidRPr="002142C8">
        <w:rPr>
          <w:rFonts w:ascii="Times New Roman" w:eastAsia="宋体" w:hAnsi="Times New Roman" w:cs="Times New Roman"/>
          <w:sz w:val="24"/>
          <w:szCs w:val="24"/>
          <w:shd w:val="clear" w:color="auto" w:fill="FFFFFF"/>
          <w:rPrChange w:id="669" w:author="ghj" w:date="2018-05-25T14:12:00Z">
            <w:rPr>
              <w:rFonts w:ascii="Times New Roman" w:eastAsia="宋体" w:hAnsi="Times New Roman" w:cs="Times New Roman"/>
              <w:sz w:val="24"/>
              <w:szCs w:val="24"/>
              <w:shd w:val="clear" w:color="auto" w:fill="FFFFFF"/>
            </w:rPr>
          </w:rPrChange>
        </w:rPr>
        <w:t xml:space="preserve"> </w:t>
      </w:r>
      <w:r w:rsidR="00995124" w:rsidRPr="002142C8">
        <w:rPr>
          <w:rFonts w:ascii="Times New Roman" w:eastAsia="宋体" w:hAnsi="Times New Roman" w:cs="Times New Roman"/>
          <w:sz w:val="24"/>
          <w:szCs w:val="24"/>
          <w:shd w:val="clear" w:color="auto" w:fill="FFFFFF"/>
          <w:rPrChange w:id="670" w:author="ghj" w:date="2018-05-25T14:12:00Z">
            <w:rPr>
              <w:rFonts w:ascii="Times New Roman" w:eastAsia="宋体" w:hAnsi="Times New Roman" w:cs="Times New Roman" w:hint="eastAsia"/>
              <w:sz w:val="24"/>
              <w:szCs w:val="24"/>
              <w:shd w:val="clear" w:color="auto" w:fill="FFFFFF"/>
            </w:rPr>
          </w:rPrChange>
        </w:rPr>
        <w:t>Pi</w:t>
      </w:r>
      <w:r w:rsidR="000733C4" w:rsidRPr="002142C8">
        <w:rPr>
          <w:rFonts w:ascii="Times New Roman" w:eastAsia="宋体" w:hAnsi="Times New Roman" w:cs="Times New Roman"/>
          <w:sz w:val="24"/>
          <w:szCs w:val="24"/>
          <w:shd w:val="clear" w:color="auto" w:fill="FFFFFF"/>
          <w:rPrChange w:id="671" w:author="ghj" w:date="2018-05-25T14:12:00Z">
            <w:rPr>
              <w:rFonts w:ascii="Times New Roman" w:eastAsia="宋体" w:hAnsi="Times New Roman" w:cs="Times New Roman" w:hint="eastAsia"/>
              <w:sz w:val="24"/>
              <w:szCs w:val="24"/>
              <w:shd w:val="clear" w:color="auto" w:fill="FFFFFF"/>
            </w:rPr>
          </w:rPrChange>
        </w:rPr>
        <w:t>的引脚包括</w:t>
      </w:r>
      <w:r w:rsidR="00995124" w:rsidRPr="002142C8">
        <w:rPr>
          <w:rFonts w:ascii="Times New Roman" w:eastAsia="宋体" w:hAnsi="Times New Roman" w:cs="Times New Roman"/>
          <w:sz w:val="24"/>
          <w:szCs w:val="24"/>
          <w:shd w:val="clear" w:color="auto" w:fill="FFFFFF"/>
          <w:rPrChange w:id="672" w:author="ghj" w:date="2018-05-25T14:12:00Z">
            <w:rPr>
              <w:rFonts w:ascii="Times New Roman" w:eastAsia="宋体" w:hAnsi="Times New Roman" w:cs="Times New Roman" w:hint="eastAsia"/>
              <w:sz w:val="24"/>
              <w:szCs w:val="24"/>
              <w:shd w:val="clear" w:color="auto" w:fill="FFFFFF"/>
            </w:rPr>
          </w:rPrChange>
        </w:rPr>
        <w:t>两个</w:t>
      </w:r>
      <w:r w:rsidR="00995124" w:rsidRPr="002142C8">
        <w:rPr>
          <w:rFonts w:ascii="Times New Roman" w:eastAsia="宋体" w:hAnsi="Times New Roman" w:cs="Times New Roman"/>
          <w:sz w:val="24"/>
          <w:szCs w:val="24"/>
          <w:shd w:val="clear" w:color="auto" w:fill="FFFFFF"/>
          <w:rPrChange w:id="673" w:author="ghj" w:date="2018-05-25T14:12:00Z">
            <w:rPr>
              <w:rFonts w:ascii="Times New Roman" w:eastAsia="宋体" w:hAnsi="Times New Roman" w:cs="Times New Roman"/>
              <w:sz w:val="24"/>
              <w:szCs w:val="24"/>
              <w:shd w:val="clear" w:color="auto" w:fill="FFFFFF"/>
            </w:rPr>
          </w:rPrChange>
        </w:rPr>
        <w:t>5</w:t>
      </w:r>
      <w:r w:rsidR="00995124" w:rsidRPr="002142C8">
        <w:rPr>
          <w:rFonts w:ascii="Times New Roman" w:eastAsia="宋体" w:hAnsi="Times New Roman" w:cs="Times New Roman"/>
          <w:sz w:val="24"/>
          <w:szCs w:val="24"/>
          <w:shd w:val="clear" w:color="auto" w:fill="FFFFFF"/>
          <w:rPrChange w:id="674" w:author="ghj" w:date="2018-05-25T14:12:00Z">
            <w:rPr>
              <w:rFonts w:ascii="Times New Roman" w:eastAsia="宋体" w:hAnsi="Times New Roman" w:cs="Times New Roman" w:hint="eastAsia"/>
              <w:sz w:val="24"/>
              <w:szCs w:val="24"/>
              <w:shd w:val="clear" w:color="auto" w:fill="FFFFFF"/>
            </w:rPr>
          </w:rPrChange>
        </w:rPr>
        <w:t>V</w:t>
      </w:r>
      <w:r w:rsidR="00995124" w:rsidRPr="002142C8">
        <w:rPr>
          <w:rFonts w:ascii="Times New Roman" w:eastAsia="宋体" w:hAnsi="Times New Roman" w:cs="Times New Roman"/>
          <w:sz w:val="24"/>
          <w:szCs w:val="24"/>
          <w:shd w:val="clear" w:color="auto" w:fill="FFFFFF"/>
          <w:rPrChange w:id="675" w:author="ghj" w:date="2018-05-25T14:12:00Z">
            <w:rPr>
              <w:rFonts w:ascii="Times New Roman" w:eastAsia="宋体" w:hAnsi="Times New Roman" w:cs="Times New Roman" w:hint="eastAsia"/>
              <w:sz w:val="24"/>
              <w:szCs w:val="24"/>
              <w:shd w:val="clear" w:color="auto" w:fill="FFFFFF"/>
            </w:rPr>
          </w:rPrChange>
        </w:rPr>
        <w:t>引脚、两个</w:t>
      </w:r>
      <w:r w:rsidR="00995124" w:rsidRPr="002142C8">
        <w:rPr>
          <w:rFonts w:ascii="Times New Roman" w:eastAsia="宋体" w:hAnsi="Times New Roman" w:cs="Times New Roman"/>
          <w:sz w:val="24"/>
          <w:szCs w:val="24"/>
          <w:shd w:val="clear" w:color="auto" w:fill="FFFFFF"/>
          <w:rPrChange w:id="676" w:author="ghj" w:date="2018-05-25T14:12:00Z">
            <w:rPr>
              <w:rFonts w:ascii="Times New Roman" w:eastAsia="宋体" w:hAnsi="Times New Roman" w:cs="Times New Roman"/>
              <w:sz w:val="24"/>
              <w:szCs w:val="24"/>
              <w:shd w:val="clear" w:color="auto" w:fill="FFFFFF"/>
            </w:rPr>
          </w:rPrChange>
        </w:rPr>
        <w:t>3.3</w:t>
      </w:r>
      <w:r w:rsidR="00995124" w:rsidRPr="002142C8">
        <w:rPr>
          <w:rFonts w:ascii="Times New Roman" w:eastAsia="宋体" w:hAnsi="Times New Roman" w:cs="Times New Roman"/>
          <w:sz w:val="24"/>
          <w:szCs w:val="24"/>
          <w:shd w:val="clear" w:color="auto" w:fill="FFFFFF"/>
          <w:rPrChange w:id="677" w:author="ghj" w:date="2018-05-25T14:12:00Z">
            <w:rPr>
              <w:rFonts w:ascii="Times New Roman" w:eastAsia="宋体" w:hAnsi="Times New Roman" w:cs="Times New Roman" w:hint="eastAsia"/>
              <w:sz w:val="24"/>
              <w:szCs w:val="24"/>
              <w:shd w:val="clear" w:color="auto" w:fill="FFFFFF"/>
            </w:rPr>
          </w:rPrChange>
        </w:rPr>
        <w:t>V</w:t>
      </w:r>
      <w:r w:rsidR="00995124" w:rsidRPr="002142C8">
        <w:rPr>
          <w:rFonts w:ascii="Times New Roman" w:eastAsia="宋体" w:hAnsi="Times New Roman" w:cs="Times New Roman"/>
          <w:sz w:val="24"/>
          <w:szCs w:val="24"/>
          <w:shd w:val="clear" w:color="auto" w:fill="FFFFFF"/>
          <w:rPrChange w:id="678" w:author="ghj" w:date="2018-05-25T14:12:00Z">
            <w:rPr>
              <w:rFonts w:ascii="Times New Roman" w:eastAsia="宋体" w:hAnsi="Times New Roman" w:cs="Times New Roman" w:hint="eastAsia"/>
              <w:sz w:val="24"/>
              <w:szCs w:val="24"/>
              <w:shd w:val="clear" w:color="auto" w:fill="FFFFFF"/>
            </w:rPr>
          </w:rPrChange>
        </w:rPr>
        <w:t>引脚、</w:t>
      </w:r>
      <w:r w:rsidR="00995124" w:rsidRPr="002142C8">
        <w:rPr>
          <w:rFonts w:ascii="Times New Roman" w:eastAsia="宋体" w:hAnsi="Times New Roman" w:cs="Times New Roman"/>
          <w:sz w:val="24"/>
          <w:szCs w:val="24"/>
          <w:shd w:val="clear" w:color="auto" w:fill="FFFFFF"/>
          <w:rPrChange w:id="679" w:author="ghj" w:date="2018-05-25T14:12:00Z">
            <w:rPr>
              <w:rFonts w:ascii="Times New Roman" w:eastAsia="宋体" w:hAnsi="Times New Roman" w:cs="Times New Roman"/>
              <w:sz w:val="24"/>
              <w:szCs w:val="24"/>
              <w:shd w:val="clear" w:color="auto" w:fill="FFFFFF"/>
            </w:rPr>
          </w:rPrChange>
        </w:rPr>
        <w:t>8</w:t>
      </w:r>
      <w:r w:rsidR="00995124" w:rsidRPr="002142C8">
        <w:rPr>
          <w:rFonts w:ascii="Times New Roman" w:eastAsia="宋体" w:hAnsi="Times New Roman" w:cs="Times New Roman"/>
          <w:sz w:val="24"/>
          <w:szCs w:val="24"/>
          <w:shd w:val="clear" w:color="auto" w:fill="FFFFFF"/>
          <w:rPrChange w:id="680" w:author="ghj" w:date="2018-05-25T14:12:00Z">
            <w:rPr>
              <w:rFonts w:ascii="Times New Roman" w:eastAsia="宋体" w:hAnsi="Times New Roman" w:cs="Times New Roman" w:hint="eastAsia"/>
              <w:sz w:val="24"/>
              <w:szCs w:val="24"/>
              <w:shd w:val="clear" w:color="auto" w:fill="FFFFFF"/>
            </w:rPr>
          </w:rPrChange>
        </w:rPr>
        <w:t>个</w:t>
      </w:r>
      <w:r w:rsidR="00995124" w:rsidRPr="002142C8">
        <w:rPr>
          <w:rFonts w:ascii="Times New Roman" w:eastAsia="宋体" w:hAnsi="Times New Roman" w:cs="Times New Roman"/>
          <w:sz w:val="24"/>
          <w:szCs w:val="24"/>
          <w:shd w:val="clear" w:color="auto" w:fill="FFFFFF"/>
          <w:rPrChange w:id="681" w:author="ghj" w:date="2018-05-25T14:12:00Z">
            <w:rPr>
              <w:rFonts w:ascii="Times New Roman" w:eastAsia="宋体" w:hAnsi="Times New Roman" w:cs="Times New Roman" w:hint="eastAsia"/>
              <w:sz w:val="24"/>
              <w:szCs w:val="24"/>
              <w:shd w:val="clear" w:color="auto" w:fill="FFFFFF"/>
            </w:rPr>
          </w:rPrChange>
        </w:rPr>
        <w:t>GND</w:t>
      </w:r>
      <w:r w:rsidR="00995124" w:rsidRPr="002142C8">
        <w:rPr>
          <w:rFonts w:ascii="Times New Roman" w:eastAsia="宋体" w:hAnsi="Times New Roman" w:cs="Times New Roman"/>
          <w:sz w:val="24"/>
          <w:szCs w:val="24"/>
          <w:shd w:val="clear" w:color="auto" w:fill="FFFFFF"/>
          <w:rPrChange w:id="682" w:author="ghj" w:date="2018-05-25T14:12:00Z">
            <w:rPr>
              <w:rFonts w:ascii="Times New Roman" w:eastAsia="宋体" w:hAnsi="Times New Roman" w:cs="Times New Roman" w:hint="eastAsia"/>
              <w:sz w:val="24"/>
              <w:szCs w:val="24"/>
              <w:shd w:val="clear" w:color="auto" w:fill="FFFFFF"/>
            </w:rPr>
          </w:rPrChange>
        </w:rPr>
        <w:t>引脚以及</w:t>
      </w:r>
      <w:r w:rsidR="00995124" w:rsidRPr="002142C8">
        <w:rPr>
          <w:rFonts w:ascii="Times New Roman" w:eastAsia="宋体" w:hAnsi="Times New Roman" w:cs="Times New Roman"/>
          <w:sz w:val="24"/>
          <w:szCs w:val="24"/>
          <w:shd w:val="clear" w:color="auto" w:fill="FFFFFF"/>
          <w:rPrChange w:id="683" w:author="ghj" w:date="2018-05-25T14:12:00Z">
            <w:rPr>
              <w:rFonts w:ascii="Times New Roman" w:eastAsia="宋体" w:hAnsi="Times New Roman" w:cs="Times New Roman" w:hint="eastAsia"/>
              <w:sz w:val="24"/>
              <w:szCs w:val="24"/>
              <w:shd w:val="clear" w:color="auto" w:fill="FFFFFF"/>
            </w:rPr>
          </w:rPrChange>
        </w:rPr>
        <w:t>2</w:t>
      </w:r>
      <w:r w:rsidR="00995124" w:rsidRPr="002142C8">
        <w:rPr>
          <w:rFonts w:ascii="Times New Roman" w:eastAsia="宋体" w:hAnsi="Times New Roman" w:cs="Times New Roman"/>
          <w:sz w:val="24"/>
          <w:szCs w:val="24"/>
          <w:shd w:val="clear" w:color="auto" w:fill="FFFFFF"/>
          <w:rPrChange w:id="684" w:author="ghj" w:date="2018-05-25T14:12:00Z">
            <w:rPr>
              <w:rFonts w:ascii="Times New Roman" w:eastAsia="宋体" w:hAnsi="Times New Roman" w:cs="Times New Roman"/>
              <w:sz w:val="24"/>
              <w:szCs w:val="24"/>
              <w:shd w:val="clear" w:color="auto" w:fill="FFFFFF"/>
            </w:rPr>
          </w:rPrChange>
        </w:rPr>
        <w:t>8</w:t>
      </w:r>
      <w:r w:rsidR="00995124" w:rsidRPr="002142C8">
        <w:rPr>
          <w:rFonts w:ascii="Times New Roman" w:eastAsia="宋体" w:hAnsi="Times New Roman" w:cs="Times New Roman"/>
          <w:sz w:val="24"/>
          <w:szCs w:val="24"/>
          <w:shd w:val="clear" w:color="auto" w:fill="FFFFFF"/>
          <w:rPrChange w:id="685" w:author="ghj" w:date="2018-05-25T14:12:00Z">
            <w:rPr>
              <w:rFonts w:ascii="Times New Roman" w:eastAsia="宋体" w:hAnsi="Times New Roman" w:cs="Times New Roman" w:hint="eastAsia"/>
              <w:sz w:val="24"/>
              <w:szCs w:val="24"/>
              <w:shd w:val="clear" w:color="auto" w:fill="FFFFFF"/>
            </w:rPr>
          </w:rPrChange>
        </w:rPr>
        <w:t>个可以控制的</w:t>
      </w:r>
      <w:r w:rsidR="00995124" w:rsidRPr="002142C8">
        <w:rPr>
          <w:rFonts w:ascii="Times New Roman" w:eastAsia="宋体" w:hAnsi="Times New Roman" w:cs="Times New Roman"/>
          <w:sz w:val="24"/>
          <w:szCs w:val="24"/>
          <w:shd w:val="clear" w:color="auto" w:fill="FFFFFF"/>
          <w:rPrChange w:id="686" w:author="ghj" w:date="2018-05-25T14:12:00Z">
            <w:rPr>
              <w:rFonts w:ascii="Times New Roman" w:eastAsia="宋体" w:hAnsi="Times New Roman" w:cs="Times New Roman" w:hint="eastAsia"/>
              <w:sz w:val="24"/>
              <w:szCs w:val="24"/>
              <w:shd w:val="clear" w:color="auto" w:fill="FFFFFF"/>
            </w:rPr>
          </w:rPrChange>
        </w:rPr>
        <w:t>GPIO</w:t>
      </w:r>
      <w:r w:rsidR="00995124" w:rsidRPr="002142C8">
        <w:rPr>
          <w:rFonts w:ascii="Times New Roman" w:eastAsia="宋体" w:hAnsi="Times New Roman" w:cs="Times New Roman"/>
          <w:sz w:val="24"/>
          <w:szCs w:val="24"/>
          <w:shd w:val="clear" w:color="auto" w:fill="FFFFFF"/>
          <w:rPrChange w:id="687" w:author="ghj" w:date="2018-05-25T14:12:00Z">
            <w:rPr>
              <w:rFonts w:ascii="Times New Roman" w:eastAsia="宋体" w:hAnsi="Times New Roman" w:cs="Times New Roman" w:hint="eastAsia"/>
              <w:sz w:val="24"/>
              <w:szCs w:val="24"/>
              <w:shd w:val="clear" w:color="auto" w:fill="FFFFFF"/>
            </w:rPr>
          </w:rPrChange>
        </w:rPr>
        <w:t>引脚。</w:t>
      </w:r>
      <w:r w:rsidR="002D4CF6" w:rsidRPr="002142C8">
        <w:rPr>
          <w:rFonts w:ascii="Times New Roman" w:eastAsia="宋体" w:hAnsi="Times New Roman" w:cs="Times New Roman"/>
          <w:sz w:val="24"/>
          <w:szCs w:val="24"/>
          <w:shd w:val="clear" w:color="auto" w:fill="FFFFFF"/>
          <w:rPrChange w:id="688" w:author="ghj" w:date="2018-05-25T14:12:00Z">
            <w:rPr>
              <w:rFonts w:ascii="Times New Roman" w:eastAsia="宋体" w:hAnsi="Times New Roman" w:cs="Times New Roman" w:hint="eastAsia"/>
              <w:sz w:val="24"/>
              <w:szCs w:val="24"/>
              <w:shd w:val="clear" w:color="auto" w:fill="FFFFFF"/>
            </w:rPr>
          </w:rPrChange>
        </w:rPr>
        <w:t>Raspberry Pi</w:t>
      </w:r>
      <w:r w:rsidR="005F2277" w:rsidRPr="002142C8">
        <w:rPr>
          <w:rFonts w:ascii="Times New Roman" w:eastAsia="宋体" w:hAnsi="Times New Roman" w:cs="Times New Roman"/>
          <w:sz w:val="24"/>
          <w:szCs w:val="24"/>
          <w:shd w:val="clear" w:color="auto" w:fill="FFFFFF"/>
          <w:rPrChange w:id="689" w:author="ghj" w:date="2018-05-25T14:12:00Z">
            <w:rPr>
              <w:rFonts w:ascii="Times New Roman" w:eastAsia="宋体" w:hAnsi="Times New Roman" w:cs="Times New Roman" w:hint="eastAsia"/>
              <w:sz w:val="24"/>
              <w:szCs w:val="24"/>
              <w:shd w:val="clear" w:color="auto" w:fill="FFFFFF"/>
            </w:rPr>
          </w:rPrChange>
        </w:rPr>
        <w:t>实物</w:t>
      </w:r>
      <w:proofErr w:type="gramStart"/>
      <w:r w:rsidR="005F2277" w:rsidRPr="002142C8">
        <w:rPr>
          <w:rFonts w:ascii="Times New Roman" w:eastAsia="宋体" w:hAnsi="Times New Roman" w:cs="Times New Roman"/>
          <w:sz w:val="24"/>
          <w:szCs w:val="24"/>
          <w:shd w:val="clear" w:color="auto" w:fill="FFFFFF"/>
          <w:rPrChange w:id="690" w:author="ghj" w:date="2018-05-25T14:12:00Z">
            <w:rPr>
              <w:rFonts w:ascii="Times New Roman" w:eastAsia="宋体" w:hAnsi="Times New Roman" w:cs="Times New Roman" w:hint="eastAsia"/>
              <w:sz w:val="24"/>
              <w:szCs w:val="24"/>
              <w:shd w:val="clear" w:color="auto" w:fill="FFFFFF"/>
            </w:rPr>
          </w:rPrChange>
        </w:rPr>
        <w:t>图根据</w:t>
      </w:r>
      <w:proofErr w:type="gramEnd"/>
      <w:r w:rsidR="00995124" w:rsidRPr="002142C8">
        <w:rPr>
          <w:rFonts w:ascii="Times New Roman" w:eastAsia="宋体" w:hAnsi="Times New Roman" w:cs="Times New Roman"/>
          <w:sz w:val="24"/>
          <w:szCs w:val="24"/>
          <w:shd w:val="clear" w:color="auto" w:fill="FFFFFF"/>
          <w:rPrChange w:id="691" w:author="ghj" w:date="2018-05-25T14:12:00Z">
            <w:rPr>
              <w:rFonts w:ascii="Times New Roman" w:eastAsia="宋体" w:hAnsi="Times New Roman" w:cs="Times New Roman" w:hint="eastAsia"/>
              <w:sz w:val="24"/>
              <w:szCs w:val="24"/>
              <w:shd w:val="clear" w:color="auto" w:fill="FFFFFF"/>
            </w:rPr>
          </w:rPrChange>
        </w:rPr>
        <w:t>图</w:t>
      </w:r>
      <w:r w:rsidR="00995124" w:rsidRPr="002142C8">
        <w:rPr>
          <w:rFonts w:ascii="Times New Roman" w:eastAsia="宋体" w:hAnsi="Times New Roman" w:cs="Times New Roman"/>
          <w:sz w:val="24"/>
          <w:szCs w:val="24"/>
          <w:shd w:val="clear" w:color="auto" w:fill="FFFFFF"/>
          <w:rPrChange w:id="692" w:author="ghj" w:date="2018-05-25T14:12:00Z">
            <w:rPr>
              <w:rFonts w:ascii="Times New Roman" w:eastAsia="宋体" w:hAnsi="Times New Roman" w:cs="Times New Roman" w:hint="eastAsia"/>
              <w:sz w:val="24"/>
              <w:szCs w:val="24"/>
              <w:shd w:val="clear" w:color="auto" w:fill="FFFFFF"/>
            </w:rPr>
          </w:rPrChange>
        </w:rPr>
        <w:t>2</w:t>
      </w:r>
      <w:r w:rsidR="00626A5F" w:rsidRPr="002142C8">
        <w:rPr>
          <w:rFonts w:ascii="Times New Roman" w:eastAsia="宋体" w:hAnsi="Times New Roman" w:cs="Times New Roman"/>
          <w:sz w:val="24"/>
          <w:szCs w:val="24"/>
          <w:shd w:val="clear" w:color="auto" w:fill="FFFFFF"/>
          <w:rPrChange w:id="693" w:author="ghj" w:date="2018-05-25T14:12:00Z">
            <w:rPr>
              <w:rFonts w:ascii="Times New Roman" w:eastAsia="宋体" w:hAnsi="Times New Roman" w:cs="Times New Roman"/>
              <w:sz w:val="24"/>
              <w:szCs w:val="24"/>
              <w:shd w:val="clear" w:color="auto" w:fill="FFFFFF"/>
            </w:rPr>
          </w:rPrChange>
        </w:rPr>
        <w:t>.</w:t>
      </w:r>
      <w:r w:rsidR="00995124" w:rsidRPr="002142C8">
        <w:rPr>
          <w:rFonts w:ascii="Times New Roman" w:eastAsia="宋体" w:hAnsi="Times New Roman" w:cs="Times New Roman"/>
          <w:sz w:val="24"/>
          <w:szCs w:val="24"/>
          <w:shd w:val="clear" w:color="auto" w:fill="FFFFFF"/>
          <w:rPrChange w:id="694" w:author="ghj" w:date="2018-05-25T14:12:00Z">
            <w:rPr>
              <w:rFonts w:ascii="Times New Roman" w:eastAsia="宋体" w:hAnsi="Times New Roman" w:cs="Times New Roman"/>
              <w:sz w:val="24"/>
              <w:szCs w:val="24"/>
              <w:shd w:val="clear" w:color="auto" w:fill="FFFFFF"/>
            </w:rPr>
          </w:rPrChange>
        </w:rPr>
        <w:t>1</w:t>
      </w:r>
      <w:r w:rsidR="00995124" w:rsidRPr="002142C8">
        <w:rPr>
          <w:rFonts w:ascii="Times New Roman" w:eastAsia="宋体" w:hAnsi="Times New Roman" w:cs="Times New Roman"/>
          <w:sz w:val="24"/>
          <w:szCs w:val="24"/>
          <w:shd w:val="clear" w:color="auto" w:fill="FFFFFF"/>
          <w:rPrChange w:id="695" w:author="ghj" w:date="2018-05-25T14:12:00Z">
            <w:rPr>
              <w:rFonts w:ascii="Times New Roman" w:eastAsia="宋体" w:hAnsi="Times New Roman" w:cs="Times New Roman" w:hint="eastAsia"/>
              <w:sz w:val="24"/>
              <w:szCs w:val="24"/>
              <w:shd w:val="clear" w:color="auto" w:fill="FFFFFF"/>
            </w:rPr>
          </w:rPrChange>
        </w:rPr>
        <w:t>所示，引脚对照表如图</w:t>
      </w:r>
      <w:r w:rsidR="00995124" w:rsidRPr="002142C8">
        <w:rPr>
          <w:rFonts w:ascii="Times New Roman" w:eastAsia="宋体" w:hAnsi="Times New Roman" w:cs="Times New Roman"/>
          <w:sz w:val="24"/>
          <w:szCs w:val="24"/>
          <w:shd w:val="clear" w:color="auto" w:fill="FFFFFF"/>
          <w:rPrChange w:id="696" w:author="ghj" w:date="2018-05-25T14:12:00Z">
            <w:rPr>
              <w:rFonts w:ascii="Times New Roman" w:eastAsia="宋体" w:hAnsi="Times New Roman" w:cs="Times New Roman" w:hint="eastAsia"/>
              <w:sz w:val="24"/>
              <w:szCs w:val="24"/>
              <w:shd w:val="clear" w:color="auto" w:fill="FFFFFF"/>
            </w:rPr>
          </w:rPrChange>
        </w:rPr>
        <w:t>2</w:t>
      </w:r>
      <w:r w:rsidR="00626A5F" w:rsidRPr="002142C8">
        <w:rPr>
          <w:rFonts w:ascii="Times New Roman" w:eastAsia="宋体" w:hAnsi="Times New Roman" w:cs="Times New Roman"/>
          <w:sz w:val="24"/>
          <w:szCs w:val="24"/>
          <w:shd w:val="clear" w:color="auto" w:fill="FFFFFF"/>
          <w:rPrChange w:id="697" w:author="ghj" w:date="2018-05-25T14:12:00Z">
            <w:rPr>
              <w:rFonts w:ascii="Times New Roman" w:eastAsia="宋体" w:hAnsi="Times New Roman" w:cs="Times New Roman" w:hint="eastAsia"/>
              <w:sz w:val="24"/>
              <w:szCs w:val="24"/>
              <w:shd w:val="clear" w:color="auto" w:fill="FFFFFF"/>
            </w:rPr>
          </w:rPrChange>
        </w:rPr>
        <w:t>.</w:t>
      </w:r>
      <w:r w:rsidR="00995124" w:rsidRPr="002142C8">
        <w:rPr>
          <w:rFonts w:ascii="Times New Roman" w:eastAsia="宋体" w:hAnsi="Times New Roman" w:cs="Times New Roman"/>
          <w:sz w:val="24"/>
          <w:szCs w:val="24"/>
          <w:shd w:val="clear" w:color="auto" w:fill="FFFFFF"/>
          <w:rPrChange w:id="698" w:author="ghj" w:date="2018-05-25T14:12:00Z">
            <w:rPr>
              <w:rFonts w:ascii="Times New Roman" w:eastAsia="宋体" w:hAnsi="Times New Roman" w:cs="Times New Roman"/>
              <w:sz w:val="24"/>
              <w:szCs w:val="24"/>
              <w:shd w:val="clear" w:color="auto" w:fill="FFFFFF"/>
            </w:rPr>
          </w:rPrChange>
        </w:rPr>
        <w:t>2</w:t>
      </w:r>
      <w:r w:rsidR="00995124" w:rsidRPr="002142C8">
        <w:rPr>
          <w:rFonts w:ascii="Times New Roman" w:eastAsia="宋体" w:hAnsi="Times New Roman" w:cs="Times New Roman"/>
          <w:sz w:val="24"/>
          <w:szCs w:val="24"/>
          <w:shd w:val="clear" w:color="auto" w:fill="FFFFFF"/>
          <w:rPrChange w:id="699" w:author="ghj" w:date="2018-05-25T14:12:00Z">
            <w:rPr>
              <w:rFonts w:ascii="Times New Roman" w:eastAsia="宋体" w:hAnsi="Times New Roman" w:cs="Times New Roman" w:hint="eastAsia"/>
              <w:sz w:val="24"/>
              <w:szCs w:val="24"/>
              <w:shd w:val="clear" w:color="auto" w:fill="FFFFFF"/>
            </w:rPr>
          </w:rPrChange>
        </w:rPr>
        <w:t>所示。</w:t>
      </w:r>
    </w:p>
    <w:p w:rsidR="003651A9" w:rsidRPr="002142C8" w:rsidRDefault="00231FA7" w:rsidP="003651A9">
      <w:pPr>
        <w:tabs>
          <w:tab w:val="left" w:pos="2022"/>
        </w:tabs>
        <w:jc w:val="center"/>
        <w:rPr>
          <w:rFonts w:ascii="Times New Roman" w:eastAsia="黑体" w:hAnsi="Times New Roman" w:cs="Times New Roman"/>
          <w:b/>
          <w:bCs/>
          <w:kern w:val="0"/>
          <w:szCs w:val="21"/>
          <w:rPrChange w:id="700" w:author="ghj" w:date="2018-05-25T14:12:00Z">
            <w:rPr>
              <w:rFonts w:ascii="黑体" w:eastAsia="黑体" w:hAnsi="黑体" w:cs="黑体"/>
              <w:b/>
              <w:bCs/>
              <w:kern w:val="0"/>
              <w:szCs w:val="21"/>
            </w:rPr>
          </w:rPrChange>
        </w:rPr>
      </w:pPr>
      <w:r w:rsidRPr="002142C8">
        <w:rPr>
          <w:rFonts w:ascii="Times New Roman" w:hAnsi="Times New Roman" w:cs="Times New Roman"/>
          <w:noProof/>
          <w:rPrChange w:id="701" w:author="ghj" w:date="2018-05-25T14:12:00Z">
            <w:rPr>
              <w:noProof/>
            </w:rPr>
          </w:rPrChange>
        </w:rPr>
        <w:drawing>
          <wp:anchor distT="0" distB="0" distL="114300" distR="114300" simplePos="0" relativeHeight="251656192" behindDoc="0" locked="0" layoutInCell="1" allowOverlap="1">
            <wp:simplePos x="0" y="0"/>
            <wp:positionH relativeFrom="margin">
              <wp:posOffset>1714500</wp:posOffset>
            </wp:positionH>
            <wp:positionV relativeFrom="paragraph">
              <wp:posOffset>34925</wp:posOffset>
            </wp:positionV>
            <wp:extent cx="1952625" cy="1162050"/>
            <wp:effectExtent l="19050" t="0" r="952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625" cy="1162050"/>
                    </a:xfrm>
                    <a:prstGeom prst="rect">
                      <a:avLst/>
                    </a:prstGeom>
                  </pic:spPr>
                </pic:pic>
              </a:graphicData>
            </a:graphic>
          </wp:anchor>
        </w:drawing>
      </w:r>
      <w:r w:rsidR="00A5118B" w:rsidRPr="002142C8">
        <w:rPr>
          <w:rFonts w:ascii="Times New Roman" w:hAnsi="Times New Roman" w:cs="Times New Roman"/>
          <w:noProof/>
          <w:rPrChange w:id="702" w:author="ghj" w:date="2018-05-25T14:12:00Z">
            <w:rPr>
              <w:noProof/>
            </w:rPr>
          </w:rPrChange>
        </w:rPr>
        <w:drawing>
          <wp:anchor distT="0" distB="0" distL="114300" distR="114300" simplePos="0" relativeHeight="251657216" behindDoc="0" locked="0" layoutInCell="1" allowOverlap="1">
            <wp:simplePos x="0" y="0"/>
            <wp:positionH relativeFrom="margin">
              <wp:posOffset>412750</wp:posOffset>
            </wp:positionH>
            <wp:positionV relativeFrom="paragraph">
              <wp:posOffset>1492250</wp:posOffset>
            </wp:positionV>
            <wp:extent cx="4777740" cy="2493010"/>
            <wp:effectExtent l="19050" t="0" r="381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7740" cy="2493010"/>
                    </a:xfrm>
                    <a:prstGeom prst="rect">
                      <a:avLst/>
                    </a:prstGeom>
                  </pic:spPr>
                </pic:pic>
              </a:graphicData>
            </a:graphic>
          </wp:anchor>
        </w:drawing>
      </w:r>
      <w:r w:rsidR="003651A9" w:rsidRPr="002142C8">
        <w:rPr>
          <w:rFonts w:ascii="Times New Roman" w:eastAsia="黑体" w:hAnsi="Times New Roman" w:cs="Times New Roman"/>
          <w:b/>
          <w:bCs/>
          <w:kern w:val="0"/>
          <w:szCs w:val="21"/>
          <w:rPrChange w:id="703" w:author="ghj" w:date="2018-05-25T14:12:00Z">
            <w:rPr>
              <w:rFonts w:ascii="黑体" w:eastAsia="黑体" w:hAnsi="黑体" w:cs="黑体" w:hint="eastAsia"/>
              <w:b/>
              <w:bCs/>
              <w:kern w:val="0"/>
              <w:szCs w:val="21"/>
            </w:rPr>
          </w:rPrChange>
        </w:rPr>
        <w:t>图</w:t>
      </w:r>
      <w:r w:rsidR="003651A9" w:rsidRPr="002142C8">
        <w:rPr>
          <w:rFonts w:ascii="Times New Roman" w:eastAsia="黑体" w:hAnsi="Times New Roman" w:cs="Times New Roman"/>
          <w:b/>
          <w:bCs/>
          <w:kern w:val="0"/>
          <w:szCs w:val="21"/>
          <w:rPrChange w:id="704" w:author="ghj" w:date="2018-05-25T14:12:00Z">
            <w:rPr>
              <w:rFonts w:ascii="黑体" w:eastAsia="黑体" w:hAnsi="黑体" w:cs="黑体"/>
              <w:b/>
              <w:bCs/>
              <w:kern w:val="0"/>
              <w:szCs w:val="21"/>
            </w:rPr>
          </w:rPrChange>
        </w:rPr>
        <w:t>2</w:t>
      </w:r>
      <w:r w:rsidR="00A12F27" w:rsidRPr="002142C8">
        <w:rPr>
          <w:rFonts w:ascii="Times New Roman" w:eastAsia="黑体" w:hAnsi="Times New Roman" w:cs="Times New Roman"/>
          <w:b/>
          <w:bCs/>
          <w:kern w:val="0"/>
          <w:szCs w:val="21"/>
          <w:rPrChange w:id="705" w:author="ghj" w:date="2018-05-25T14:12:00Z">
            <w:rPr>
              <w:rFonts w:ascii="黑体" w:eastAsia="黑体" w:hAnsi="黑体" w:cs="黑体" w:hint="eastAsia"/>
              <w:b/>
              <w:bCs/>
              <w:kern w:val="0"/>
              <w:szCs w:val="21"/>
            </w:rPr>
          </w:rPrChange>
        </w:rPr>
        <w:t>.</w:t>
      </w:r>
      <w:r w:rsidR="003651A9" w:rsidRPr="002142C8">
        <w:rPr>
          <w:rFonts w:ascii="Times New Roman" w:eastAsia="黑体" w:hAnsi="Times New Roman" w:cs="Times New Roman"/>
          <w:b/>
          <w:bCs/>
          <w:kern w:val="0"/>
          <w:szCs w:val="21"/>
          <w:rPrChange w:id="706" w:author="ghj" w:date="2018-05-25T14:12:00Z">
            <w:rPr>
              <w:rFonts w:ascii="黑体" w:eastAsia="黑体" w:hAnsi="黑体" w:cs="黑体"/>
              <w:b/>
              <w:bCs/>
              <w:kern w:val="0"/>
              <w:szCs w:val="21"/>
            </w:rPr>
          </w:rPrChange>
        </w:rPr>
        <w:t xml:space="preserve">1 </w:t>
      </w:r>
      <w:r w:rsidR="002D4CF6" w:rsidRPr="002142C8">
        <w:rPr>
          <w:rFonts w:ascii="Times New Roman" w:eastAsia="黑体" w:hAnsi="Times New Roman" w:cs="Times New Roman"/>
          <w:b/>
          <w:bCs/>
          <w:kern w:val="0"/>
          <w:szCs w:val="21"/>
          <w:rPrChange w:id="707" w:author="ghj" w:date="2018-05-25T14:12:00Z">
            <w:rPr>
              <w:rFonts w:ascii="黑体" w:eastAsia="黑体" w:hAnsi="黑体" w:cs="黑体" w:hint="eastAsia"/>
              <w:b/>
              <w:bCs/>
              <w:kern w:val="0"/>
              <w:szCs w:val="21"/>
            </w:rPr>
          </w:rPrChange>
        </w:rPr>
        <w:t>Raspberry</w:t>
      </w:r>
      <w:r w:rsidR="002D4CF6" w:rsidRPr="002142C8">
        <w:rPr>
          <w:rFonts w:ascii="Times New Roman" w:eastAsia="黑体" w:hAnsi="Times New Roman" w:cs="Times New Roman"/>
          <w:b/>
          <w:bCs/>
          <w:kern w:val="0"/>
          <w:szCs w:val="21"/>
          <w:rPrChange w:id="708" w:author="ghj" w:date="2018-05-25T14:12:00Z">
            <w:rPr>
              <w:rFonts w:ascii="黑体" w:eastAsia="黑体" w:hAnsi="黑体" w:cs="黑体"/>
              <w:b/>
              <w:bCs/>
              <w:kern w:val="0"/>
              <w:szCs w:val="21"/>
            </w:rPr>
          </w:rPrChange>
        </w:rPr>
        <w:t xml:space="preserve"> </w:t>
      </w:r>
      <w:r w:rsidR="002D4CF6" w:rsidRPr="002142C8">
        <w:rPr>
          <w:rFonts w:ascii="Times New Roman" w:eastAsia="黑体" w:hAnsi="Times New Roman" w:cs="Times New Roman"/>
          <w:b/>
          <w:bCs/>
          <w:kern w:val="0"/>
          <w:szCs w:val="21"/>
          <w:rPrChange w:id="709" w:author="ghj" w:date="2018-05-25T14:12:00Z">
            <w:rPr>
              <w:rFonts w:ascii="黑体" w:eastAsia="黑体" w:hAnsi="黑体" w:cs="黑体" w:hint="eastAsia"/>
              <w:b/>
              <w:bCs/>
              <w:kern w:val="0"/>
              <w:szCs w:val="21"/>
            </w:rPr>
          </w:rPrChange>
        </w:rPr>
        <w:t>Pi</w:t>
      </w:r>
      <w:r w:rsidR="003651A9" w:rsidRPr="002142C8">
        <w:rPr>
          <w:rFonts w:ascii="Times New Roman" w:eastAsia="黑体" w:hAnsi="Times New Roman" w:cs="Times New Roman"/>
          <w:b/>
          <w:bCs/>
          <w:kern w:val="0"/>
          <w:szCs w:val="21"/>
          <w:rPrChange w:id="710" w:author="ghj" w:date="2018-05-25T14:12:00Z">
            <w:rPr>
              <w:rFonts w:ascii="黑体" w:eastAsia="黑体" w:hAnsi="黑体" w:cs="黑体" w:hint="eastAsia"/>
              <w:b/>
              <w:bCs/>
              <w:kern w:val="0"/>
              <w:szCs w:val="21"/>
            </w:rPr>
          </w:rPrChange>
        </w:rPr>
        <w:t>实物图</w:t>
      </w:r>
    </w:p>
    <w:p w:rsidR="00995124" w:rsidRPr="002142C8" w:rsidRDefault="00995124" w:rsidP="00995124">
      <w:pPr>
        <w:ind w:firstLineChars="200" w:firstLine="480"/>
        <w:rPr>
          <w:rFonts w:ascii="Times New Roman" w:eastAsia="宋体" w:hAnsi="Times New Roman" w:cs="Times New Roman"/>
          <w:sz w:val="24"/>
          <w:szCs w:val="24"/>
          <w:shd w:val="clear" w:color="auto" w:fill="FFFFFF"/>
          <w:rPrChange w:id="711" w:author="ghj" w:date="2018-05-25T14:12:00Z">
            <w:rPr>
              <w:rFonts w:ascii="Times New Roman" w:eastAsia="宋体" w:hAnsi="Times New Roman" w:cs="Times New Roman"/>
              <w:sz w:val="24"/>
              <w:szCs w:val="24"/>
              <w:shd w:val="clear" w:color="auto" w:fill="FFFFFF"/>
            </w:rPr>
          </w:rPrChange>
        </w:rPr>
      </w:pPr>
    </w:p>
    <w:p w:rsidR="00CC246F" w:rsidRPr="002142C8" w:rsidRDefault="003651A9" w:rsidP="003651A9">
      <w:pPr>
        <w:tabs>
          <w:tab w:val="left" w:pos="2022"/>
        </w:tabs>
        <w:jc w:val="center"/>
        <w:rPr>
          <w:rFonts w:ascii="Times New Roman" w:eastAsia="黑体" w:hAnsi="Times New Roman" w:cs="Times New Roman"/>
          <w:b/>
          <w:bCs/>
          <w:kern w:val="0"/>
          <w:szCs w:val="21"/>
          <w:rPrChange w:id="712"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713"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714" w:author="ghj" w:date="2018-05-25T14:12:00Z">
            <w:rPr>
              <w:rFonts w:ascii="黑体" w:eastAsia="黑体" w:hAnsi="黑体" w:cs="黑体"/>
              <w:b/>
              <w:bCs/>
              <w:kern w:val="0"/>
              <w:szCs w:val="21"/>
            </w:rPr>
          </w:rPrChange>
        </w:rPr>
        <w:t>2</w:t>
      </w:r>
      <w:r w:rsidR="00A12F27" w:rsidRPr="002142C8">
        <w:rPr>
          <w:rFonts w:ascii="Times New Roman" w:eastAsia="黑体" w:hAnsi="Times New Roman" w:cs="Times New Roman"/>
          <w:b/>
          <w:bCs/>
          <w:kern w:val="0"/>
          <w:szCs w:val="21"/>
          <w:rPrChange w:id="715" w:author="ghj" w:date="2018-05-25T14:12:00Z">
            <w:rPr>
              <w:rFonts w:ascii="黑体" w:eastAsia="黑体" w:hAnsi="黑体" w:cs="黑体"/>
              <w:b/>
              <w:bCs/>
              <w:kern w:val="0"/>
              <w:szCs w:val="21"/>
            </w:rPr>
          </w:rPrChange>
        </w:rPr>
        <w:t>.</w:t>
      </w:r>
      <w:r w:rsidRPr="002142C8">
        <w:rPr>
          <w:rFonts w:ascii="Times New Roman" w:eastAsia="黑体" w:hAnsi="Times New Roman" w:cs="Times New Roman"/>
          <w:b/>
          <w:bCs/>
          <w:kern w:val="0"/>
          <w:szCs w:val="21"/>
          <w:rPrChange w:id="716" w:author="ghj" w:date="2018-05-25T14:12:00Z">
            <w:rPr>
              <w:rFonts w:ascii="黑体" w:eastAsia="黑体" w:hAnsi="黑体" w:cs="黑体"/>
              <w:b/>
              <w:bCs/>
              <w:kern w:val="0"/>
              <w:szCs w:val="21"/>
            </w:rPr>
          </w:rPrChange>
        </w:rPr>
        <w:t xml:space="preserve">2 </w:t>
      </w:r>
      <w:r w:rsidR="002D4CF6" w:rsidRPr="002142C8">
        <w:rPr>
          <w:rFonts w:ascii="Times New Roman" w:eastAsia="黑体" w:hAnsi="Times New Roman" w:cs="Times New Roman"/>
          <w:b/>
          <w:bCs/>
          <w:kern w:val="0"/>
          <w:szCs w:val="21"/>
          <w:rPrChange w:id="717" w:author="ghj" w:date="2018-05-25T14:12:00Z">
            <w:rPr>
              <w:rFonts w:ascii="黑体" w:eastAsia="黑体" w:hAnsi="黑体" w:cs="黑体" w:hint="eastAsia"/>
              <w:b/>
              <w:bCs/>
              <w:kern w:val="0"/>
              <w:szCs w:val="21"/>
            </w:rPr>
          </w:rPrChange>
        </w:rPr>
        <w:t>Raspberry Pi</w:t>
      </w:r>
      <w:r w:rsidRPr="002142C8">
        <w:rPr>
          <w:rFonts w:ascii="Times New Roman" w:eastAsia="黑体" w:hAnsi="Times New Roman" w:cs="Times New Roman"/>
          <w:b/>
          <w:bCs/>
          <w:kern w:val="0"/>
          <w:szCs w:val="21"/>
          <w:rPrChange w:id="718" w:author="ghj" w:date="2018-05-25T14:12:00Z">
            <w:rPr>
              <w:rFonts w:ascii="黑体" w:eastAsia="黑体" w:hAnsi="黑体" w:cs="黑体" w:hint="eastAsia"/>
              <w:b/>
              <w:bCs/>
              <w:kern w:val="0"/>
              <w:szCs w:val="21"/>
            </w:rPr>
          </w:rPrChange>
        </w:rPr>
        <w:t>引脚对照</w:t>
      </w:r>
    </w:p>
    <w:p w:rsidR="0040459F" w:rsidRPr="002142C8" w:rsidRDefault="0040459F" w:rsidP="0040459F">
      <w:pPr>
        <w:tabs>
          <w:tab w:val="left" w:pos="2022"/>
        </w:tabs>
        <w:ind w:firstLineChars="200" w:firstLine="480"/>
        <w:rPr>
          <w:rFonts w:ascii="Times New Roman" w:eastAsia="宋体" w:hAnsi="Times New Roman" w:cs="Times New Roman"/>
          <w:bCs/>
          <w:kern w:val="0"/>
          <w:sz w:val="24"/>
          <w:szCs w:val="24"/>
          <w:rPrChange w:id="719"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720" w:author="ghj" w:date="2018-05-25T14:12:00Z">
            <w:rPr>
              <w:rFonts w:ascii="Times New Roman" w:eastAsia="宋体" w:hAnsi="Times New Roman" w:cs="Times New Roman"/>
              <w:bCs/>
              <w:kern w:val="0"/>
              <w:sz w:val="24"/>
              <w:szCs w:val="24"/>
            </w:rPr>
          </w:rPrChange>
        </w:rPr>
        <w:t>Raspberry Pi</w:t>
      </w:r>
      <w:r w:rsidRPr="002142C8">
        <w:rPr>
          <w:rFonts w:ascii="Times New Roman" w:eastAsia="宋体" w:hAnsi="Times New Roman" w:cs="Times New Roman"/>
          <w:bCs/>
          <w:kern w:val="0"/>
          <w:sz w:val="24"/>
          <w:szCs w:val="24"/>
          <w:rPrChange w:id="721" w:author="ghj" w:date="2018-05-25T14:12:00Z">
            <w:rPr>
              <w:rFonts w:ascii="Times New Roman" w:eastAsia="宋体" w:hAnsi="Times New Roman" w:cs="Times New Roman" w:hint="eastAsia"/>
              <w:bCs/>
              <w:kern w:val="0"/>
              <w:sz w:val="24"/>
              <w:szCs w:val="24"/>
            </w:rPr>
          </w:rPrChange>
        </w:rPr>
        <w:t>的引脚</w:t>
      </w:r>
      <w:r w:rsidR="009263E6" w:rsidRPr="002142C8">
        <w:rPr>
          <w:rFonts w:ascii="Times New Roman" w:eastAsia="宋体" w:hAnsi="Times New Roman" w:cs="Times New Roman"/>
          <w:bCs/>
          <w:kern w:val="0"/>
          <w:sz w:val="24"/>
          <w:szCs w:val="24"/>
          <w:rPrChange w:id="722" w:author="ghj" w:date="2018-05-25T14:12:00Z">
            <w:rPr>
              <w:rFonts w:ascii="Times New Roman" w:eastAsia="宋体" w:hAnsi="Times New Roman" w:cs="Times New Roman" w:hint="eastAsia"/>
              <w:bCs/>
              <w:kern w:val="0"/>
              <w:sz w:val="24"/>
              <w:szCs w:val="24"/>
            </w:rPr>
          </w:rPrChange>
        </w:rPr>
        <w:t>图及</w:t>
      </w:r>
      <w:r w:rsidR="009263E6" w:rsidRPr="002142C8">
        <w:rPr>
          <w:rFonts w:ascii="Times New Roman" w:eastAsia="宋体" w:hAnsi="Times New Roman" w:cs="Times New Roman"/>
          <w:bCs/>
          <w:kern w:val="0"/>
          <w:sz w:val="24"/>
          <w:szCs w:val="24"/>
          <w:rPrChange w:id="723" w:author="ghj" w:date="2018-05-25T14:12:00Z">
            <w:rPr>
              <w:rFonts w:ascii="Times New Roman" w:eastAsia="宋体" w:hAnsi="Times New Roman" w:cs="Times New Roman" w:hint="eastAsia"/>
              <w:bCs/>
              <w:kern w:val="0"/>
              <w:sz w:val="24"/>
              <w:szCs w:val="24"/>
            </w:rPr>
          </w:rPrChange>
        </w:rPr>
        <w:t>GPIO</w:t>
      </w:r>
      <w:r w:rsidR="009263E6" w:rsidRPr="002142C8">
        <w:rPr>
          <w:rFonts w:ascii="Times New Roman" w:eastAsia="宋体" w:hAnsi="Times New Roman" w:cs="Times New Roman"/>
          <w:bCs/>
          <w:kern w:val="0"/>
          <w:sz w:val="24"/>
          <w:szCs w:val="24"/>
          <w:rPrChange w:id="724" w:author="ghj" w:date="2018-05-25T14:12:00Z">
            <w:rPr>
              <w:rFonts w:ascii="Times New Roman" w:eastAsia="宋体" w:hAnsi="Times New Roman" w:cs="Times New Roman" w:hint="eastAsia"/>
              <w:bCs/>
              <w:kern w:val="0"/>
              <w:sz w:val="24"/>
              <w:szCs w:val="24"/>
            </w:rPr>
          </w:rPrChange>
        </w:rPr>
        <w:t>整体</w:t>
      </w:r>
      <w:r w:rsidRPr="002142C8">
        <w:rPr>
          <w:rFonts w:ascii="Times New Roman" w:eastAsia="宋体" w:hAnsi="Times New Roman" w:cs="Times New Roman"/>
          <w:bCs/>
          <w:kern w:val="0"/>
          <w:sz w:val="24"/>
          <w:szCs w:val="24"/>
          <w:rPrChange w:id="725" w:author="ghj" w:date="2018-05-25T14:12:00Z">
            <w:rPr>
              <w:rFonts w:ascii="Times New Roman" w:eastAsia="宋体" w:hAnsi="Times New Roman" w:cs="Times New Roman" w:hint="eastAsia"/>
              <w:bCs/>
              <w:kern w:val="0"/>
              <w:sz w:val="24"/>
              <w:szCs w:val="24"/>
            </w:rPr>
          </w:rPrChange>
        </w:rPr>
        <w:t>电路图</w:t>
      </w:r>
      <w:r w:rsidR="009263E6" w:rsidRPr="002142C8">
        <w:rPr>
          <w:rFonts w:ascii="Times New Roman" w:eastAsia="宋体" w:hAnsi="Times New Roman" w:cs="Times New Roman"/>
          <w:bCs/>
          <w:kern w:val="0"/>
          <w:sz w:val="24"/>
          <w:szCs w:val="24"/>
          <w:rPrChange w:id="726" w:author="ghj" w:date="2018-05-25T14:12:00Z">
            <w:rPr>
              <w:rFonts w:ascii="Times New Roman" w:eastAsia="宋体" w:hAnsi="Times New Roman" w:cs="Times New Roman" w:hint="eastAsia"/>
              <w:bCs/>
              <w:kern w:val="0"/>
              <w:sz w:val="24"/>
              <w:szCs w:val="24"/>
            </w:rPr>
          </w:rPrChange>
        </w:rPr>
        <w:t>分别</w:t>
      </w:r>
      <w:r w:rsidRPr="002142C8">
        <w:rPr>
          <w:rFonts w:ascii="Times New Roman" w:eastAsia="宋体" w:hAnsi="Times New Roman" w:cs="Times New Roman"/>
          <w:bCs/>
          <w:kern w:val="0"/>
          <w:sz w:val="24"/>
          <w:szCs w:val="24"/>
          <w:rPrChange w:id="727" w:author="ghj" w:date="2018-05-25T14:12:00Z">
            <w:rPr>
              <w:rFonts w:ascii="Times New Roman" w:eastAsia="宋体" w:hAnsi="Times New Roman" w:cs="Times New Roman" w:hint="eastAsia"/>
              <w:bCs/>
              <w:kern w:val="0"/>
              <w:sz w:val="24"/>
              <w:szCs w:val="24"/>
            </w:rPr>
          </w:rPrChange>
        </w:rPr>
        <w:t>如</w:t>
      </w:r>
      <w:r w:rsidR="009263E6" w:rsidRPr="002142C8">
        <w:rPr>
          <w:rFonts w:ascii="Times New Roman" w:eastAsia="宋体" w:hAnsi="Times New Roman" w:cs="Times New Roman"/>
          <w:bCs/>
          <w:kern w:val="0"/>
          <w:sz w:val="24"/>
          <w:szCs w:val="24"/>
          <w:rPrChange w:id="728" w:author="ghj" w:date="2018-05-25T14:12:00Z">
            <w:rPr>
              <w:rFonts w:ascii="Times New Roman" w:eastAsia="宋体" w:hAnsi="Times New Roman" w:cs="Times New Roman" w:hint="eastAsia"/>
              <w:bCs/>
              <w:kern w:val="0"/>
              <w:sz w:val="24"/>
              <w:szCs w:val="24"/>
            </w:rPr>
          </w:rPrChange>
        </w:rPr>
        <w:t>图</w:t>
      </w:r>
      <w:r w:rsidRPr="002142C8">
        <w:rPr>
          <w:rFonts w:ascii="Times New Roman" w:eastAsia="宋体" w:hAnsi="Times New Roman" w:cs="Times New Roman"/>
          <w:bCs/>
          <w:kern w:val="0"/>
          <w:sz w:val="24"/>
          <w:szCs w:val="24"/>
          <w:rPrChange w:id="729" w:author="ghj" w:date="2018-05-25T14:12:00Z">
            <w:rPr>
              <w:rFonts w:ascii="Times New Roman" w:eastAsia="宋体" w:hAnsi="Times New Roman" w:cs="Times New Roman" w:hint="eastAsia"/>
              <w:bCs/>
              <w:kern w:val="0"/>
              <w:sz w:val="24"/>
              <w:szCs w:val="24"/>
            </w:rPr>
          </w:rPrChange>
        </w:rPr>
        <w:t>2</w:t>
      </w:r>
      <w:r w:rsidR="00626A5F" w:rsidRPr="002142C8">
        <w:rPr>
          <w:rFonts w:ascii="Times New Roman" w:eastAsia="宋体" w:hAnsi="Times New Roman" w:cs="Times New Roman"/>
          <w:bCs/>
          <w:kern w:val="0"/>
          <w:sz w:val="24"/>
          <w:szCs w:val="24"/>
          <w:rPrChange w:id="730" w:author="ghj" w:date="2018-05-25T14:12:00Z">
            <w:rPr>
              <w:rFonts w:ascii="Times New Roman" w:eastAsia="宋体" w:hAnsi="Times New Roman" w:cs="Times New Roman"/>
              <w:bCs/>
              <w:kern w:val="0"/>
              <w:sz w:val="24"/>
              <w:szCs w:val="24"/>
            </w:rPr>
          </w:rPrChange>
        </w:rPr>
        <w:t>.</w:t>
      </w:r>
      <w:r w:rsidRPr="002142C8">
        <w:rPr>
          <w:rFonts w:ascii="Times New Roman" w:eastAsia="宋体" w:hAnsi="Times New Roman" w:cs="Times New Roman"/>
          <w:bCs/>
          <w:kern w:val="0"/>
          <w:sz w:val="24"/>
          <w:szCs w:val="24"/>
          <w:rPrChange w:id="731" w:author="ghj" w:date="2018-05-25T14:12:00Z">
            <w:rPr>
              <w:rFonts w:ascii="Times New Roman" w:eastAsia="宋体" w:hAnsi="Times New Roman" w:cs="Times New Roman"/>
              <w:bCs/>
              <w:kern w:val="0"/>
              <w:sz w:val="24"/>
              <w:szCs w:val="24"/>
            </w:rPr>
          </w:rPrChange>
        </w:rPr>
        <w:t>3</w:t>
      </w:r>
      <w:r w:rsidR="00A5118B" w:rsidRPr="002142C8">
        <w:rPr>
          <w:rFonts w:ascii="Times New Roman" w:eastAsia="宋体" w:hAnsi="Times New Roman" w:cs="Times New Roman"/>
          <w:bCs/>
          <w:kern w:val="0"/>
          <w:sz w:val="24"/>
          <w:szCs w:val="24"/>
          <w:rPrChange w:id="732" w:author="ghj" w:date="2018-05-25T14:12:00Z">
            <w:rPr>
              <w:rFonts w:ascii="Times New Roman" w:eastAsia="宋体" w:hAnsi="Times New Roman" w:cs="Times New Roman" w:hint="eastAsia"/>
              <w:bCs/>
              <w:kern w:val="0"/>
              <w:sz w:val="24"/>
              <w:szCs w:val="24"/>
            </w:rPr>
          </w:rPrChange>
        </w:rPr>
        <w:t>和图</w:t>
      </w:r>
      <w:r w:rsidR="00A5118B" w:rsidRPr="002142C8">
        <w:rPr>
          <w:rFonts w:ascii="Times New Roman" w:eastAsia="宋体" w:hAnsi="Times New Roman" w:cs="Times New Roman"/>
          <w:bCs/>
          <w:kern w:val="0"/>
          <w:sz w:val="24"/>
          <w:szCs w:val="24"/>
          <w:rPrChange w:id="733" w:author="ghj" w:date="2018-05-25T14:12:00Z">
            <w:rPr>
              <w:rFonts w:ascii="Times New Roman" w:eastAsia="宋体" w:hAnsi="Times New Roman" w:cs="Times New Roman" w:hint="eastAsia"/>
              <w:bCs/>
              <w:kern w:val="0"/>
              <w:sz w:val="24"/>
              <w:szCs w:val="24"/>
            </w:rPr>
          </w:rPrChange>
        </w:rPr>
        <w:t>2</w:t>
      </w:r>
      <w:r w:rsidR="00626A5F" w:rsidRPr="002142C8">
        <w:rPr>
          <w:rFonts w:ascii="Times New Roman" w:eastAsia="宋体" w:hAnsi="Times New Roman" w:cs="Times New Roman"/>
          <w:bCs/>
          <w:kern w:val="0"/>
          <w:sz w:val="24"/>
          <w:szCs w:val="24"/>
          <w:rPrChange w:id="734" w:author="ghj" w:date="2018-05-25T14:12:00Z">
            <w:rPr>
              <w:rFonts w:ascii="Times New Roman" w:eastAsia="宋体" w:hAnsi="Times New Roman" w:cs="Times New Roman"/>
              <w:bCs/>
              <w:kern w:val="0"/>
              <w:sz w:val="24"/>
              <w:szCs w:val="24"/>
            </w:rPr>
          </w:rPrChange>
        </w:rPr>
        <w:t>.</w:t>
      </w:r>
      <w:r w:rsidR="00A5118B" w:rsidRPr="002142C8">
        <w:rPr>
          <w:rFonts w:ascii="Times New Roman" w:eastAsia="宋体" w:hAnsi="Times New Roman" w:cs="Times New Roman"/>
          <w:bCs/>
          <w:kern w:val="0"/>
          <w:sz w:val="24"/>
          <w:szCs w:val="24"/>
          <w:rPrChange w:id="735" w:author="ghj" w:date="2018-05-25T14:12:00Z">
            <w:rPr>
              <w:rFonts w:ascii="Times New Roman" w:eastAsia="宋体" w:hAnsi="Times New Roman" w:cs="Times New Roman"/>
              <w:bCs/>
              <w:kern w:val="0"/>
              <w:sz w:val="24"/>
              <w:szCs w:val="24"/>
            </w:rPr>
          </w:rPrChange>
        </w:rPr>
        <w:t>4</w:t>
      </w:r>
      <w:r w:rsidRPr="002142C8">
        <w:rPr>
          <w:rFonts w:ascii="Times New Roman" w:eastAsia="宋体" w:hAnsi="Times New Roman" w:cs="Times New Roman"/>
          <w:bCs/>
          <w:kern w:val="0"/>
          <w:sz w:val="24"/>
          <w:szCs w:val="24"/>
          <w:rPrChange w:id="736" w:author="ghj" w:date="2018-05-25T14:12:00Z">
            <w:rPr>
              <w:rFonts w:ascii="Times New Roman" w:eastAsia="宋体" w:hAnsi="Times New Roman" w:cs="Times New Roman" w:hint="eastAsia"/>
              <w:bCs/>
              <w:kern w:val="0"/>
              <w:sz w:val="24"/>
              <w:szCs w:val="24"/>
            </w:rPr>
          </w:rPrChange>
        </w:rPr>
        <w:t>所示。</w:t>
      </w:r>
    </w:p>
    <w:p w:rsidR="00A5118B" w:rsidRPr="002142C8" w:rsidRDefault="00A5118B" w:rsidP="00A5118B">
      <w:pPr>
        <w:jc w:val="center"/>
        <w:rPr>
          <w:rFonts w:ascii="Times New Roman" w:eastAsia="黑体" w:hAnsi="Times New Roman" w:cs="Times New Roman"/>
          <w:b/>
          <w:szCs w:val="21"/>
          <w:rPrChange w:id="737" w:author="ghj" w:date="2018-05-25T14:12:00Z">
            <w:rPr>
              <w:rFonts w:ascii="黑体" w:eastAsia="黑体" w:hAnsi="黑体"/>
              <w:b/>
              <w:szCs w:val="21"/>
            </w:rPr>
          </w:rPrChange>
        </w:rPr>
      </w:pPr>
      <w:r w:rsidRPr="002142C8">
        <w:rPr>
          <w:rFonts w:ascii="Times New Roman" w:hAnsi="Times New Roman" w:cs="Times New Roman"/>
          <w:noProof/>
          <w:rPrChange w:id="738" w:author="ghj" w:date="2018-05-25T14:12:00Z">
            <w:rPr>
              <w:noProof/>
            </w:rPr>
          </w:rPrChange>
        </w:rPr>
        <w:drawing>
          <wp:anchor distT="0" distB="0" distL="114300" distR="114300" simplePos="0" relativeHeight="251659264" behindDoc="0" locked="0" layoutInCell="1" allowOverlap="1">
            <wp:simplePos x="0" y="0"/>
            <wp:positionH relativeFrom="column">
              <wp:posOffset>292100</wp:posOffset>
            </wp:positionH>
            <wp:positionV relativeFrom="paragraph">
              <wp:posOffset>88900</wp:posOffset>
            </wp:positionV>
            <wp:extent cx="4943411" cy="3600450"/>
            <wp:effectExtent l="0" t="0" r="0" b="0"/>
            <wp:wrapTopAndBottom/>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3411" cy="3600450"/>
                    </a:xfrm>
                    <a:prstGeom prst="rect">
                      <a:avLst/>
                    </a:prstGeom>
                    <a:noFill/>
                    <a:ln w="9525">
                      <a:noFill/>
                      <a:miter lim="800000"/>
                      <a:headEnd/>
                      <a:tailEnd/>
                    </a:ln>
                  </pic:spPr>
                </pic:pic>
              </a:graphicData>
            </a:graphic>
          </wp:anchor>
        </w:drawing>
      </w:r>
    </w:p>
    <w:p w:rsidR="00A5118B" w:rsidRPr="002142C8" w:rsidRDefault="00A5118B" w:rsidP="00A5118B">
      <w:pPr>
        <w:jc w:val="center"/>
        <w:rPr>
          <w:rFonts w:ascii="Times New Roman" w:eastAsia="黑体" w:hAnsi="Times New Roman" w:cs="Times New Roman"/>
          <w:b/>
          <w:szCs w:val="21"/>
          <w:rPrChange w:id="739" w:author="ghj" w:date="2018-05-25T14:12:00Z">
            <w:rPr>
              <w:rFonts w:ascii="黑体" w:eastAsia="黑体" w:hAnsi="黑体"/>
              <w:b/>
              <w:szCs w:val="21"/>
            </w:rPr>
          </w:rPrChange>
        </w:rPr>
      </w:pPr>
      <w:r w:rsidRPr="002142C8">
        <w:rPr>
          <w:rFonts w:ascii="Times New Roman" w:eastAsia="黑体" w:hAnsi="Times New Roman" w:cs="Times New Roman"/>
          <w:b/>
          <w:szCs w:val="21"/>
          <w:rPrChange w:id="740"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741" w:author="ghj" w:date="2018-05-25T14:12:00Z">
            <w:rPr>
              <w:rFonts w:ascii="黑体" w:eastAsia="黑体" w:hAnsi="黑体"/>
              <w:b/>
              <w:szCs w:val="21"/>
            </w:rPr>
          </w:rPrChange>
        </w:rPr>
        <w:t>2</w:t>
      </w:r>
      <w:r w:rsidR="00A12F27" w:rsidRPr="002142C8">
        <w:rPr>
          <w:rFonts w:ascii="Times New Roman" w:eastAsia="黑体" w:hAnsi="Times New Roman" w:cs="Times New Roman"/>
          <w:b/>
          <w:szCs w:val="21"/>
          <w:rPrChange w:id="742" w:author="ghj" w:date="2018-05-25T14:12:00Z">
            <w:rPr>
              <w:rFonts w:ascii="黑体" w:eastAsia="黑体" w:hAnsi="黑体"/>
              <w:b/>
              <w:szCs w:val="21"/>
            </w:rPr>
          </w:rPrChange>
        </w:rPr>
        <w:t>.</w:t>
      </w:r>
      <w:r w:rsidRPr="002142C8">
        <w:rPr>
          <w:rFonts w:ascii="Times New Roman" w:eastAsia="黑体" w:hAnsi="Times New Roman" w:cs="Times New Roman"/>
          <w:b/>
          <w:szCs w:val="21"/>
          <w:rPrChange w:id="743" w:author="ghj" w:date="2018-05-25T14:12:00Z">
            <w:rPr>
              <w:rFonts w:ascii="黑体" w:eastAsia="黑体" w:hAnsi="黑体"/>
              <w:b/>
              <w:szCs w:val="21"/>
            </w:rPr>
          </w:rPrChange>
        </w:rPr>
        <w:t xml:space="preserve">3 </w:t>
      </w:r>
      <w:r w:rsidR="002D4CF6" w:rsidRPr="002142C8">
        <w:rPr>
          <w:rFonts w:ascii="Times New Roman" w:eastAsia="黑体" w:hAnsi="Times New Roman" w:cs="Times New Roman"/>
          <w:b/>
          <w:szCs w:val="21"/>
          <w:rPrChange w:id="744" w:author="ghj" w:date="2018-05-25T14:12:00Z">
            <w:rPr>
              <w:rFonts w:ascii="黑体" w:eastAsia="黑体" w:hAnsi="黑体" w:hint="eastAsia"/>
              <w:b/>
              <w:szCs w:val="21"/>
            </w:rPr>
          </w:rPrChange>
        </w:rPr>
        <w:t>Raspberry Pi</w:t>
      </w:r>
      <w:r w:rsidRPr="002142C8">
        <w:rPr>
          <w:rFonts w:ascii="Times New Roman" w:eastAsia="黑体" w:hAnsi="Times New Roman" w:cs="Times New Roman"/>
          <w:b/>
          <w:szCs w:val="21"/>
          <w:rPrChange w:id="745" w:author="ghj" w:date="2018-05-25T14:12:00Z">
            <w:rPr>
              <w:rFonts w:ascii="黑体" w:eastAsia="黑体" w:hAnsi="黑体" w:hint="eastAsia"/>
              <w:b/>
              <w:szCs w:val="21"/>
            </w:rPr>
          </w:rPrChange>
        </w:rPr>
        <w:t>整体引脚图</w:t>
      </w:r>
    </w:p>
    <w:p w:rsidR="00A5118B" w:rsidRPr="002142C8" w:rsidRDefault="00A5118B" w:rsidP="0040459F">
      <w:pPr>
        <w:tabs>
          <w:tab w:val="left" w:pos="2022"/>
        </w:tabs>
        <w:ind w:firstLineChars="200" w:firstLine="480"/>
        <w:rPr>
          <w:rFonts w:ascii="Times New Roman" w:eastAsia="宋体" w:hAnsi="Times New Roman" w:cs="Times New Roman"/>
          <w:bCs/>
          <w:kern w:val="0"/>
          <w:sz w:val="24"/>
          <w:szCs w:val="24"/>
          <w:rPrChange w:id="746" w:author="ghj" w:date="2018-05-25T14:12:00Z">
            <w:rPr>
              <w:rFonts w:ascii="Times New Roman" w:eastAsia="宋体" w:hAnsi="Times New Roman" w:cs="Times New Roman"/>
              <w:bCs/>
              <w:kern w:val="0"/>
              <w:sz w:val="24"/>
              <w:szCs w:val="24"/>
            </w:rPr>
          </w:rPrChange>
        </w:rPr>
      </w:pPr>
    </w:p>
    <w:p w:rsidR="0040459F" w:rsidRPr="002142C8" w:rsidRDefault="0040459F" w:rsidP="0040459F">
      <w:pPr>
        <w:jc w:val="center"/>
        <w:rPr>
          <w:rFonts w:ascii="Times New Roman" w:eastAsia="黑体" w:hAnsi="Times New Roman" w:cs="Times New Roman"/>
          <w:b/>
          <w:szCs w:val="21"/>
          <w:rPrChange w:id="747" w:author="ghj" w:date="2018-05-25T14:12:00Z">
            <w:rPr>
              <w:rFonts w:ascii="黑体" w:eastAsia="黑体" w:hAnsi="黑体"/>
              <w:b/>
              <w:szCs w:val="21"/>
            </w:rPr>
          </w:rPrChange>
        </w:rPr>
      </w:pPr>
      <w:r w:rsidRPr="002142C8">
        <w:rPr>
          <w:rFonts w:ascii="Times New Roman" w:eastAsia="黑体" w:hAnsi="Times New Roman" w:cs="Times New Roman"/>
          <w:b/>
          <w:noProof/>
          <w:szCs w:val="21"/>
          <w:rPrChange w:id="748" w:author="ghj" w:date="2018-05-25T14:12:00Z">
            <w:rPr>
              <w:rFonts w:ascii="黑体" w:eastAsia="黑体" w:hAnsi="黑体" w:hint="eastAsia"/>
              <w:b/>
              <w:noProof/>
              <w:szCs w:val="21"/>
            </w:rPr>
          </w:rPrChange>
        </w:rPr>
        <w:drawing>
          <wp:inline distT="0" distB="0" distL="0" distR="0">
            <wp:extent cx="4131402" cy="3743325"/>
            <wp:effectExtent l="19050" t="0" r="244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131402" cy="3743325"/>
                    </a:xfrm>
                    <a:prstGeom prst="rect">
                      <a:avLst/>
                    </a:prstGeom>
                    <a:noFill/>
                    <a:ln w="9525">
                      <a:noFill/>
                      <a:miter lim="800000"/>
                      <a:headEnd/>
                      <a:tailEnd/>
                    </a:ln>
                  </pic:spPr>
                </pic:pic>
              </a:graphicData>
            </a:graphic>
          </wp:inline>
        </w:drawing>
      </w:r>
    </w:p>
    <w:p w:rsidR="0040459F" w:rsidRPr="002142C8" w:rsidRDefault="0040459F" w:rsidP="0040459F">
      <w:pPr>
        <w:jc w:val="center"/>
        <w:rPr>
          <w:rFonts w:ascii="Times New Roman" w:eastAsia="黑体" w:hAnsi="Times New Roman" w:cs="Times New Roman"/>
          <w:b/>
          <w:szCs w:val="21"/>
          <w:rPrChange w:id="749" w:author="ghj" w:date="2018-05-25T14:12:00Z">
            <w:rPr>
              <w:rFonts w:ascii="黑体" w:eastAsia="黑体" w:hAnsi="黑体"/>
              <w:b/>
              <w:szCs w:val="21"/>
            </w:rPr>
          </w:rPrChange>
        </w:rPr>
      </w:pPr>
      <w:r w:rsidRPr="002142C8">
        <w:rPr>
          <w:rFonts w:ascii="Times New Roman" w:eastAsia="黑体" w:hAnsi="Times New Roman" w:cs="Times New Roman"/>
          <w:b/>
          <w:szCs w:val="21"/>
          <w:rPrChange w:id="750"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751" w:author="ghj" w:date="2018-05-25T14:12:00Z">
            <w:rPr>
              <w:rFonts w:ascii="黑体" w:eastAsia="黑体" w:hAnsi="黑体"/>
              <w:b/>
              <w:szCs w:val="21"/>
            </w:rPr>
          </w:rPrChange>
        </w:rPr>
        <w:t>2</w:t>
      </w:r>
      <w:r w:rsidR="00A12F27" w:rsidRPr="002142C8">
        <w:rPr>
          <w:rFonts w:ascii="Times New Roman" w:eastAsia="黑体" w:hAnsi="Times New Roman" w:cs="Times New Roman"/>
          <w:b/>
          <w:szCs w:val="21"/>
          <w:rPrChange w:id="752" w:author="ghj" w:date="2018-05-25T14:12:00Z">
            <w:rPr>
              <w:rFonts w:ascii="黑体" w:eastAsia="黑体" w:hAnsi="黑体"/>
              <w:b/>
              <w:szCs w:val="21"/>
            </w:rPr>
          </w:rPrChange>
        </w:rPr>
        <w:t>.</w:t>
      </w:r>
      <w:r w:rsidR="00A5118B" w:rsidRPr="002142C8">
        <w:rPr>
          <w:rFonts w:ascii="Times New Roman" w:eastAsia="黑体" w:hAnsi="Times New Roman" w:cs="Times New Roman"/>
          <w:b/>
          <w:szCs w:val="21"/>
          <w:rPrChange w:id="753" w:author="ghj" w:date="2018-05-25T14:12:00Z">
            <w:rPr>
              <w:rFonts w:ascii="黑体" w:eastAsia="黑体" w:hAnsi="黑体"/>
              <w:b/>
              <w:szCs w:val="21"/>
            </w:rPr>
          </w:rPrChange>
        </w:rPr>
        <w:t>4</w:t>
      </w:r>
      <w:r w:rsidRPr="002142C8">
        <w:rPr>
          <w:rFonts w:ascii="Times New Roman" w:eastAsia="黑体" w:hAnsi="Times New Roman" w:cs="Times New Roman"/>
          <w:b/>
          <w:szCs w:val="21"/>
          <w:rPrChange w:id="754" w:author="ghj" w:date="2018-05-25T14:12:00Z">
            <w:rPr>
              <w:rFonts w:ascii="黑体" w:eastAsia="黑体" w:hAnsi="黑体"/>
              <w:b/>
              <w:szCs w:val="21"/>
            </w:rPr>
          </w:rPrChange>
        </w:rPr>
        <w:t xml:space="preserve"> </w:t>
      </w:r>
      <w:r w:rsidR="002D4CF6" w:rsidRPr="002142C8">
        <w:rPr>
          <w:rFonts w:ascii="Times New Roman" w:eastAsia="黑体" w:hAnsi="Times New Roman" w:cs="Times New Roman"/>
          <w:b/>
          <w:szCs w:val="21"/>
          <w:rPrChange w:id="755" w:author="ghj" w:date="2018-05-25T14:12:00Z">
            <w:rPr>
              <w:rFonts w:ascii="黑体" w:eastAsia="黑体" w:hAnsi="黑体" w:hint="eastAsia"/>
              <w:b/>
              <w:szCs w:val="21"/>
            </w:rPr>
          </w:rPrChange>
        </w:rPr>
        <w:t xml:space="preserve">Raspberry </w:t>
      </w:r>
      <w:proofErr w:type="spellStart"/>
      <w:r w:rsidR="002D4CF6" w:rsidRPr="002142C8">
        <w:rPr>
          <w:rFonts w:ascii="Times New Roman" w:eastAsia="黑体" w:hAnsi="Times New Roman" w:cs="Times New Roman"/>
          <w:b/>
          <w:szCs w:val="21"/>
          <w:rPrChange w:id="756" w:author="ghj" w:date="2018-05-25T14:12:00Z">
            <w:rPr>
              <w:rFonts w:ascii="黑体" w:eastAsia="黑体" w:hAnsi="黑体" w:hint="eastAsia"/>
              <w:b/>
              <w:szCs w:val="21"/>
            </w:rPr>
          </w:rPrChange>
        </w:rPr>
        <w:t>Pi</w:t>
      </w:r>
      <w:r w:rsidRPr="002142C8">
        <w:rPr>
          <w:rFonts w:ascii="Times New Roman" w:eastAsia="黑体" w:hAnsi="Times New Roman" w:cs="Times New Roman"/>
          <w:b/>
          <w:szCs w:val="21"/>
          <w:rPrChange w:id="757" w:author="ghj" w:date="2018-05-25T14:12:00Z">
            <w:rPr>
              <w:rFonts w:ascii="黑体" w:eastAsia="黑体" w:hAnsi="黑体" w:hint="eastAsia"/>
              <w:b/>
              <w:szCs w:val="21"/>
            </w:rPr>
          </w:rPrChange>
        </w:rPr>
        <w:t>GPIO</w:t>
      </w:r>
      <w:proofErr w:type="spellEnd"/>
      <w:r w:rsidRPr="002142C8">
        <w:rPr>
          <w:rFonts w:ascii="Times New Roman" w:eastAsia="黑体" w:hAnsi="Times New Roman" w:cs="Times New Roman"/>
          <w:b/>
          <w:szCs w:val="21"/>
          <w:rPrChange w:id="758" w:author="ghj" w:date="2018-05-25T14:12:00Z">
            <w:rPr>
              <w:rFonts w:ascii="黑体" w:eastAsia="黑体" w:hAnsi="黑体" w:hint="eastAsia"/>
              <w:b/>
              <w:szCs w:val="21"/>
            </w:rPr>
          </w:rPrChange>
        </w:rPr>
        <w:t>引脚电路图</w:t>
      </w:r>
    </w:p>
    <w:p w:rsidR="0040459F" w:rsidRPr="002142C8" w:rsidRDefault="0040459F" w:rsidP="0040459F">
      <w:pPr>
        <w:tabs>
          <w:tab w:val="left" w:pos="2022"/>
        </w:tabs>
        <w:ind w:firstLineChars="200" w:firstLine="480"/>
        <w:rPr>
          <w:rFonts w:ascii="Times New Roman" w:eastAsia="宋体" w:hAnsi="Times New Roman" w:cs="Times New Roman"/>
          <w:bCs/>
          <w:kern w:val="0"/>
          <w:sz w:val="24"/>
          <w:szCs w:val="24"/>
          <w:rPrChange w:id="759"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760" w:author="ghj" w:date="2018-05-25T14:12:00Z">
            <w:rPr>
              <w:rFonts w:ascii="Times New Roman" w:eastAsia="宋体" w:hAnsi="Times New Roman" w:cs="Times New Roman" w:hint="eastAsia"/>
              <w:bCs/>
              <w:kern w:val="0"/>
              <w:sz w:val="24"/>
              <w:szCs w:val="24"/>
            </w:rPr>
          </w:rPrChange>
        </w:rPr>
        <w:lastRenderedPageBreak/>
        <w:t>Raspberry</w:t>
      </w:r>
      <w:r w:rsidRPr="002142C8">
        <w:rPr>
          <w:rFonts w:ascii="Times New Roman" w:eastAsia="宋体" w:hAnsi="Times New Roman" w:cs="Times New Roman"/>
          <w:bCs/>
          <w:kern w:val="0"/>
          <w:sz w:val="24"/>
          <w:szCs w:val="24"/>
          <w:rPrChange w:id="761" w:author="ghj" w:date="2018-05-25T14:12:00Z">
            <w:rPr>
              <w:rFonts w:ascii="Times New Roman" w:eastAsia="宋体" w:hAnsi="Times New Roman" w:cs="Times New Roman"/>
              <w:bCs/>
              <w:kern w:val="0"/>
              <w:sz w:val="24"/>
              <w:szCs w:val="24"/>
            </w:rPr>
          </w:rPrChange>
        </w:rPr>
        <w:t xml:space="preserve"> </w:t>
      </w:r>
      <w:r w:rsidRPr="002142C8">
        <w:rPr>
          <w:rFonts w:ascii="Times New Roman" w:eastAsia="宋体" w:hAnsi="Times New Roman" w:cs="Times New Roman"/>
          <w:bCs/>
          <w:kern w:val="0"/>
          <w:sz w:val="24"/>
          <w:szCs w:val="24"/>
          <w:rPrChange w:id="762" w:author="ghj" w:date="2018-05-25T14:12:00Z">
            <w:rPr>
              <w:rFonts w:ascii="Times New Roman" w:eastAsia="宋体" w:hAnsi="Times New Roman" w:cs="Times New Roman" w:hint="eastAsia"/>
              <w:bCs/>
              <w:kern w:val="0"/>
              <w:sz w:val="24"/>
              <w:szCs w:val="24"/>
            </w:rPr>
          </w:rPrChange>
        </w:rPr>
        <w:t>Pi</w:t>
      </w:r>
      <w:r w:rsidR="00A5118B" w:rsidRPr="002142C8">
        <w:rPr>
          <w:rFonts w:ascii="Times New Roman" w:eastAsia="宋体" w:hAnsi="Times New Roman" w:cs="Times New Roman"/>
          <w:bCs/>
          <w:kern w:val="0"/>
          <w:sz w:val="24"/>
          <w:szCs w:val="24"/>
          <w:rPrChange w:id="763" w:author="ghj" w:date="2018-05-25T14:12:00Z">
            <w:rPr>
              <w:rFonts w:ascii="Times New Roman" w:eastAsia="宋体" w:hAnsi="Times New Roman" w:cs="Times New Roman" w:hint="eastAsia"/>
              <w:bCs/>
              <w:kern w:val="0"/>
              <w:sz w:val="24"/>
              <w:szCs w:val="24"/>
            </w:rPr>
          </w:rPrChange>
        </w:rPr>
        <w:t>的复位</w:t>
      </w:r>
      <w:proofErr w:type="gramStart"/>
      <w:r w:rsidR="00A5118B" w:rsidRPr="002142C8">
        <w:rPr>
          <w:rFonts w:ascii="Times New Roman" w:eastAsia="宋体" w:hAnsi="Times New Roman" w:cs="Times New Roman"/>
          <w:bCs/>
          <w:kern w:val="0"/>
          <w:sz w:val="24"/>
          <w:szCs w:val="24"/>
          <w:rPrChange w:id="764" w:author="ghj" w:date="2018-05-25T14:12:00Z">
            <w:rPr>
              <w:rFonts w:ascii="Times New Roman" w:eastAsia="宋体" w:hAnsi="Times New Roman" w:cs="Times New Roman" w:hint="eastAsia"/>
              <w:bCs/>
              <w:kern w:val="0"/>
              <w:sz w:val="24"/>
              <w:szCs w:val="24"/>
            </w:rPr>
          </w:rPrChange>
        </w:rPr>
        <w:t>硬启动</w:t>
      </w:r>
      <w:proofErr w:type="gramEnd"/>
      <w:r w:rsidR="00A5118B" w:rsidRPr="002142C8">
        <w:rPr>
          <w:rFonts w:ascii="Times New Roman" w:eastAsia="宋体" w:hAnsi="Times New Roman" w:cs="Times New Roman"/>
          <w:bCs/>
          <w:kern w:val="0"/>
          <w:sz w:val="24"/>
          <w:szCs w:val="24"/>
          <w:rPrChange w:id="765" w:author="ghj" w:date="2018-05-25T14:12:00Z">
            <w:rPr>
              <w:rFonts w:ascii="Times New Roman" w:eastAsia="宋体" w:hAnsi="Times New Roman" w:cs="Times New Roman" w:hint="eastAsia"/>
              <w:bCs/>
              <w:kern w:val="0"/>
              <w:sz w:val="24"/>
              <w:szCs w:val="24"/>
            </w:rPr>
          </w:rPrChange>
        </w:rPr>
        <w:t>电路如图</w:t>
      </w:r>
      <w:r w:rsidR="00A5118B" w:rsidRPr="002142C8">
        <w:rPr>
          <w:rFonts w:ascii="Times New Roman" w:eastAsia="宋体" w:hAnsi="Times New Roman" w:cs="Times New Roman"/>
          <w:bCs/>
          <w:kern w:val="0"/>
          <w:sz w:val="24"/>
          <w:szCs w:val="24"/>
          <w:rPrChange w:id="766" w:author="ghj" w:date="2018-05-25T14:12:00Z">
            <w:rPr>
              <w:rFonts w:ascii="Times New Roman" w:eastAsia="宋体" w:hAnsi="Times New Roman" w:cs="Times New Roman" w:hint="eastAsia"/>
              <w:bCs/>
              <w:kern w:val="0"/>
              <w:sz w:val="24"/>
              <w:szCs w:val="24"/>
            </w:rPr>
          </w:rPrChange>
        </w:rPr>
        <w:t>2</w:t>
      </w:r>
      <w:r w:rsidR="00626A5F" w:rsidRPr="002142C8">
        <w:rPr>
          <w:rFonts w:ascii="Times New Roman" w:eastAsia="宋体" w:hAnsi="Times New Roman" w:cs="Times New Roman"/>
          <w:bCs/>
          <w:kern w:val="0"/>
          <w:sz w:val="24"/>
          <w:szCs w:val="24"/>
          <w:rPrChange w:id="767" w:author="ghj" w:date="2018-05-25T14:12:00Z">
            <w:rPr>
              <w:rFonts w:ascii="Times New Roman" w:eastAsia="宋体" w:hAnsi="Times New Roman" w:cs="Times New Roman"/>
              <w:bCs/>
              <w:kern w:val="0"/>
              <w:sz w:val="24"/>
              <w:szCs w:val="24"/>
            </w:rPr>
          </w:rPrChange>
        </w:rPr>
        <w:t>.</w:t>
      </w:r>
      <w:r w:rsidR="00A5118B" w:rsidRPr="002142C8">
        <w:rPr>
          <w:rFonts w:ascii="Times New Roman" w:eastAsia="宋体" w:hAnsi="Times New Roman" w:cs="Times New Roman"/>
          <w:bCs/>
          <w:kern w:val="0"/>
          <w:sz w:val="24"/>
          <w:szCs w:val="24"/>
          <w:rPrChange w:id="768" w:author="ghj" w:date="2018-05-25T14:12:00Z">
            <w:rPr>
              <w:rFonts w:ascii="Times New Roman" w:eastAsia="宋体" w:hAnsi="Times New Roman" w:cs="Times New Roman"/>
              <w:bCs/>
              <w:kern w:val="0"/>
              <w:sz w:val="24"/>
              <w:szCs w:val="24"/>
            </w:rPr>
          </w:rPrChange>
        </w:rPr>
        <w:t>5</w:t>
      </w:r>
      <w:r w:rsidR="00A5118B" w:rsidRPr="002142C8">
        <w:rPr>
          <w:rFonts w:ascii="Times New Roman" w:eastAsia="宋体" w:hAnsi="Times New Roman" w:cs="Times New Roman"/>
          <w:bCs/>
          <w:kern w:val="0"/>
          <w:sz w:val="24"/>
          <w:szCs w:val="24"/>
          <w:rPrChange w:id="769" w:author="ghj" w:date="2018-05-25T14:12:00Z">
            <w:rPr>
              <w:rFonts w:ascii="Times New Roman" w:eastAsia="宋体" w:hAnsi="Times New Roman" w:cs="Times New Roman" w:hint="eastAsia"/>
              <w:bCs/>
              <w:kern w:val="0"/>
              <w:sz w:val="24"/>
              <w:szCs w:val="24"/>
            </w:rPr>
          </w:rPrChange>
        </w:rPr>
        <w:t>所示</w:t>
      </w:r>
      <w:r w:rsidRPr="002142C8">
        <w:rPr>
          <w:rFonts w:ascii="Times New Roman" w:eastAsia="宋体" w:hAnsi="Times New Roman" w:cs="Times New Roman"/>
          <w:bCs/>
          <w:kern w:val="0"/>
          <w:sz w:val="24"/>
          <w:szCs w:val="24"/>
          <w:rPrChange w:id="770" w:author="ghj" w:date="2018-05-25T14:12:00Z">
            <w:rPr>
              <w:rFonts w:ascii="Times New Roman" w:eastAsia="宋体" w:hAnsi="Times New Roman" w:cs="Times New Roman" w:hint="eastAsia"/>
              <w:bCs/>
              <w:kern w:val="0"/>
              <w:sz w:val="24"/>
              <w:szCs w:val="24"/>
            </w:rPr>
          </w:rPrChange>
        </w:rPr>
        <w:t>。</w:t>
      </w:r>
    </w:p>
    <w:p w:rsidR="004C4C26" w:rsidRPr="002142C8" w:rsidRDefault="004C4C26" w:rsidP="002E1624">
      <w:pPr>
        <w:tabs>
          <w:tab w:val="left" w:pos="2022"/>
        </w:tabs>
        <w:ind w:firstLineChars="200" w:firstLine="480"/>
        <w:rPr>
          <w:rFonts w:ascii="Times New Roman" w:eastAsia="宋体" w:hAnsi="Times New Roman" w:cs="Times New Roman"/>
          <w:bCs/>
          <w:kern w:val="0"/>
          <w:sz w:val="24"/>
          <w:szCs w:val="24"/>
          <w:rPrChange w:id="771"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noProof/>
          <w:kern w:val="0"/>
          <w:sz w:val="24"/>
          <w:szCs w:val="24"/>
          <w:rPrChange w:id="772" w:author="ghj" w:date="2018-05-25T14:12:00Z">
            <w:rPr>
              <w:rFonts w:ascii="Times New Roman" w:eastAsia="宋体" w:hAnsi="Times New Roman" w:cs="Times New Roman" w:hint="eastAsia"/>
              <w:bCs/>
              <w:noProof/>
              <w:kern w:val="0"/>
              <w:sz w:val="24"/>
              <w:szCs w:val="24"/>
            </w:rPr>
          </w:rPrChange>
        </w:rPr>
        <w:drawing>
          <wp:inline distT="0" distB="0" distL="0" distR="0">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rsidR="004C4C26" w:rsidRPr="002142C8" w:rsidRDefault="004C4C26" w:rsidP="0040459F">
      <w:pPr>
        <w:tabs>
          <w:tab w:val="left" w:pos="2022"/>
        </w:tabs>
        <w:jc w:val="center"/>
        <w:rPr>
          <w:rFonts w:ascii="Times New Roman" w:eastAsia="黑体" w:hAnsi="Times New Roman" w:cs="Times New Roman"/>
          <w:b/>
          <w:bCs/>
          <w:kern w:val="0"/>
          <w:szCs w:val="21"/>
          <w:rPrChange w:id="773"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774"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775" w:author="ghj" w:date="2018-05-25T14:12:00Z">
            <w:rPr>
              <w:rFonts w:ascii="黑体" w:eastAsia="黑体" w:hAnsi="黑体" w:cs="黑体"/>
              <w:b/>
              <w:bCs/>
              <w:kern w:val="0"/>
              <w:szCs w:val="21"/>
            </w:rPr>
          </w:rPrChange>
        </w:rPr>
        <w:t>2</w:t>
      </w:r>
      <w:r w:rsidR="00A12F27" w:rsidRPr="002142C8">
        <w:rPr>
          <w:rFonts w:ascii="Times New Roman" w:eastAsia="黑体" w:hAnsi="Times New Roman" w:cs="Times New Roman"/>
          <w:b/>
          <w:bCs/>
          <w:kern w:val="0"/>
          <w:szCs w:val="21"/>
          <w:rPrChange w:id="776" w:author="ghj" w:date="2018-05-25T14:12:00Z">
            <w:rPr>
              <w:rFonts w:ascii="黑体" w:eastAsia="黑体" w:hAnsi="黑体" w:cs="黑体"/>
              <w:b/>
              <w:bCs/>
              <w:kern w:val="0"/>
              <w:szCs w:val="21"/>
            </w:rPr>
          </w:rPrChange>
        </w:rPr>
        <w:t>.</w:t>
      </w:r>
      <w:r w:rsidRPr="002142C8">
        <w:rPr>
          <w:rFonts w:ascii="Times New Roman" w:eastAsia="黑体" w:hAnsi="Times New Roman" w:cs="Times New Roman"/>
          <w:b/>
          <w:bCs/>
          <w:kern w:val="0"/>
          <w:szCs w:val="21"/>
          <w:rPrChange w:id="777" w:author="ghj" w:date="2018-05-25T14:12:00Z">
            <w:rPr>
              <w:rFonts w:ascii="黑体" w:eastAsia="黑体" w:hAnsi="黑体" w:cs="黑体"/>
              <w:b/>
              <w:bCs/>
              <w:kern w:val="0"/>
              <w:szCs w:val="21"/>
            </w:rPr>
          </w:rPrChange>
        </w:rPr>
        <w:t xml:space="preserve">5 </w:t>
      </w:r>
      <w:r w:rsidR="002D4CF6" w:rsidRPr="002142C8">
        <w:rPr>
          <w:rFonts w:ascii="Times New Roman" w:eastAsia="黑体" w:hAnsi="Times New Roman" w:cs="Times New Roman"/>
          <w:b/>
          <w:bCs/>
          <w:kern w:val="0"/>
          <w:szCs w:val="21"/>
          <w:rPrChange w:id="778" w:author="ghj" w:date="2018-05-25T14:12:00Z">
            <w:rPr>
              <w:rFonts w:ascii="黑体" w:eastAsia="黑体" w:hAnsi="黑体" w:cs="黑体" w:hint="eastAsia"/>
              <w:b/>
              <w:bCs/>
              <w:kern w:val="0"/>
              <w:szCs w:val="21"/>
            </w:rPr>
          </w:rPrChange>
        </w:rPr>
        <w:t>Raspberry Pi</w:t>
      </w:r>
      <w:r w:rsidRPr="002142C8">
        <w:rPr>
          <w:rFonts w:ascii="Times New Roman" w:eastAsia="黑体" w:hAnsi="Times New Roman" w:cs="Times New Roman"/>
          <w:b/>
          <w:bCs/>
          <w:kern w:val="0"/>
          <w:szCs w:val="21"/>
          <w:rPrChange w:id="779" w:author="ghj" w:date="2018-05-25T14:12:00Z">
            <w:rPr>
              <w:rFonts w:ascii="黑体" w:eastAsia="黑体" w:hAnsi="黑体" w:cs="黑体" w:hint="eastAsia"/>
              <w:b/>
              <w:bCs/>
              <w:kern w:val="0"/>
              <w:szCs w:val="21"/>
            </w:rPr>
          </w:rPrChange>
        </w:rPr>
        <w:t>的</w:t>
      </w:r>
      <w:r w:rsidR="00A5118B" w:rsidRPr="002142C8">
        <w:rPr>
          <w:rFonts w:ascii="Times New Roman" w:eastAsia="黑体" w:hAnsi="Times New Roman" w:cs="Times New Roman"/>
          <w:b/>
          <w:bCs/>
          <w:kern w:val="0"/>
          <w:szCs w:val="21"/>
          <w:rPrChange w:id="780" w:author="ghj" w:date="2018-05-25T14:12:00Z">
            <w:rPr>
              <w:rFonts w:ascii="黑体" w:eastAsia="黑体" w:hAnsi="黑体" w:cs="黑体" w:hint="eastAsia"/>
              <w:b/>
              <w:bCs/>
              <w:kern w:val="0"/>
              <w:szCs w:val="21"/>
            </w:rPr>
          </w:rPrChange>
        </w:rPr>
        <w:t>复位电路图</w:t>
      </w:r>
    </w:p>
    <w:p w:rsidR="00001ECB" w:rsidRPr="002142C8" w:rsidRDefault="00001ECB" w:rsidP="00001ECB">
      <w:pPr>
        <w:widowControl/>
        <w:ind w:firstLineChars="200" w:firstLine="480"/>
        <w:jc w:val="left"/>
        <w:rPr>
          <w:rFonts w:ascii="Times New Roman" w:eastAsia="宋体" w:hAnsi="Times New Roman" w:cs="Times New Roman"/>
          <w:color w:val="000000" w:themeColor="text1"/>
          <w:kern w:val="0"/>
          <w:sz w:val="24"/>
          <w:szCs w:val="24"/>
          <w:rPrChange w:id="781" w:author="ghj" w:date="2018-05-25T14:12:00Z">
            <w:rPr>
              <w:rFonts w:ascii="宋体" w:eastAsia="宋体" w:hAnsi="宋体" w:cs="宋体"/>
              <w:color w:val="000000" w:themeColor="text1"/>
              <w:kern w:val="0"/>
              <w:sz w:val="24"/>
              <w:szCs w:val="24"/>
            </w:rPr>
          </w:rPrChange>
        </w:rPr>
      </w:pPr>
      <w:r w:rsidRPr="002142C8">
        <w:rPr>
          <w:rFonts w:ascii="Times New Roman" w:eastAsia="宋体" w:hAnsi="Times New Roman" w:cs="Times New Roman"/>
          <w:color w:val="000000" w:themeColor="text1"/>
          <w:kern w:val="0"/>
          <w:sz w:val="24"/>
          <w:szCs w:val="24"/>
          <w:rPrChange w:id="782" w:author="ghj" w:date="2018-05-25T14:12:00Z">
            <w:rPr>
              <w:rFonts w:ascii="宋体" w:eastAsia="宋体" w:hAnsi="宋体" w:cs="宋体" w:hint="eastAsia"/>
              <w:color w:val="000000" w:themeColor="text1"/>
              <w:kern w:val="0"/>
              <w:sz w:val="24"/>
              <w:szCs w:val="24"/>
            </w:rPr>
          </w:rPrChange>
        </w:rPr>
        <w:t>Raspberry Pi</w:t>
      </w:r>
      <w:r w:rsidR="005F2277" w:rsidRPr="002142C8">
        <w:rPr>
          <w:rFonts w:ascii="Times New Roman" w:eastAsia="宋体" w:hAnsi="Times New Roman" w:cs="Times New Roman"/>
          <w:color w:val="000000" w:themeColor="text1"/>
          <w:kern w:val="0"/>
          <w:sz w:val="24"/>
          <w:szCs w:val="24"/>
          <w:rPrChange w:id="783" w:author="ghj" w:date="2018-05-25T14:12:00Z">
            <w:rPr>
              <w:rFonts w:ascii="宋体" w:eastAsia="宋体" w:hAnsi="宋体" w:cs="宋体" w:hint="eastAsia"/>
              <w:color w:val="000000" w:themeColor="text1"/>
              <w:kern w:val="0"/>
              <w:sz w:val="24"/>
              <w:szCs w:val="24"/>
            </w:rPr>
          </w:rPrChange>
        </w:rPr>
        <w:t>底层规定其引脚工作方式包括以下</w:t>
      </w:r>
      <w:r w:rsidRPr="002142C8">
        <w:rPr>
          <w:rFonts w:ascii="Times New Roman" w:eastAsia="宋体" w:hAnsi="Times New Roman" w:cs="Times New Roman"/>
          <w:color w:val="000000" w:themeColor="text1"/>
          <w:kern w:val="0"/>
          <w:sz w:val="24"/>
          <w:szCs w:val="24"/>
          <w:rPrChange w:id="784" w:author="ghj" w:date="2018-05-25T14:12:00Z">
            <w:rPr>
              <w:rFonts w:ascii="宋体" w:eastAsia="宋体" w:hAnsi="宋体" w:cs="宋体" w:hint="eastAsia"/>
              <w:color w:val="000000" w:themeColor="text1"/>
              <w:kern w:val="0"/>
              <w:sz w:val="24"/>
              <w:szCs w:val="24"/>
            </w:rPr>
          </w:rPrChange>
        </w:rPr>
        <w:t>两种，一种是</w:t>
      </w:r>
      <w:r w:rsidRPr="002142C8">
        <w:rPr>
          <w:rFonts w:ascii="Times New Roman" w:eastAsia="宋体" w:hAnsi="Times New Roman" w:cs="Times New Roman"/>
          <w:color w:val="000000" w:themeColor="text1"/>
          <w:kern w:val="0"/>
          <w:sz w:val="24"/>
          <w:szCs w:val="24"/>
          <w:rPrChange w:id="785" w:author="ghj" w:date="2018-05-25T14:12:00Z">
            <w:rPr>
              <w:rFonts w:ascii="宋体" w:eastAsia="宋体" w:hAnsi="宋体" w:cs="宋体" w:hint="eastAsia"/>
              <w:color w:val="000000" w:themeColor="text1"/>
              <w:kern w:val="0"/>
              <w:sz w:val="24"/>
              <w:szCs w:val="24"/>
            </w:rPr>
          </w:rPrChange>
        </w:rPr>
        <w:t>Board</w:t>
      </w:r>
      <w:r w:rsidRPr="002142C8">
        <w:rPr>
          <w:rFonts w:ascii="Times New Roman" w:eastAsia="宋体" w:hAnsi="Times New Roman" w:cs="Times New Roman"/>
          <w:color w:val="000000" w:themeColor="text1"/>
          <w:kern w:val="0"/>
          <w:sz w:val="24"/>
          <w:szCs w:val="24"/>
          <w:rPrChange w:id="786" w:author="ghj" w:date="2018-05-25T14:12:00Z">
            <w:rPr>
              <w:rFonts w:ascii="宋体" w:eastAsia="宋体" w:hAnsi="宋体" w:cs="宋体" w:hint="eastAsia"/>
              <w:color w:val="000000" w:themeColor="text1"/>
              <w:kern w:val="0"/>
              <w:sz w:val="24"/>
              <w:szCs w:val="24"/>
            </w:rPr>
          </w:rPrChange>
        </w:rPr>
        <w:t>，这种工作方式将使用</w:t>
      </w:r>
      <w:r w:rsidRPr="002142C8">
        <w:rPr>
          <w:rFonts w:ascii="Times New Roman" w:eastAsia="宋体" w:hAnsi="Times New Roman" w:cs="Times New Roman"/>
          <w:color w:val="000000" w:themeColor="text1"/>
          <w:kern w:val="0"/>
          <w:sz w:val="24"/>
          <w:szCs w:val="24"/>
          <w:rPrChange w:id="787" w:author="ghj" w:date="2018-05-25T14:12:00Z">
            <w:rPr>
              <w:rFonts w:ascii="宋体" w:eastAsia="宋体" w:hAnsi="宋体" w:cs="宋体" w:hint="eastAsia"/>
              <w:color w:val="000000" w:themeColor="text1"/>
              <w:kern w:val="0"/>
              <w:sz w:val="24"/>
              <w:szCs w:val="24"/>
            </w:rPr>
          </w:rPrChange>
        </w:rPr>
        <w:t>Board</w:t>
      </w:r>
      <w:r w:rsidRPr="002142C8">
        <w:rPr>
          <w:rFonts w:ascii="Times New Roman" w:eastAsia="宋体" w:hAnsi="Times New Roman" w:cs="Times New Roman"/>
          <w:color w:val="000000" w:themeColor="text1"/>
          <w:kern w:val="0"/>
          <w:sz w:val="24"/>
          <w:szCs w:val="24"/>
          <w:rPrChange w:id="788" w:author="ghj" w:date="2018-05-25T14:12:00Z">
            <w:rPr>
              <w:rFonts w:ascii="宋体" w:eastAsia="宋体" w:hAnsi="宋体" w:cs="宋体" w:hint="eastAsia"/>
              <w:color w:val="000000" w:themeColor="text1"/>
              <w:kern w:val="0"/>
              <w:sz w:val="24"/>
              <w:szCs w:val="24"/>
            </w:rPr>
          </w:rPrChange>
        </w:rPr>
        <w:t>编号将引脚接入电路，不用考虑不同</w:t>
      </w:r>
      <w:r w:rsidRPr="002142C8">
        <w:rPr>
          <w:rFonts w:ascii="Times New Roman" w:eastAsia="宋体" w:hAnsi="Times New Roman" w:cs="Times New Roman"/>
          <w:color w:val="000000" w:themeColor="text1"/>
          <w:kern w:val="0"/>
          <w:sz w:val="24"/>
          <w:szCs w:val="24"/>
          <w:rPrChange w:id="789" w:author="ghj" w:date="2018-05-25T14:12:00Z">
            <w:rPr>
              <w:rFonts w:ascii="宋体" w:eastAsia="宋体" w:hAnsi="宋体" w:cs="宋体" w:hint="eastAsia"/>
              <w:color w:val="000000" w:themeColor="text1"/>
              <w:kern w:val="0"/>
              <w:sz w:val="24"/>
              <w:szCs w:val="24"/>
            </w:rPr>
          </w:rPrChange>
        </w:rPr>
        <w:t>Raspberry Pi</w:t>
      </w:r>
      <w:r w:rsidRPr="002142C8">
        <w:rPr>
          <w:rFonts w:ascii="Times New Roman" w:eastAsia="宋体" w:hAnsi="Times New Roman" w:cs="Times New Roman"/>
          <w:color w:val="000000" w:themeColor="text1"/>
          <w:kern w:val="0"/>
          <w:sz w:val="24"/>
          <w:szCs w:val="24"/>
          <w:rPrChange w:id="790" w:author="ghj" w:date="2018-05-25T14:12:00Z">
            <w:rPr>
              <w:rFonts w:ascii="宋体" w:eastAsia="宋体" w:hAnsi="宋体" w:cs="宋体" w:hint="eastAsia"/>
              <w:color w:val="000000" w:themeColor="text1"/>
              <w:kern w:val="0"/>
              <w:sz w:val="24"/>
              <w:szCs w:val="24"/>
            </w:rPr>
          </w:rPrChange>
        </w:rPr>
        <w:t>不同版本中每个引脚代表不同功能，只与板子中的引脚编号有关；一种是采用</w:t>
      </w:r>
      <w:r w:rsidRPr="002142C8">
        <w:rPr>
          <w:rFonts w:ascii="Times New Roman" w:eastAsia="宋体" w:hAnsi="Times New Roman" w:cs="Times New Roman"/>
          <w:color w:val="000000" w:themeColor="text1"/>
          <w:kern w:val="0"/>
          <w:sz w:val="24"/>
          <w:szCs w:val="24"/>
          <w:rPrChange w:id="791" w:author="ghj" w:date="2018-05-25T14:12:00Z">
            <w:rPr>
              <w:rFonts w:ascii="宋体" w:eastAsia="宋体" w:hAnsi="宋体" w:cs="宋体" w:hint="eastAsia"/>
              <w:color w:val="000000" w:themeColor="text1"/>
              <w:kern w:val="0"/>
              <w:sz w:val="24"/>
              <w:szCs w:val="24"/>
            </w:rPr>
          </w:rPrChange>
        </w:rPr>
        <w:t>BCM</w:t>
      </w:r>
      <w:r w:rsidRPr="002142C8">
        <w:rPr>
          <w:rFonts w:ascii="Times New Roman" w:eastAsia="宋体" w:hAnsi="Times New Roman" w:cs="Times New Roman"/>
          <w:color w:val="000000" w:themeColor="text1"/>
          <w:kern w:val="0"/>
          <w:sz w:val="24"/>
          <w:szCs w:val="24"/>
          <w:rPrChange w:id="792" w:author="ghj" w:date="2018-05-25T14:12:00Z">
            <w:rPr>
              <w:rFonts w:ascii="宋体" w:eastAsia="宋体" w:hAnsi="宋体" w:cs="宋体" w:hint="eastAsia"/>
              <w:color w:val="000000" w:themeColor="text1"/>
              <w:kern w:val="0"/>
              <w:sz w:val="24"/>
              <w:szCs w:val="24"/>
            </w:rPr>
          </w:rPrChange>
        </w:rPr>
        <w:t>工作方式，当采用</w:t>
      </w:r>
      <w:r w:rsidRPr="002142C8">
        <w:rPr>
          <w:rFonts w:ascii="Times New Roman" w:eastAsia="宋体" w:hAnsi="Times New Roman" w:cs="Times New Roman"/>
          <w:color w:val="000000" w:themeColor="text1"/>
          <w:kern w:val="0"/>
          <w:sz w:val="24"/>
          <w:szCs w:val="24"/>
          <w:rPrChange w:id="793" w:author="ghj" w:date="2018-05-25T14:12:00Z">
            <w:rPr>
              <w:rFonts w:ascii="宋体" w:eastAsia="宋体" w:hAnsi="宋体" w:cs="宋体" w:hint="eastAsia"/>
              <w:color w:val="000000" w:themeColor="text1"/>
              <w:kern w:val="0"/>
              <w:sz w:val="24"/>
              <w:szCs w:val="24"/>
            </w:rPr>
          </w:rPrChange>
        </w:rPr>
        <w:t>BCM</w:t>
      </w:r>
      <w:r w:rsidRPr="002142C8">
        <w:rPr>
          <w:rFonts w:ascii="Times New Roman" w:eastAsia="宋体" w:hAnsi="Times New Roman" w:cs="Times New Roman"/>
          <w:color w:val="000000" w:themeColor="text1"/>
          <w:kern w:val="0"/>
          <w:sz w:val="24"/>
          <w:szCs w:val="24"/>
          <w:rPrChange w:id="794" w:author="ghj" w:date="2018-05-25T14:12:00Z">
            <w:rPr>
              <w:rFonts w:ascii="宋体" w:eastAsia="宋体" w:hAnsi="宋体" w:cs="宋体" w:hint="eastAsia"/>
              <w:color w:val="000000" w:themeColor="text1"/>
              <w:kern w:val="0"/>
              <w:sz w:val="24"/>
              <w:szCs w:val="24"/>
            </w:rPr>
          </w:rPrChange>
        </w:rPr>
        <w:t>方式时，接入的引脚必须是</w:t>
      </w:r>
      <w:r w:rsidRPr="002142C8">
        <w:rPr>
          <w:rFonts w:ascii="Times New Roman" w:eastAsia="宋体" w:hAnsi="Times New Roman" w:cs="Times New Roman"/>
          <w:color w:val="000000" w:themeColor="text1"/>
          <w:kern w:val="0"/>
          <w:sz w:val="24"/>
          <w:szCs w:val="24"/>
          <w:rPrChange w:id="795" w:author="ghj" w:date="2018-05-25T14:12:00Z">
            <w:rPr>
              <w:rFonts w:ascii="宋体" w:eastAsia="宋体" w:hAnsi="宋体" w:cs="宋体" w:hint="eastAsia"/>
              <w:color w:val="000000" w:themeColor="text1"/>
              <w:kern w:val="0"/>
              <w:sz w:val="24"/>
              <w:szCs w:val="24"/>
            </w:rPr>
          </w:rPrChange>
        </w:rPr>
        <w:t>BCM</w:t>
      </w:r>
      <w:r w:rsidRPr="002142C8">
        <w:rPr>
          <w:rFonts w:ascii="Times New Roman" w:eastAsia="宋体" w:hAnsi="Times New Roman" w:cs="Times New Roman"/>
          <w:color w:val="000000" w:themeColor="text1"/>
          <w:kern w:val="0"/>
          <w:sz w:val="24"/>
          <w:szCs w:val="24"/>
          <w:rPrChange w:id="796" w:author="ghj" w:date="2018-05-25T14:12:00Z">
            <w:rPr>
              <w:rFonts w:ascii="宋体" w:eastAsia="宋体" w:hAnsi="宋体" w:cs="宋体" w:hint="eastAsia"/>
              <w:color w:val="000000" w:themeColor="text1"/>
              <w:kern w:val="0"/>
              <w:sz w:val="24"/>
              <w:szCs w:val="24"/>
            </w:rPr>
          </w:rPrChange>
        </w:rPr>
        <w:t>编号对应的</w:t>
      </w:r>
      <w:r w:rsidRPr="002142C8">
        <w:rPr>
          <w:rFonts w:ascii="Times New Roman" w:eastAsia="宋体" w:hAnsi="Times New Roman" w:cs="Times New Roman"/>
          <w:color w:val="000000" w:themeColor="text1"/>
          <w:kern w:val="0"/>
          <w:sz w:val="24"/>
          <w:szCs w:val="24"/>
          <w:rPrChange w:id="797" w:author="ghj" w:date="2018-05-25T14:12:00Z">
            <w:rPr>
              <w:rFonts w:ascii="宋体" w:eastAsia="宋体" w:hAnsi="宋体" w:cs="宋体" w:hint="eastAsia"/>
              <w:color w:val="000000" w:themeColor="text1"/>
              <w:kern w:val="0"/>
              <w:sz w:val="24"/>
              <w:szCs w:val="24"/>
            </w:rPr>
          </w:rPrChange>
        </w:rPr>
        <w:t>Board</w:t>
      </w:r>
      <w:r w:rsidRPr="002142C8">
        <w:rPr>
          <w:rFonts w:ascii="Times New Roman" w:eastAsia="宋体" w:hAnsi="Times New Roman" w:cs="Times New Roman"/>
          <w:color w:val="000000" w:themeColor="text1"/>
          <w:kern w:val="0"/>
          <w:sz w:val="24"/>
          <w:szCs w:val="24"/>
          <w:rPrChange w:id="798" w:author="ghj" w:date="2018-05-25T14:12:00Z">
            <w:rPr>
              <w:rFonts w:ascii="宋体" w:eastAsia="宋体" w:hAnsi="宋体" w:cs="宋体" w:hint="eastAsia"/>
              <w:color w:val="000000" w:themeColor="text1"/>
              <w:kern w:val="0"/>
              <w:sz w:val="24"/>
              <w:szCs w:val="24"/>
            </w:rPr>
          </w:rPrChange>
        </w:rPr>
        <w:t>编号。</w:t>
      </w:r>
    </w:p>
    <w:p w:rsidR="00001ECB" w:rsidRPr="002142C8" w:rsidRDefault="00001ECB" w:rsidP="00001ECB">
      <w:pPr>
        <w:widowControl/>
        <w:ind w:firstLineChars="200" w:firstLine="480"/>
        <w:jc w:val="left"/>
        <w:rPr>
          <w:rFonts w:ascii="Times New Roman" w:eastAsia="宋体" w:hAnsi="Times New Roman" w:cs="Times New Roman"/>
          <w:color w:val="000000" w:themeColor="text1"/>
          <w:kern w:val="0"/>
          <w:sz w:val="24"/>
          <w:szCs w:val="24"/>
          <w:rPrChange w:id="799" w:author="ghj" w:date="2018-05-25T14:12:00Z">
            <w:rPr>
              <w:rFonts w:ascii="宋体" w:eastAsia="宋体" w:hAnsi="宋体" w:cs="宋体"/>
              <w:color w:val="000000" w:themeColor="text1"/>
              <w:kern w:val="0"/>
              <w:sz w:val="24"/>
              <w:szCs w:val="24"/>
            </w:rPr>
          </w:rPrChange>
        </w:rPr>
      </w:pPr>
      <w:r w:rsidRPr="002142C8">
        <w:rPr>
          <w:rFonts w:ascii="Times New Roman" w:eastAsia="宋体" w:hAnsi="Times New Roman" w:cs="Times New Roman"/>
          <w:color w:val="000000" w:themeColor="text1"/>
          <w:kern w:val="0"/>
          <w:sz w:val="24"/>
          <w:szCs w:val="24"/>
          <w:rPrChange w:id="800" w:author="ghj" w:date="2018-05-25T14:12:00Z">
            <w:rPr>
              <w:rFonts w:ascii="宋体" w:eastAsia="宋体" w:hAnsi="宋体" w:cs="宋体" w:hint="eastAsia"/>
              <w:color w:val="000000" w:themeColor="text1"/>
              <w:kern w:val="0"/>
              <w:sz w:val="24"/>
              <w:szCs w:val="24"/>
            </w:rPr>
          </w:rPrChange>
        </w:rPr>
        <w:t>Python</w:t>
      </w:r>
      <w:r w:rsidRPr="002142C8">
        <w:rPr>
          <w:rFonts w:ascii="Times New Roman" w:eastAsia="宋体" w:hAnsi="Times New Roman" w:cs="Times New Roman"/>
          <w:color w:val="000000" w:themeColor="text1"/>
          <w:kern w:val="0"/>
          <w:sz w:val="24"/>
          <w:szCs w:val="24"/>
          <w:rPrChange w:id="801" w:author="ghj" w:date="2018-05-25T14:12:00Z">
            <w:rPr>
              <w:rFonts w:ascii="宋体" w:eastAsia="宋体" w:hAnsi="宋体" w:cs="宋体" w:hint="eastAsia"/>
              <w:color w:val="000000" w:themeColor="text1"/>
              <w:kern w:val="0"/>
              <w:sz w:val="24"/>
              <w:szCs w:val="24"/>
            </w:rPr>
          </w:rPrChange>
        </w:rPr>
        <w:t>程序能够</w:t>
      </w:r>
      <w:r w:rsidR="005F2277" w:rsidRPr="002142C8">
        <w:rPr>
          <w:rFonts w:ascii="Times New Roman" w:eastAsia="宋体" w:hAnsi="Times New Roman" w:cs="Times New Roman"/>
          <w:color w:val="000000" w:themeColor="text1"/>
          <w:kern w:val="0"/>
          <w:sz w:val="24"/>
          <w:szCs w:val="24"/>
          <w:rPrChange w:id="802" w:author="ghj" w:date="2018-05-25T14:12:00Z">
            <w:rPr>
              <w:rFonts w:ascii="宋体" w:eastAsia="宋体" w:hAnsi="宋体" w:cs="宋体" w:hint="eastAsia"/>
              <w:color w:val="000000" w:themeColor="text1"/>
              <w:kern w:val="0"/>
              <w:sz w:val="24"/>
              <w:szCs w:val="24"/>
            </w:rPr>
          </w:rPrChange>
        </w:rPr>
        <w:t>方便的</w:t>
      </w:r>
      <w:r w:rsidRPr="002142C8">
        <w:rPr>
          <w:rFonts w:ascii="Times New Roman" w:eastAsia="宋体" w:hAnsi="Times New Roman" w:cs="Times New Roman"/>
          <w:color w:val="000000" w:themeColor="text1"/>
          <w:kern w:val="0"/>
          <w:sz w:val="24"/>
          <w:szCs w:val="24"/>
          <w:rPrChange w:id="803" w:author="ghj" w:date="2018-05-25T14:12:00Z">
            <w:rPr>
              <w:rFonts w:ascii="宋体" w:eastAsia="宋体" w:hAnsi="宋体" w:cs="宋体" w:hint="eastAsia"/>
              <w:color w:val="000000" w:themeColor="text1"/>
              <w:kern w:val="0"/>
              <w:sz w:val="24"/>
              <w:szCs w:val="24"/>
            </w:rPr>
          </w:rPrChange>
        </w:rPr>
        <w:t>设置</w:t>
      </w:r>
      <w:r w:rsidRPr="002142C8">
        <w:rPr>
          <w:rFonts w:ascii="Times New Roman" w:eastAsia="宋体" w:hAnsi="Times New Roman" w:cs="Times New Roman"/>
          <w:color w:val="000000" w:themeColor="text1"/>
          <w:kern w:val="0"/>
          <w:sz w:val="24"/>
          <w:szCs w:val="24"/>
          <w:rPrChange w:id="804" w:author="ghj" w:date="2018-05-25T14:12:00Z">
            <w:rPr>
              <w:rFonts w:ascii="宋体" w:eastAsia="宋体" w:hAnsi="宋体" w:cs="宋体" w:hint="eastAsia"/>
              <w:color w:val="000000" w:themeColor="text1"/>
              <w:kern w:val="0"/>
              <w:sz w:val="24"/>
              <w:szCs w:val="24"/>
            </w:rPr>
          </w:rPrChange>
        </w:rPr>
        <w:t>Raspberry Pi</w:t>
      </w:r>
      <w:r w:rsidRPr="002142C8">
        <w:rPr>
          <w:rFonts w:ascii="Times New Roman" w:eastAsia="宋体" w:hAnsi="Times New Roman" w:cs="Times New Roman"/>
          <w:color w:val="000000" w:themeColor="text1"/>
          <w:kern w:val="0"/>
          <w:sz w:val="24"/>
          <w:szCs w:val="24"/>
          <w:rPrChange w:id="805" w:author="ghj" w:date="2018-05-25T14:12:00Z">
            <w:rPr>
              <w:rFonts w:ascii="宋体" w:eastAsia="宋体" w:hAnsi="宋体" w:cs="宋体" w:hint="eastAsia"/>
              <w:color w:val="000000" w:themeColor="text1"/>
              <w:kern w:val="0"/>
              <w:sz w:val="24"/>
              <w:szCs w:val="24"/>
            </w:rPr>
          </w:rPrChange>
        </w:rPr>
        <w:t>的</w:t>
      </w:r>
      <w:r w:rsidRPr="002142C8">
        <w:rPr>
          <w:rFonts w:ascii="Times New Roman" w:eastAsia="宋体" w:hAnsi="Times New Roman" w:cs="Times New Roman"/>
          <w:color w:val="000000" w:themeColor="text1"/>
          <w:kern w:val="0"/>
          <w:sz w:val="24"/>
          <w:szCs w:val="24"/>
          <w:rPrChange w:id="806" w:author="ghj" w:date="2018-05-25T14:12:00Z">
            <w:rPr>
              <w:rFonts w:ascii="宋体" w:eastAsia="宋体" w:hAnsi="宋体" w:cs="宋体" w:hint="eastAsia"/>
              <w:color w:val="000000" w:themeColor="text1"/>
              <w:kern w:val="0"/>
              <w:sz w:val="24"/>
              <w:szCs w:val="24"/>
            </w:rPr>
          </w:rPrChange>
        </w:rPr>
        <w:t>GPIO</w:t>
      </w:r>
      <w:r w:rsidRPr="002142C8">
        <w:rPr>
          <w:rFonts w:ascii="Times New Roman" w:eastAsia="宋体" w:hAnsi="Times New Roman" w:cs="Times New Roman"/>
          <w:color w:val="000000" w:themeColor="text1"/>
          <w:kern w:val="0"/>
          <w:sz w:val="24"/>
          <w:szCs w:val="24"/>
          <w:rPrChange w:id="807" w:author="ghj" w:date="2018-05-25T14:12:00Z">
            <w:rPr>
              <w:rFonts w:ascii="宋体" w:eastAsia="宋体" w:hAnsi="宋体" w:cs="宋体" w:hint="eastAsia"/>
              <w:color w:val="000000" w:themeColor="text1"/>
              <w:kern w:val="0"/>
              <w:sz w:val="24"/>
              <w:szCs w:val="24"/>
            </w:rPr>
          </w:rPrChange>
        </w:rPr>
        <w:t>口</w:t>
      </w:r>
      <w:r w:rsidR="0072003F" w:rsidRPr="002142C8">
        <w:rPr>
          <w:rFonts w:ascii="Times New Roman" w:eastAsia="宋体" w:hAnsi="Times New Roman" w:cs="Times New Roman"/>
          <w:color w:val="000000" w:themeColor="text1"/>
          <w:kern w:val="0"/>
          <w:sz w:val="24"/>
          <w:szCs w:val="24"/>
          <w:rPrChange w:id="808" w:author="ghj" w:date="2018-05-25T14:12:00Z">
            <w:rPr>
              <w:rFonts w:ascii="宋体" w:eastAsia="宋体" w:hAnsi="宋体" w:cs="宋体" w:hint="eastAsia"/>
              <w:color w:val="000000" w:themeColor="text1"/>
              <w:kern w:val="0"/>
              <w:sz w:val="24"/>
              <w:szCs w:val="24"/>
            </w:rPr>
          </w:rPrChange>
        </w:rPr>
        <w:t>的输入或者输出情况</w:t>
      </w:r>
      <w:r w:rsidRPr="002142C8">
        <w:rPr>
          <w:rFonts w:ascii="Times New Roman" w:eastAsia="宋体" w:hAnsi="Times New Roman" w:cs="Times New Roman"/>
          <w:color w:val="000000" w:themeColor="text1"/>
          <w:kern w:val="0"/>
          <w:sz w:val="24"/>
          <w:szCs w:val="24"/>
          <w:rPrChange w:id="809" w:author="ghj" w:date="2018-05-25T14:12:00Z">
            <w:rPr>
              <w:rFonts w:ascii="宋体" w:eastAsia="宋体" w:hAnsi="宋体" w:cs="宋体" w:hint="eastAsia"/>
              <w:color w:val="000000" w:themeColor="text1"/>
              <w:kern w:val="0"/>
              <w:sz w:val="24"/>
              <w:szCs w:val="24"/>
            </w:rPr>
          </w:rPrChange>
        </w:rPr>
        <w:t>。当</w:t>
      </w:r>
      <w:r w:rsidRPr="002142C8">
        <w:rPr>
          <w:rFonts w:ascii="Times New Roman" w:eastAsia="宋体" w:hAnsi="Times New Roman" w:cs="Times New Roman"/>
          <w:color w:val="000000" w:themeColor="text1"/>
          <w:kern w:val="0"/>
          <w:sz w:val="24"/>
          <w:szCs w:val="24"/>
          <w:rPrChange w:id="810" w:author="ghj" w:date="2018-05-25T14:12:00Z">
            <w:rPr>
              <w:rFonts w:ascii="宋体" w:eastAsia="宋体" w:hAnsi="宋体" w:cs="宋体" w:hint="eastAsia"/>
              <w:color w:val="000000" w:themeColor="text1"/>
              <w:kern w:val="0"/>
              <w:sz w:val="24"/>
              <w:szCs w:val="24"/>
            </w:rPr>
          </w:rPrChange>
        </w:rPr>
        <w:t>Python</w:t>
      </w:r>
      <w:r w:rsidRPr="002142C8">
        <w:rPr>
          <w:rFonts w:ascii="Times New Roman" w:eastAsia="宋体" w:hAnsi="Times New Roman" w:cs="Times New Roman"/>
          <w:color w:val="000000" w:themeColor="text1"/>
          <w:kern w:val="0"/>
          <w:sz w:val="24"/>
          <w:szCs w:val="24"/>
          <w:rPrChange w:id="811" w:author="ghj" w:date="2018-05-25T14:12:00Z">
            <w:rPr>
              <w:rFonts w:ascii="宋体" w:eastAsia="宋体" w:hAnsi="宋体" w:cs="宋体" w:hint="eastAsia"/>
              <w:color w:val="000000" w:themeColor="text1"/>
              <w:kern w:val="0"/>
              <w:sz w:val="24"/>
              <w:szCs w:val="24"/>
            </w:rPr>
          </w:rPrChange>
        </w:rPr>
        <w:t>程序设置</w:t>
      </w:r>
      <w:r w:rsidRPr="002142C8">
        <w:rPr>
          <w:rFonts w:ascii="Times New Roman" w:eastAsia="宋体" w:hAnsi="Times New Roman" w:cs="Times New Roman"/>
          <w:color w:val="000000" w:themeColor="text1"/>
          <w:kern w:val="0"/>
          <w:sz w:val="24"/>
          <w:szCs w:val="24"/>
          <w:rPrChange w:id="812" w:author="ghj" w:date="2018-05-25T14:12:00Z">
            <w:rPr>
              <w:rFonts w:ascii="宋体" w:eastAsia="宋体" w:hAnsi="宋体" w:cs="宋体" w:hint="eastAsia"/>
              <w:color w:val="000000" w:themeColor="text1"/>
              <w:kern w:val="0"/>
              <w:sz w:val="24"/>
              <w:szCs w:val="24"/>
            </w:rPr>
          </w:rPrChange>
        </w:rPr>
        <w:t>Raspberry</w:t>
      </w:r>
      <w:r w:rsidRPr="002142C8">
        <w:rPr>
          <w:rFonts w:ascii="Times New Roman" w:eastAsia="宋体" w:hAnsi="Times New Roman" w:cs="Times New Roman"/>
          <w:color w:val="000000" w:themeColor="text1"/>
          <w:kern w:val="0"/>
          <w:sz w:val="24"/>
          <w:szCs w:val="24"/>
          <w:rPrChange w:id="813" w:author="ghj" w:date="2018-05-25T14:12:00Z">
            <w:rPr>
              <w:rFonts w:ascii="宋体" w:eastAsia="宋体" w:hAnsi="宋体" w:cs="宋体" w:hint="eastAsia"/>
              <w:color w:val="000000" w:themeColor="text1"/>
              <w:kern w:val="0"/>
              <w:sz w:val="24"/>
              <w:szCs w:val="24"/>
            </w:rPr>
          </w:rPrChange>
        </w:rPr>
        <w:t>中某个</w:t>
      </w:r>
      <w:r w:rsidRPr="002142C8">
        <w:rPr>
          <w:rFonts w:ascii="Times New Roman" w:eastAsia="宋体" w:hAnsi="Times New Roman" w:cs="Times New Roman"/>
          <w:color w:val="000000" w:themeColor="text1"/>
          <w:kern w:val="0"/>
          <w:sz w:val="24"/>
          <w:szCs w:val="24"/>
          <w:rPrChange w:id="814" w:author="ghj" w:date="2018-05-25T14:12:00Z">
            <w:rPr>
              <w:rFonts w:ascii="宋体" w:eastAsia="宋体" w:hAnsi="宋体" w:cs="宋体" w:hint="eastAsia"/>
              <w:color w:val="000000" w:themeColor="text1"/>
              <w:kern w:val="0"/>
              <w:sz w:val="24"/>
              <w:szCs w:val="24"/>
            </w:rPr>
          </w:rPrChange>
        </w:rPr>
        <w:t>GPIO</w:t>
      </w:r>
      <w:r w:rsidRPr="002142C8">
        <w:rPr>
          <w:rFonts w:ascii="Times New Roman" w:eastAsia="宋体" w:hAnsi="Times New Roman" w:cs="Times New Roman"/>
          <w:color w:val="000000" w:themeColor="text1"/>
          <w:kern w:val="0"/>
          <w:sz w:val="24"/>
          <w:szCs w:val="24"/>
          <w:rPrChange w:id="815" w:author="ghj" w:date="2018-05-25T14:12:00Z">
            <w:rPr>
              <w:rFonts w:ascii="宋体" w:eastAsia="宋体" w:hAnsi="宋体" w:cs="宋体" w:hint="eastAsia"/>
              <w:color w:val="000000" w:themeColor="text1"/>
              <w:kern w:val="0"/>
              <w:sz w:val="24"/>
              <w:szCs w:val="24"/>
            </w:rPr>
          </w:rPrChange>
        </w:rPr>
        <w:t>为输入状态时，可以自行焊接上拉电阻来解决输入为</w:t>
      </w:r>
      <w:r w:rsidRPr="002142C8">
        <w:rPr>
          <w:rFonts w:ascii="Times New Roman" w:eastAsia="宋体" w:hAnsi="Times New Roman" w:cs="Times New Roman"/>
          <w:color w:val="000000" w:themeColor="text1"/>
          <w:kern w:val="0"/>
          <w:sz w:val="24"/>
          <w:szCs w:val="24"/>
          <w:rPrChange w:id="816" w:author="ghj" w:date="2018-05-25T14:12:00Z">
            <w:rPr>
              <w:rFonts w:ascii="宋体" w:eastAsia="宋体" w:hAnsi="宋体" w:cs="宋体" w:hint="eastAsia"/>
              <w:color w:val="000000" w:themeColor="text1"/>
              <w:kern w:val="0"/>
              <w:sz w:val="24"/>
              <w:szCs w:val="24"/>
            </w:rPr>
          </w:rPrChange>
        </w:rPr>
        <w:t>float</w:t>
      </w:r>
      <w:r w:rsidRPr="002142C8">
        <w:rPr>
          <w:rFonts w:ascii="Times New Roman" w:eastAsia="宋体" w:hAnsi="Times New Roman" w:cs="Times New Roman"/>
          <w:color w:val="000000" w:themeColor="text1"/>
          <w:kern w:val="0"/>
          <w:sz w:val="24"/>
          <w:szCs w:val="24"/>
          <w:rPrChange w:id="817" w:author="ghj" w:date="2018-05-25T14:12:00Z">
            <w:rPr>
              <w:rFonts w:ascii="宋体" w:eastAsia="宋体" w:hAnsi="宋体" w:cs="宋体" w:hint="eastAsia"/>
              <w:color w:val="000000" w:themeColor="text1"/>
              <w:kern w:val="0"/>
              <w:sz w:val="24"/>
              <w:szCs w:val="24"/>
            </w:rPr>
          </w:rPrChange>
        </w:rPr>
        <w:t>类型，也可以通过软件设置上拉状态。当一个</w:t>
      </w:r>
      <w:r w:rsidRPr="002142C8">
        <w:rPr>
          <w:rFonts w:ascii="Times New Roman" w:eastAsia="宋体" w:hAnsi="Times New Roman" w:cs="Times New Roman"/>
          <w:color w:val="000000" w:themeColor="text1"/>
          <w:kern w:val="0"/>
          <w:sz w:val="24"/>
          <w:szCs w:val="24"/>
          <w:rPrChange w:id="818" w:author="ghj" w:date="2018-05-25T14:12:00Z">
            <w:rPr>
              <w:rFonts w:ascii="宋体" w:eastAsia="宋体" w:hAnsi="宋体" w:cs="宋体" w:hint="eastAsia"/>
              <w:color w:val="000000" w:themeColor="text1"/>
              <w:kern w:val="0"/>
              <w:sz w:val="24"/>
              <w:szCs w:val="24"/>
            </w:rPr>
          </w:rPrChange>
        </w:rPr>
        <w:t>GPIO</w:t>
      </w:r>
      <w:r w:rsidRPr="002142C8">
        <w:rPr>
          <w:rFonts w:ascii="Times New Roman" w:eastAsia="宋体" w:hAnsi="Times New Roman" w:cs="Times New Roman"/>
          <w:color w:val="000000" w:themeColor="text1"/>
          <w:kern w:val="0"/>
          <w:sz w:val="24"/>
          <w:szCs w:val="24"/>
          <w:rPrChange w:id="819" w:author="ghj" w:date="2018-05-25T14:12:00Z">
            <w:rPr>
              <w:rFonts w:ascii="宋体" w:eastAsia="宋体" w:hAnsi="宋体" w:cs="宋体" w:hint="eastAsia"/>
              <w:color w:val="000000" w:themeColor="text1"/>
              <w:kern w:val="0"/>
              <w:sz w:val="24"/>
              <w:szCs w:val="24"/>
            </w:rPr>
          </w:rPrChange>
        </w:rPr>
        <w:t>口被定义成输出状态时，可以由</w:t>
      </w:r>
      <w:r w:rsidRPr="002142C8">
        <w:rPr>
          <w:rFonts w:ascii="Times New Roman" w:eastAsia="宋体" w:hAnsi="Times New Roman" w:cs="Times New Roman"/>
          <w:color w:val="000000" w:themeColor="text1"/>
          <w:kern w:val="0"/>
          <w:sz w:val="24"/>
          <w:szCs w:val="24"/>
          <w:rPrChange w:id="820" w:author="ghj" w:date="2018-05-25T14:12:00Z">
            <w:rPr>
              <w:rFonts w:ascii="宋体" w:eastAsia="宋体" w:hAnsi="宋体" w:cs="宋体" w:hint="eastAsia"/>
              <w:color w:val="000000" w:themeColor="text1"/>
              <w:kern w:val="0"/>
              <w:sz w:val="24"/>
              <w:szCs w:val="24"/>
            </w:rPr>
          </w:rPrChange>
        </w:rPr>
        <w:t>python</w:t>
      </w:r>
      <w:r w:rsidRPr="002142C8">
        <w:rPr>
          <w:rFonts w:ascii="Times New Roman" w:eastAsia="宋体" w:hAnsi="Times New Roman" w:cs="Times New Roman"/>
          <w:color w:val="000000" w:themeColor="text1"/>
          <w:kern w:val="0"/>
          <w:sz w:val="24"/>
          <w:szCs w:val="24"/>
          <w:rPrChange w:id="821" w:author="ghj" w:date="2018-05-25T14:12:00Z">
            <w:rPr>
              <w:rFonts w:ascii="宋体" w:eastAsia="宋体" w:hAnsi="宋体" w:cs="宋体" w:hint="eastAsia"/>
              <w:color w:val="000000" w:themeColor="text1"/>
              <w:kern w:val="0"/>
              <w:sz w:val="24"/>
              <w:szCs w:val="24"/>
            </w:rPr>
          </w:rPrChange>
        </w:rPr>
        <w:t>程序控制输出高低状态，同时也可以通过软件来读取此时输出状态是什么。</w:t>
      </w:r>
    </w:p>
    <w:p w:rsidR="0006129D" w:rsidRPr="002142C8" w:rsidRDefault="0006129D" w:rsidP="002E1624">
      <w:pPr>
        <w:tabs>
          <w:tab w:val="left" w:pos="2022"/>
        </w:tabs>
        <w:ind w:firstLineChars="200" w:firstLine="480"/>
        <w:rPr>
          <w:rFonts w:ascii="Times New Roman" w:eastAsia="宋体" w:hAnsi="Times New Roman" w:cs="Times New Roman"/>
          <w:bCs/>
          <w:kern w:val="0"/>
          <w:sz w:val="24"/>
          <w:szCs w:val="24"/>
          <w:rPrChange w:id="822"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823" w:author="ghj" w:date="2018-05-25T14:12:00Z">
            <w:rPr>
              <w:rFonts w:ascii="Times New Roman" w:eastAsia="宋体" w:hAnsi="Times New Roman" w:cs="Times New Roman" w:hint="eastAsia"/>
              <w:bCs/>
              <w:kern w:val="0"/>
              <w:sz w:val="24"/>
              <w:szCs w:val="24"/>
            </w:rPr>
          </w:rPrChange>
        </w:rPr>
        <w:t>Raspberry</w:t>
      </w:r>
      <w:r w:rsidRPr="002142C8">
        <w:rPr>
          <w:rFonts w:ascii="Times New Roman" w:eastAsia="宋体" w:hAnsi="Times New Roman" w:cs="Times New Roman"/>
          <w:bCs/>
          <w:kern w:val="0"/>
          <w:sz w:val="24"/>
          <w:szCs w:val="24"/>
          <w:rPrChange w:id="824" w:author="ghj" w:date="2018-05-25T14:12:00Z">
            <w:rPr>
              <w:rFonts w:ascii="Times New Roman" w:eastAsia="宋体" w:hAnsi="Times New Roman" w:cs="Times New Roman"/>
              <w:bCs/>
              <w:kern w:val="0"/>
              <w:sz w:val="24"/>
              <w:szCs w:val="24"/>
            </w:rPr>
          </w:rPrChange>
        </w:rPr>
        <w:t xml:space="preserve"> </w:t>
      </w:r>
      <w:r w:rsidRPr="002142C8">
        <w:rPr>
          <w:rFonts w:ascii="Times New Roman" w:eastAsia="宋体" w:hAnsi="Times New Roman" w:cs="Times New Roman"/>
          <w:bCs/>
          <w:kern w:val="0"/>
          <w:sz w:val="24"/>
          <w:szCs w:val="24"/>
          <w:rPrChange w:id="825" w:author="ghj" w:date="2018-05-25T14:12:00Z">
            <w:rPr>
              <w:rFonts w:ascii="Times New Roman" w:eastAsia="宋体" w:hAnsi="Times New Roman" w:cs="Times New Roman" w:hint="eastAsia"/>
              <w:bCs/>
              <w:kern w:val="0"/>
              <w:sz w:val="24"/>
              <w:szCs w:val="24"/>
            </w:rPr>
          </w:rPrChange>
        </w:rPr>
        <w:t>Pi</w:t>
      </w:r>
      <w:r w:rsidR="0072003F" w:rsidRPr="002142C8">
        <w:rPr>
          <w:rFonts w:ascii="Times New Roman" w:eastAsia="宋体" w:hAnsi="Times New Roman" w:cs="Times New Roman"/>
          <w:bCs/>
          <w:kern w:val="0"/>
          <w:sz w:val="24"/>
          <w:szCs w:val="24"/>
          <w:rPrChange w:id="826" w:author="ghj" w:date="2018-05-25T14:12:00Z">
            <w:rPr>
              <w:rFonts w:ascii="Times New Roman" w:eastAsia="宋体" w:hAnsi="Times New Roman" w:cs="Times New Roman" w:hint="eastAsia"/>
              <w:bCs/>
              <w:kern w:val="0"/>
              <w:sz w:val="24"/>
              <w:szCs w:val="24"/>
            </w:rPr>
          </w:rPrChange>
        </w:rPr>
        <w:t>的</w:t>
      </w:r>
      <w:r w:rsidR="0072003F" w:rsidRPr="002142C8">
        <w:rPr>
          <w:rFonts w:ascii="Times New Roman" w:eastAsia="宋体" w:hAnsi="Times New Roman" w:cs="Times New Roman"/>
          <w:bCs/>
          <w:kern w:val="0"/>
          <w:sz w:val="24"/>
          <w:szCs w:val="24"/>
          <w:rPrChange w:id="827" w:author="ghj" w:date="2018-05-25T14:12:00Z">
            <w:rPr>
              <w:rFonts w:ascii="Times New Roman" w:eastAsia="宋体" w:hAnsi="Times New Roman" w:cs="Times New Roman" w:hint="eastAsia"/>
              <w:bCs/>
              <w:kern w:val="0"/>
              <w:sz w:val="24"/>
              <w:szCs w:val="24"/>
            </w:rPr>
          </w:rPrChange>
        </w:rPr>
        <w:t>GPIO</w:t>
      </w:r>
      <w:r w:rsidR="0072003F" w:rsidRPr="002142C8">
        <w:rPr>
          <w:rFonts w:ascii="Times New Roman" w:eastAsia="宋体" w:hAnsi="Times New Roman" w:cs="Times New Roman"/>
          <w:bCs/>
          <w:kern w:val="0"/>
          <w:sz w:val="24"/>
          <w:szCs w:val="24"/>
          <w:rPrChange w:id="828" w:author="ghj" w:date="2018-05-25T14:12:00Z">
            <w:rPr>
              <w:rFonts w:ascii="Times New Roman" w:eastAsia="宋体" w:hAnsi="Times New Roman" w:cs="Times New Roman" w:hint="eastAsia"/>
              <w:bCs/>
              <w:kern w:val="0"/>
              <w:sz w:val="24"/>
              <w:szCs w:val="24"/>
            </w:rPr>
          </w:rPrChange>
        </w:rPr>
        <w:t>管脚</w:t>
      </w:r>
      <w:r w:rsidRPr="002142C8">
        <w:rPr>
          <w:rFonts w:ascii="Times New Roman" w:eastAsia="宋体" w:hAnsi="Times New Roman" w:cs="Times New Roman"/>
          <w:bCs/>
          <w:kern w:val="0"/>
          <w:sz w:val="24"/>
          <w:szCs w:val="24"/>
          <w:rPrChange w:id="829" w:author="ghj" w:date="2018-05-25T14:12:00Z">
            <w:rPr>
              <w:rFonts w:ascii="Times New Roman" w:eastAsia="宋体" w:hAnsi="Times New Roman" w:cs="Times New Roman" w:hint="eastAsia"/>
              <w:bCs/>
              <w:kern w:val="0"/>
              <w:sz w:val="24"/>
              <w:szCs w:val="24"/>
            </w:rPr>
          </w:rPrChange>
        </w:rPr>
        <w:t>设置为输入时，可以在代码中为该引脚注册一个中断，当电平变化时触发中断，执行相应函数。</w:t>
      </w:r>
    </w:p>
    <w:p w:rsidR="0006129D" w:rsidRPr="002142C8" w:rsidRDefault="0006129D" w:rsidP="003927AD">
      <w:pPr>
        <w:pStyle w:val="2"/>
        <w:spacing w:before="60" w:afterLines="50" w:after="156" w:line="240" w:lineRule="auto"/>
        <w:jc w:val="left"/>
        <w:rPr>
          <w:rFonts w:ascii="Times New Roman" w:eastAsia="宋体" w:hAnsi="Times New Roman" w:cs="Times New Roman"/>
          <w:sz w:val="28"/>
          <w:szCs w:val="28"/>
          <w:rPrChange w:id="830"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831" w:author="ghj" w:date="2018-05-25T14:12:00Z">
            <w:rPr>
              <w:rFonts w:ascii="宋体" w:eastAsia="宋体" w:hAnsi="宋体"/>
              <w:sz w:val="28"/>
              <w:szCs w:val="28"/>
            </w:rPr>
          </w:rPrChange>
        </w:rPr>
        <w:t>2.</w:t>
      </w:r>
      <w:r w:rsidR="00E827B4" w:rsidRPr="002142C8">
        <w:rPr>
          <w:rFonts w:ascii="Times New Roman" w:eastAsia="宋体" w:hAnsi="Times New Roman" w:cs="Times New Roman"/>
          <w:sz w:val="28"/>
          <w:szCs w:val="28"/>
          <w:rPrChange w:id="832" w:author="ghj" w:date="2018-05-25T14:12:00Z">
            <w:rPr>
              <w:rFonts w:ascii="宋体" w:eastAsia="宋体" w:hAnsi="宋体" w:hint="eastAsia"/>
              <w:sz w:val="28"/>
              <w:szCs w:val="28"/>
            </w:rPr>
          </w:rPrChange>
        </w:rPr>
        <w:t>7</w:t>
      </w:r>
      <w:r w:rsidRPr="002142C8">
        <w:rPr>
          <w:rFonts w:ascii="Times New Roman" w:eastAsia="宋体" w:hAnsi="Times New Roman" w:cs="Times New Roman"/>
          <w:sz w:val="28"/>
          <w:szCs w:val="28"/>
          <w:rPrChange w:id="833"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834" w:author="ghj" w:date="2018-05-25T14:12:00Z">
            <w:rPr>
              <w:rFonts w:ascii="宋体" w:eastAsia="宋体" w:hAnsi="宋体" w:hint="eastAsia"/>
              <w:sz w:val="28"/>
              <w:szCs w:val="28"/>
            </w:rPr>
          </w:rPrChange>
        </w:rPr>
        <w:t>强大的</w:t>
      </w:r>
      <w:r w:rsidRPr="002142C8">
        <w:rPr>
          <w:rFonts w:ascii="Times New Roman" w:eastAsia="宋体" w:hAnsi="Times New Roman" w:cs="Times New Roman"/>
          <w:sz w:val="28"/>
          <w:szCs w:val="28"/>
          <w:rPrChange w:id="835" w:author="ghj" w:date="2018-05-25T14:12:00Z">
            <w:rPr>
              <w:rFonts w:ascii="宋体" w:eastAsia="宋体" w:hAnsi="宋体" w:hint="eastAsia"/>
              <w:sz w:val="28"/>
              <w:szCs w:val="28"/>
            </w:rPr>
          </w:rPrChange>
        </w:rPr>
        <w:t>Lirc</w:t>
      </w:r>
    </w:p>
    <w:p w:rsidR="00EF78DF" w:rsidRPr="002142C8" w:rsidRDefault="00EF78DF" w:rsidP="00EF78DF">
      <w:pPr>
        <w:tabs>
          <w:tab w:val="left" w:pos="2022"/>
        </w:tabs>
        <w:ind w:firstLineChars="200" w:firstLine="480"/>
        <w:rPr>
          <w:rFonts w:ascii="Times New Roman" w:eastAsia="宋体" w:hAnsi="Times New Roman" w:cs="Times New Roman"/>
          <w:bCs/>
          <w:kern w:val="0"/>
          <w:sz w:val="24"/>
          <w:szCs w:val="24"/>
          <w:rPrChange w:id="836"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837" w:author="ghj" w:date="2018-05-25T14:12:00Z">
            <w:rPr>
              <w:rFonts w:ascii="Times New Roman" w:eastAsia="宋体" w:hAnsi="Times New Roman" w:cs="Times New Roman"/>
              <w:bCs/>
              <w:kern w:val="0"/>
              <w:sz w:val="24"/>
              <w:szCs w:val="24"/>
            </w:rPr>
          </w:rPrChange>
        </w:rPr>
        <w:t>LIRC</w:t>
      </w:r>
      <w:r w:rsidRPr="002142C8">
        <w:rPr>
          <w:rFonts w:ascii="Times New Roman" w:eastAsia="宋体" w:hAnsi="Times New Roman" w:cs="Times New Roman"/>
          <w:bCs/>
          <w:kern w:val="0"/>
          <w:sz w:val="24"/>
          <w:szCs w:val="24"/>
          <w:rPrChange w:id="838" w:author="ghj" w:date="2018-05-25T14:12:00Z">
            <w:rPr>
              <w:rFonts w:ascii="Times New Roman" w:eastAsia="宋体" w:hAnsi="Times New Roman" w:cs="Times New Roman"/>
              <w:bCs/>
              <w:kern w:val="0"/>
              <w:sz w:val="24"/>
              <w:szCs w:val="24"/>
            </w:rPr>
          </w:rPrChange>
        </w:rPr>
        <w:t>是一个包，允许</w:t>
      </w:r>
      <w:r w:rsidR="00E827B4" w:rsidRPr="002142C8">
        <w:rPr>
          <w:rFonts w:ascii="Times New Roman" w:eastAsia="宋体" w:hAnsi="Times New Roman" w:cs="Times New Roman"/>
          <w:bCs/>
          <w:kern w:val="0"/>
          <w:sz w:val="24"/>
          <w:szCs w:val="24"/>
          <w:rPrChange w:id="839" w:author="ghj" w:date="2018-05-25T14:12:00Z">
            <w:rPr>
              <w:rFonts w:ascii="Times New Roman" w:eastAsia="宋体" w:hAnsi="Times New Roman" w:cs="Times New Roman" w:hint="eastAsia"/>
              <w:bCs/>
              <w:kern w:val="0"/>
              <w:sz w:val="24"/>
              <w:szCs w:val="24"/>
            </w:rPr>
          </w:rPrChange>
        </w:rPr>
        <w:t>用户</w:t>
      </w:r>
      <w:r w:rsidRPr="002142C8">
        <w:rPr>
          <w:rFonts w:ascii="Times New Roman" w:eastAsia="宋体" w:hAnsi="Times New Roman" w:cs="Times New Roman"/>
          <w:bCs/>
          <w:kern w:val="0"/>
          <w:sz w:val="24"/>
          <w:szCs w:val="24"/>
          <w:rPrChange w:id="840" w:author="ghj" w:date="2018-05-25T14:12:00Z">
            <w:rPr>
              <w:rFonts w:ascii="Times New Roman" w:eastAsia="宋体" w:hAnsi="Times New Roman" w:cs="Times New Roman"/>
              <w:bCs/>
              <w:kern w:val="0"/>
              <w:sz w:val="24"/>
              <w:szCs w:val="24"/>
            </w:rPr>
          </w:rPrChange>
        </w:rPr>
        <w:t>解码和发送许多（但不是所有）常用遥控器的红外信号。</w:t>
      </w:r>
    </w:p>
    <w:p w:rsidR="00EF78DF" w:rsidRPr="002142C8" w:rsidRDefault="00EF78DF" w:rsidP="00EF78DF">
      <w:pPr>
        <w:tabs>
          <w:tab w:val="left" w:pos="2022"/>
        </w:tabs>
        <w:ind w:firstLineChars="200" w:firstLine="480"/>
        <w:rPr>
          <w:rFonts w:ascii="Times New Roman" w:eastAsia="宋体" w:hAnsi="Times New Roman" w:cs="Times New Roman"/>
          <w:bCs/>
          <w:kern w:val="0"/>
          <w:sz w:val="24"/>
          <w:szCs w:val="24"/>
          <w:rPrChange w:id="841"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842" w:author="ghj" w:date="2018-05-25T14:12:00Z">
            <w:rPr>
              <w:rFonts w:ascii="Times New Roman" w:eastAsia="宋体" w:hAnsi="Times New Roman" w:cs="Times New Roman"/>
              <w:bCs/>
              <w:kern w:val="0"/>
              <w:sz w:val="24"/>
              <w:szCs w:val="24"/>
            </w:rPr>
          </w:rPrChange>
        </w:rPr>
        <w:t>最近的</w:t>
      </w:r>
      <w:r w:rsidRPr="002142C8">
        <w:rPr>
          <w:rFonts w:ascii="Times New Roman" w:eastAsia="宋体" w:hAnsi="Times New Roman" w:cs="Times New Roman"/>
          <w:bCs/>
          <w:kern w:val="0"/>
          <w:sz w:val="24"/>
          <w:szCs w:val="24"/>
          <w:rPrChange w:id="843" w:author="ghj" w:date="2018-05-25T14:12:00Z">
            <w:rPr>
              <w:rFonts w:ascii="Times New Roman" w:eastAsia="宋体" w:hAnsi="Times New Roman" w:cs="Times New Roman"/>
              <w:bCs/>
              <w:kern w:val="0"/>
              <w:sz w:val="24"/>
              <w:szCs w:val="24"/>
            </w:rPr>
          </w:rPrChange>
        </w:rPr>
        <w:t>Linux</w:t>
      </w:r>
      <w:r w:rsidRPr="002142C8">
        <w:rPr>
          <w:rFonts w:ascii="Times New Roman" w:eastAsia="宋体" w:hAnsi="Times New Roman" w:cs="Times New Roman"/>
          <w:bCs/>
          <w:kern w:val="0"/>
          <w:sz w:val="24"/>
          <w:szCs w:val="24"/>
          <w:rPrChange w:id="844" w:author="ghj" w:date="2018-05-25T14:12:00Z">
            <w:rPr>
              <w:rFonts w:ascii="Times New Roman" w:eastAsia="宋体" w:hAnsi="Times New Roman" w:cs="Times New Roman"/>
              <w:bCs/>
              <w:kern w:val="0"/>
              <w:sz w:val="24"/>
              <w:szCs w:val="24"/>
            </w:rPr>
          </w:rPrChange>
        </w:rPr>
        <w:t>内核可以将一些红外遥控器用作常规输入设备。有时候这会让</w:t>
      </w:r>
      <w:r w:rsidRPr="002142C8">
        <w:rPr>
          <w:rFonts w:ascii="Times New Roman" w:eastAsia="宋体" w:hAnsi="Times New Roman" w:cs="Times New Roman"/>
          <w:bCs/>
          <w:kern w:val="0"/>
          <w:sz w:val="24"/>
          <w:szCs w:val="24"/>
          <w:rPrChange w:id="845" w:author="ghj" w:date="2018-05-25T14:12:00Z">
            <w:rPr>
              <w:rFonts w:ascii="Times New Roman" w:eastAsia="宋体" w:hAnsi="Times New Roman" w:cs="Times New Roman"/>
              <w:bCs/>
              <w:kern w:val="0"/>
              <w:sz w:val="24"/>
              <w:szCs w:val="24"/>
            </w:rPr>
          </w:rPrChange>
        </w:rPr>
        <w:t>LIRC</w:t>
      </w:r>
      <w:r w:rsidR="007240D0" w:rsidRPr="002142C8">
        <w:rPr>
          <w:rFonts w:ascii="Times New Roman" w:eastAsia="宋体" w:hAnsi="Times New Roman" w:cs="Times New Roman"/>
          <w:bCs/>
          <w:kern w:val="0"/>
          <w:sz w:val="24"/>
          <w:szCs w:val="24"/>
          <w:rPrChange w:id="846" w:author="ghj" w:date="2018-05-25T14:12:00Z">
            <w:rPr>
              <w:rFonts w:ascii="Times New Roman" w:eastAsia="宋体" w:hAnsi="Times New Roman" w:cs="Times New Roman"/>
              <w:bCs/>
              <w:kern w:val="0"/>
              <w:sz w:val="24"/>
              <w:szCs w:val="24"/>
            </w:rPr>
          </w:rPrChange>
        </w:rPr>
        <w:t>变得多余</w:t>
      </w:r>
      <w:r w:rsidR="007240D0" w:rsidRPr="002142C8">
        <w:rPr>
          <w:rFonts w:ascii="Times New Roman" w:eastAsia="宋体" w:hAnsi="Times New Roman" w:cs="Times New Roman"/>
          <w:bCs/>
          <w:kern w:val="0"/>
          <w:sz w:val="24"/>
          <w:szCs w:val="24"/>
          <w:rPrChange w:id="847" w:author="ghj" w:date="2018-05-25T14:12:00Z">
            <w:rPr>
              <w:rFonts w:ascii="Times New Roman" w:eastAsia="宋体" w:hAnsi="Times New Roman" w:cs="Times New Roman" w:hint="eastAsia"/>
              <w:bCs/>
              <w:kern w:val="0"/>
              <w:sz w:val="24"/>
              <w:szCs w:val="24"/>
            </w:rPr>
          </w:rPrChange>
        </w:rPr>
        <w:t>，</w:t>
      </w:r>
      <w:r w:rsidR="007240D0" w:rsidRPr="002142C8">
        <w:rPr>
          <w:rFonts w:ascii="Times New Roman" w:eastAsia="宋体" w:hAnsi="Times New Roman" w:cs="Times New Roman"/>
          <w:bCs/>
          <w:kern w:val="0"/>
          <w:sz w:val="24"/>
          <w:szCs w:val="24"/>
          <w:rPrChange w:id="848" w:author="ghj" w:date="2018-05-25T14:12:00Z">
            <w:rPr>
              <w:rFonts w:ascii="Times New Roman" w:eastAsia="宋体" w:hAnsi="Times New Roman" w:cs="Times New Roman"/>
              <w:bCs/>
              <w:kern w:val="0"/>
              <w:sz w:val="24"/>
              <w:szCs w:val="24"/>
            </w:rPr>
          </w:rPrChange>
        </w:rPr>
        <w:t>但是</w:t>
      </w:r>
      <w:r w:rsidRPr="002142C8">
        <w:rPr>
          <w:rFonts w:ascii="Times New Roman" w:eastAsia="宋体" w:hAnsi="Times New Roman" w:cs="Times New Roman"/>
          <w:bCs/>
          <w:kern w:val="0"/>
          <w:sz w:val="24"/>
          <w:szCs w:val="24"/>
          <w:rPrChange w:id="849" w:author="ghj" w:date="2018-05-25T14:12:00Z">
            <w:rPr>
              <w:rFonts w:ascii="Times New Roman" w:eastAsia="宋体" w:hAnsi="Times New Roman" w:cs="Times New Roman"/>
              <w:bCs/>
              <w:kern w:val="0"/>
              <w:sz w:val="24"/>
              <w:szCs w:val="24"/>
            </w:rPr>
          </w:rPrChange>
        </w:rPr>
        <w:t>LIRC</w:t>
      </w:r>
      <w:r w:rsidRPr="002142C8">
        <w:rPr>
          <w:rFonts w:ascii="Times New Roman" w:eastAsia="宋体" w:hAnsi="Times New Roman" w:cs="Times New Roman"/>
          <w:bCs/>
          <w:kern w:val="0"/>
          <w:sz w:val="24"/>
          <w:szCs w:val="24"/>
          <w:rPrChange w:id="850" w:author="ghj" w:date="2018-05-25T14:12:00Z">
            <w:rPr>
              <w:rFonts w:ascii="Times New Roman" w:eastAsia="宋体" w:hAnsi="Times New Roman" w:cs="Times New Roman"/>
              <w:bCs/>
              <w:kern w:val="0"/>
              <w:sz w:val="24"/>
              <w:szCs w:val="24"/>
            </w:rPr>
          </w:rPrChange>
        </w:rPr>
        <w:t>提供了更多的灵活性和功能，并且在许多场景中仍然是正确的工具。</w:t>
      </w:r>
    </w:p>
    <w:p w:rsidR="007240D0" w:rsidRPr="002142C8" w:rsidRDefault="007240D0" w:rsidP="007240D0">
      <w:pPr>
        <w:tabs>
          <w:tab w:val="left" w:pos="2022"/>
        </w:tabs>
        <w:ind w:firstLineChars="200" w:firstLine="480"/>
        <w:rPr>
          <w:rFonts w:ascii="Times New Roman" w:eastAsia="宋体" w:hAnsi="Times New Roman" w:cs="Times New Roman"/>
          <w:color w:val="000000" w:themeColor="text1"/>
          <w:sz w:val="24"/>
          <w:szCs w:val="24"/>
          <w:rPrChange w:id="851" w:author="ghj" w:date="2018-05-25T14:12:00Z">
            <w:rPr>
              <w:rFonts w:ascii="宋体" w:eastAsia="宋体" w:hAnsi="宋体"/>
              <w:color w:val="000000" w:themeColor="text1"/>
              <w:sz w:val="24"/>
              <w:szCs w:val="24"/>
            </w:rPr>
          </w:rPrChange>
        </w:rPr>
      </w:pPr>
      <w:r w:rsidRPr="002142C8">
        <w:rPr>
          <w:rFonts w:ascii="Times New Roman" w:eastAsia="宋体" w:hAnsi="Times New Roman" w:cs="Times New Roman"/>
          <w:color w:val="000000" w:themeColor="text1"/>
          <w:sz w:val="24"/>
          <w:szCs w:val="24"/>
          <w:rPrChange w:id="852" w:author="ghj" w:date="2018-05-25T14:12:00Z">
            <w:rPr>
              <w:rFonts w:ascii="宋体" w:eastAsia="宋体" w:hAnsi="宋体" w:hint="eastAsia"/>
              <w:color w:val="000000" w:themeColor="text1"/>
              <w:sz w:val="24"/>
              <w:szCs w:val="24"/>
            </w:rPr>
          </w:rPrChange>
        </w:rPr>
        <w:t>LIRC</w:t>
      </w:r>
      <w:r w:rsidRPr="002142C8">
        <w:rPr>
          <w:rFonts w:ascii="Times New Roman" w:eastAsia="宋体" w:hAnsi="Times New Roman" w:cs="Times New Roman"/>
          <w:color w:val="000000" w:themeColor="text1"/>
          <w:sz w:val="24"/>
          <w:szCs w:val="24"/>
          <w:rPrChange w:id="853" w:author="ghj" w:date="2018-05-25T14:12:00Z">
            <w:rPr>
              <w:rFonts w:ascii="宋体" w:eastAsia="宋体" w:hAnsi="宋体" w:hint="eastAsia"/>
              <w:color w:val="000000" w:themeColor="text1"/>
              <w:sz w:val="24"/>
              <w:szCs w:val="24"/>
            </w:rPr>
          </w:rPrChange>
        </w:rPr>
        <w:t>的底层实现是</w:t>
      </w:r>
      <w:proofErr w:type="spellStart"/>
      <w:r w:rsidRPr="002142C8">
        <w:rPr>
          <w:rFonts w:ascii="Times New Roman" w:eastAsia="宋体" w:hAnsi="Times New Roman" w:cs="Times New Roman"/>
          <w:color w:val="000000" w:themeColor="text1"/>
          <w:sz w:val="24"/>
          <w:szCs w:val="24"/>
          <w:rPrChange w:id="854" w:author="ghj" w:date="2018-05-25T14:12:00Z">
            <w:rPr>
              <w:rFonts w:ascii="宋体" w:eastAsia="宋体" w:hAnsi="宋体" w:hint="eastAsia"/>
              <w:color w:val="000000" w:themeColor="text1"/>
              <w:sz w:val="24"/>
              <w:szCs w:val="24"/>
            </w:rPr>
          </w:rPrChange>
        </w:rPr>
        <w:t>lircd</w:t>
      </w:r>
      <w:proofErr w:type="spellEnd"/>
      <w:r w:rsidRPr="002142C8">
        <w:rPr>
          <w:rFonts w:ascii="Times New Roman" w:eastAsia="宋体" w:hAnsi="Times New Roman" w:cs="Times New Roman"/>
          <w:color w:val="000000" w:themeColor="text1"/>
          <w:sz w:val="24"/>
          <w:szCs w:val="24"/>
          <w:rPrChange w:id="855" w:author="ghj" w:date="2018-05-25T14:12:00Z">
            <w:rPr>
              <w:rFonts w:ascii="宋体" w:eastAsia="宋体" w:hAnsi="宋体" w:hint="eastAsia"/>
              <w:color w:val="000000" w:themeColor="text1"/>
              <w:sz w:val="24"/>
              <w:szCs w:val="24"/>
            </w:rPr>
          </w:rPrChange>
        </w:rPr>
        <w:t>守护进程，该守护进程主要实现了对使用者给它发送的红外信号进行解码操作，并在套接字上提供信息。如果硬件支持，它还接受要发送的</w:t>
      </w:r>
      <w:r w:rsidRPr="002142C8">
        <w:rPr>
          <w:rFonts w:ascii="Times New Roman" w:eastAsia="宋体" w:hAnsi="Times New Roman" w:cs="Times New Roman"/>
          <w:color w:val="000000" w:themeColor="text1"/>
          <w:sz w:val="24"/>
          <w:szCs w:val="24"/>
          <w:rPrChange w:id="856" w:author="ghj" w:date="2018-05-25T14:12:00Z">
            <w:rPr>
              <w:rFonts w:ascii="宋体" w:eastAsia="宋体" w:hAnsi="宋体" w:hint="eastAsia"/>
              <w:color w:val="000000" w:themeColor="text1"/>
              <w:sz w:val="24"/>
              <w:szCs w:val="24"/>
            </w:rPr>
          </w:rPrChange>
        </w:rPr>
        <w:t>IR</w:t>
      </w:r>
      <w:r w:rsidRPr="002142C8">
        <w:rPr>
          <w:rFonts w:ascii="Times New Roman" w:eastAsia="宋体" w:hAnsi="Times New Roman" w:cs="Times New Roman"/>
          <w:color w:val="000000" w:themeColor="text1"/>
          <w:sz w:val="24"/>
          <w:szCs w:val="24"/>
          <w:rPrChange w:id="857" w:author="ghj" w:date="2018-05-25T14:12:00Z">
            <w:rPr>
              <w:rFonts w:ascii="宋体" w:eastAsia="宋体" w:hAnsi="宋体" w:hint="eastAsia"/>
              <w:color w:val="000000" w:themeColor="text1"/>
              <w:sz w:val="24"/>
              <w:szCs w:val="24"/>
            </w:rPr>
          </w:rPrChange>
        </w:rPr>
        <w:t>信号的命令。</w:t>
      </w:r>
    </w:p>
    <w:p w:rsidR="00EF78DF" w:rsidRPr="002142C8" w:rsidRDefault="007240D0" w:rsidP="00231FA7">
      <w:pPr>
        <w:tabs>
          <w:tab w:val="left" w:pos="2022"/>
        </w:tabs>
        <w:ind w:firstLineChars="200" w:firstLine="480"/>
        <w:jc w:val="left"/>
        <w:rPr>
          <w:rFonts w:ascii="Times New Roman" w:eastAsia="宋体" w:hAnsi="Times New Roman" w:cs="Times New Roman"/>
          <w:bCs/>
          <w:kern w:val="0"/>
          <w:sz w:val="24"/>
          <w:szCs w:val="24"/>
          <w:rPrChange w:id="858"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859" w:author="ghj" w:date="2018-05-25T14:12:00Z">
            <w:rPr>
              <w:rFonts w:ascii="Times New Roman" w:eastAsia="宋体" w:hAnsi="Times New Roman" w:cs="Times New Roman" w:hint="eastAsia"/>
              <w:bCs/>
              <w:kern w:val="0"/>
              <w:sz w:val="24"/>
              <w:szCs w:val="24"/>
            </w:rPr>
          </w:rPrChange>
        </w:rPr>
        <w:t>LIRC</w:t>
      </w:r>
      <w:r w:rsidR="00EF78DF" w:rsidRPr="002142C8">
        <w:rPr>
          <w:rFonts w:ascii="Times New Roman" w:eastAsia="宋体" w:hAnsi="Times New Roman" w:cs="Times New Roman"/>
          <w:bCs/>
          <w:kern w:val="0"/>
          <w:sz w:val="24"/>
          <w:szCs w:val="24"/>
          <w:rPrChange w:id="860" w:author="ghj" w:date="2018-05-25T14:12:00Z">
            <w:rPr>
              <w:rFonts w:ascii="Times New Roman" w:eastAsia="宋体" w:hAnsi="Times New Roman" w:cs="Times New Roman"/>
              <w:bCs/>
              <w:kern w:val="0"/>
              <w:sz w:val="24"/>
              <w:szCs w:val="24"/>
            </w:rPr>
          </w:rPrChange>
        </w:rPr>
        <w:t>允许您使用遥控器控制电脑。只需按一下按钮，即可将</w:t>
      </w:r>
      <w:r w:rsidR="00EF78DF" w:rsidRPr="002142C8">
        <w:rPr>
          <w:rFonts w:ascii="Times New Roman" w:eastAsia="宋体" w:hAnsi="Times New Roman" w:cs="Times New Roman"/>
          <w:bCs/>
          <w:kern w:val="0"/>
          <w:sz w:val="24"/>
          <w:szCs w:val="24"/>
          <w:rPrChange w:id="861" w:author="ghj" w:date="2018-05-25T14:12:00Z">
            <w:rPr>
              <w:rFonts w:ascii="Times New Roman" w:eastAsia="宋体" w:hAnsi="Times New Roman" w:cs="Times New Roman"/>
              <w:bCs/>
              <w:kern w:val="0"/>
              <w:sz w:val="24"/>
              <w:szCs w:val="24"/>
            </w:rPr>
          </w:rPrChange>
        </w:rPr>
        <w:t>X11</w:t>
      </w:r>
      <w:r w:rsidR="00EF78DF" w:rsidRPr="002142C8">
        <w:rPr>
          <w:rFonts w:ascii="Times New Roman" w:eastAsia="宋体" w:hAnsi="Times New Roman" w:cs="Times New Roman"/>
          <w:bCs/>
          <w:kern w:val="0"/>
          <w:sz w:val="24"/>
          <w:szCs w:val="24"/>
          <w:rPrChange w:id="862" w:author="ghj" w:date="2018-05-25T14:12:00Z">
            <w:rPr>
              <w:rFonts w:ascii="Times New Roman" w:eastAsia="宋体" w:hAnsi="Times New Roman" w:cs="Times New Roman"/>
              <w:bCs/>
              <w:kern w:val="0"/>
              <w:sz w:val="24"/>
              <w:szCs w:val="24"/>
            </w:rPr>
          </w:rPrChange>
        </w:rPr>
        <w:t>事件发送到应用程序，启动程序等等。可能的应用是显而易见的：红外鼠标，电视调谐卡</w:t>
      </w:r>
      <w:r w:rsidR="00EF78DF" w:rsidRPr="002142C8">
        <w:rPr>
          <w:rFonts w:ascii="Times New Roman" w:eastAsia="宋体" w:hAnsi="Times New Roman" w:cs="Times New Roman"/>
          <w:bCs/>
          <w:kern w:val="0"/>
          <w:sz w:val="24"/>
          <w:szCs w:val="24"/>
          <w:rPrChange w:id="863" w:author="ghj" w:date="2018-05-25T14:12:00Z">
            <w:rPr>
              <w:rFonts w:ascii="Times New Roman" w:eastAsia="宋体" w:hAnsi="Times New Roman" w:cs="Times New Roman"/>
              <w:bCs/>
              <w:kern w:val="0"/>
              <w:sz w:val="24"/>
              <w:szCs w:val="24"/>
            </w:rPr>
          </w:rPrChange>
        </w:rPr>
        <w:lastRenderedPageBreak/>
        <w:t>或</w:t>
      </w:r>
      <w:r w:rsidR="00EF78DF" w:rsidRPr="002142C8">
        <w:rPr>
          <w:rFonts w:ascii="Times New Roman" w:eastAsia="宋体" w:hAnsi="Times New Roman" w:cs="Times New Roman"/>
          <w:bCs/>
          <w:kern w:val="0"/>
          <w:sz w:val="24"/>
          <w:szCs w:val="24"/>
          <w:rPrChange w:id="864" w:author="ghj" w:date="2018-05-25T14:12:00Z">
            <w:rPr>
              <w:rFonts w:ascii="Times New Roman" w:eastAsia="宋体" w:hAnsi="Times New Roman" w:cs="Times New Roman"/>
              <w:bCs/>
              <w:kern w:val="0"/>
              <w:sz w:val="24"/>
              <w:szCs w:val="24"/>
            </w:rPr>
          </w:rPrChange>
        </w:rPr>
        <w:t>CD-ROM</w:t>
      </w:r>
      <w:r w:rsidR="00EF78DF" w:rsidRPr="002142C8">
        <w:rPr>
          <w:rFonts w:ascii="Times New Roman" w:eastAsia="宋体" w:hAnsi="Times New Roman" w:cs="Times New Roman"/>
          <w:bCs/>
          <w:kern w:val="0"/>
          <w:sz w:val="24"/>
          <w:szCs w:val="24"/>
          <w:rPrChange w:id="865" w:author="ghj" w:date="2018-05-25T14:12:00Z">
            <w:rPr>
              <w:rFonts w:ascii="Times New Roman" w:eastAsia="宋体" w:hAnsi="Times New Roman" w:cs="Times New Roman"/>
              <w:bCs/>
              <w:kern w:val="0"/>
              <w:sz w:val="24"/>
              <w:szCs w:val="24"/>
            </w:rPr>
          </w:rPrChange>
        </w:rPr>
        <w:t>遥控器，远程关机，用计算机编程</w:t>
      </w:r>
      <w:r w:rsidR="00EF78DF" w:rsidRPr="002142C8">
        <w:rPr>
          <w:rFonts w:ascii="Times New Roman" w:eastAsia="宋体" w:hAnsi="Times New Roman" w:cs="Times New Roman"/>
          <w:bCs/>
          <w:kern w:val="0"/>
          <w:sz w:val="24"/>
          <w:szCs w:val="24"/>
          <w:rPrChange w:id="866" w:author="ghj" w:date="2018-05-25T14:12:00Z">
            <w:rPr>
              <w:rFonts w:ascii="Times New Roman" w:eastAsia="宋体" w:hAnsi="Times New Roman" w:cs="Times New Roman"/>
              <w:bCs/>
              <w:kern w:val="0"/>
              <w:sz w:val="24"/>
              <w:szCs w:val="24"/>
            </w:rPr>
          </w:rPrChange>
        </w:rPr>
        <w:t>VCR</w:t>
      </w:r>
      <w:r w:rsidR="00EF78DF" w:rsidRPr="002142C8">
        <w:rPr>
          <w:rFonts w:ascii="Times New Roman" w:eastAsia="宋体" w:hAnsi="Times New Roman" w:cs="Times New Roman"/>
          <w:bCs/>
          <w:kern w:val="0"/>
          <w:sz w:val="24"/>
          <w:szCs w:val="24"/>
          <w:rPrChange w:id="867" w:author="ghj" w:date="2018-05-25T14:12:00Z">
            <w:rPr>
              <w:rFonts w:ascii="Times New Roman" w:eastAsia="宋体" w:hAnsi="Times New Roman" w:cs="Times New Roman"/>
              <w:bCs/>
              <w:kern w:val="0"/>
              <w:sz w:val="24"/>
              <w:szCs w:val="24"/>
            </w:rPr>
          </w:rPrChange>
        </w:rPr>
        <w:t>和</w:t>
      </w:r>
      <w:r w:rsidR="00EF78DF" w:rsidRPr="002142C8">
        <w:rPr>
          <w:rFonts w:ascii="Times New Roman" w:eastAsia="宋体" w:hAnsi="Times New Roman" w:cs="Times New Roman"/>
          <w:bCs/>
          <w:kern w:val="0"/>
          <w:sz w:val="24"/>
          <w:szCs w:val="24"/>
          <w:rPrChange w:id="868" w:author="ghj" w:date="2018-05-25T14:12:00Z">
            <w:rPr>
              <w:rFonts w:ascii="Times New Roman" w:eastAsia="宋体" w:hAnsi="Times New Roman" w:cs="Times New Roman"/>
              <w:bCs/>
              <w:kern w:val="0"/>
              <w:sz w:val="24"/>
              <w:szCs w:val="24"/>
            </w:rPr>
          </w:rPrChange>
        </w:rPr>
        <w:t>/</w:t>
      </w:r>
      <w:r w:rsidRPr="002142C8">
        <w:rPr>
          <w:rFonts w:ascii="Times New Roman" w:eastAsia="宋体" w:hAnsi="Times New Roman" w:cs="Times New Roman"/>
          <w:bCs/>
          <w:kern w:val="0"/>
          <w:sz w:val="24"/>
          <w:szCs w:val="24"/>
          <w:rPrChange w:id="869" w:author="ghj" w:date="2018-05-25T14:12:00Z">
            <w:rPr>
              <w:rFonts w:ascii="Times New Roman" w:eastAsia="宋体" w:hAnsi="Times New Roman" w:cs="Times New Roman"/>
              <w:bCs/>
              <w:kern w:val="0"/>
              <w:sz w:val="24"/>
              <w:szCs w:val="24"/>
            </w:rPr>
          </w:rPrChange>
        </w:rPr>
        <w:t>或卫星调谐器等</w:t>
      </w:r>
      <w:r w:rsidRPr="002142C8">
        <w:rPr>
          <w:rFonts w:ascii="Times New Roman" w:eastAsia="宋体" w:hAnsi="Times New Roman" w:cs="Times New Roman"/>
          <w:bCs/>
          <w:kern w:val="0"/>
          <w:sz w:val="24"/>
          <w:szCs w:val="24"/>
          <w:rPrChange w:id="870" w:author="ghj" w:date="2018-05-25T14:12:00Z">
            <w:rPr>
              <w:rFonts w:ascii="Times New Roman" w:eastAsia="宋体" w:hAnsi="Times New Roman" w:cs="Times New Roman" w:hint="eastAsia"/>
              <w:bCs/>
              <w:kern w:val="0"/>
              <w:sz w:val="24"/>
              <w:szCs w:val="24"/>
            </w:rPr>
          </w:rPrChange>
        </w:rPr>
        <w:t>，</w:t>
      </w:r>
      <w:r w:rsidR="0072003F" w:rsidRPr="002142C8">
        <w:rPr>
          <w:rFonts w:ascii="Times New Roman" w:eastAsia="宋体" w:hAnsi="Times New Roman" w:cs="Times New Roman"/>
          <w:bCs/>
          <w:kern w:val="0"/>
          <w:sz w:val="24"/>
          <w:szCs w:val="24"/>
          <w:rPrChange w:id="871" w:author="ghj" w:date="2018-05-25T14:12:00Z">
            <w:rPr>
              <w:rFonts w:ascii="Times New Roman" w:eastAsia="宋体" w:hAnsi="Times New Roman" w:cs="Times New Roman" w:hint="eastAsia"/>
              <w:bCs/>
              <w:kern w:val="0"/>
              <w:sz w:val="24"/>
              <w:szCs w:val="24"/>
            </w:rPr>
          </w:rPrChange>
        </w:rPr>
        <w:t>在</w:t>
      </w:r>
      <w:r w:rsidRPr="002142C8">
        <w:rPr>
          <w:rFonts w:ascii="Times New Roman" w:eastAsia="宋体" w:hAnsi="Times New Roman" w:cs="Times New Roman"/>
          <w:bCs/>
          <w:kern w:val="0"/>
          <w:sz w:val="24"/>
          <w:szCs w:val="24"/>
          <w:rPrChange w:id="872" w:author="ghj" w:date="2018-05-25T14:12:00Z">
            <w:rPr>
              <w:rFonts w:ascii="Times New Roman" w:eastAsia="宋体" w:hAnsi="Times New Roman" w:cs="Times New Roman"/>
              <w:bCs/>
              <w:kern w:val="0"/>
              <w:sz w:val="24"/>
              <w:szCs w:val="24"/>
            </w:rPr>
          </w:rPrChange>
        </w:rPr>
        <w:t>Raspberry</w:t>
      </w:r>
      <w:r w:rsidRPr="002142C8">
        <w:rPr>
          <w:rFonts w:ascii="Times New Roman" w:eastAsia="宋体" w:hAnsi="Times New Roman" w:cs="Times New Roman"/>
          <w:bCs/>
          <w:kern w:val="0"/>
          <w:sz w:val="24"/>
          <w:szCs w:val="24"/>
          <w:rPrChange w:id="873" w:author="ghj" w:date="2018-05-25T14:12:00Z">
            <w:rPr>
              <w:rFonts w:ascii="Times New Roman" w:eastAsia="宋体" w:hAnsi="Times New Roman" w:cs="Times New Roman" w:hint="eastAsia"/>
              <w:bCs/>
              <w:kern w:val="0"/>
              <w:sz w:val="24"/>
              <w:szCs w:val="24"/>
            </w:rPr>
          </w:rPrChange>
        </w:rPr>
        <w:t xml:space="preserve"> </w:t>
      </w:r>
      <w:r w:rsidR="00EF78DF" w:rsidRPr="002142C8">
        <w:rPr>
          <w:rFonts w:ascii="Times New Roman" w:eastAsia="宋体" w:hAnsi="Times New Roman" w:cs="Times New Roman"/>
          <w:bCs/>
          <w:kern w:val="0"/>
          <w:sz w:val="24"/>
          <w:szCs w:val="24"/>
          <w:rPrChange w:id="874" w:author="ghj" w:date="2018-05-25T14:12:00Z">
            <w:rPr>
              <w:rFonts w:ascii="Times New Roman" w:eastAsia="宋体" w:hAnsi="Times New Roman" w:cs="Times New Roman"/>
              <w:bCs/>
              <w:kern w:val="0"/>
              <w:sz w:val="24"/>
              <w:szCs w:val="24"/>
            </w:rPr>
          </w:rPrChange>
        </w:rPr>
        <w:t>Pi</w:t>
      </w:r>
      <w:r w:rsidR="00EF78DF" w:rsidRPr="002142C8">
        <w:rPr>
          <w:rFonts w:ascii="Times New Roman" w:eastAsia="宋体" w:hAnsi="Times New Roman" w:cs="Times New Roman"/>
          <w:bCs/>
          <w:kern w:val="0"/>
          <w:sz w:val="24"/>
          <w:szCs w:val="24"/>
          <w:rPrChange w:id="875" w:author="ghj" w:date="2018-05-25T14:12:00Z">
            <w:rPr>
              <w:rFonts w:ascii="Times New Roman" w:eastAsia="宋体" w:hAnsi="Times New Roman" w:cs="Times New Roman"/>
              <w:bCs/>
              <w:kern w:val="0"/>
              <w:sz w:val="24"/>
              <w:szCs w:val="24"/>
            </w:rPr>
          </w:rPrChange>
        </w:rPr>
        <w:t>上</w:t>
      </w:r>
      <w:r w:rsidR="0072003F" w:rsidRPr="002142C8">
        <w:rPr>
          <w:rFonts w:ascii="Times New Roman" w:eastAsia="宋体" w:hAnsi="Times New Roman" w:cs="Times New Roman"/>
          <w:bCs/>
          <w:kern w:val="0"/>
          <w:sz w:val="24"/>
          <w:szCs w:val="24"/>
          <w:rPrChange w:id="876" w:author="ghj" w:date="2018-05-25T14:12:00Z">
            <w:rPr>
              <w:rFonts w:ascii="Times New Roman" w:eastAsia="宋体" w:hAnsi="Times New Roman" w:cs="Times New Roman" w:hint="eastAsia"/>
              <w:bCs/>
              <w:kern w:val="0"/>
              <w:sz w:val="24"/>
              <w:szCs w:val="24"/>
            </w:rPr>
          </w:rPrChange>
        </w:rPr>
        <w:t>安装</w:t>
      </w:r>
      <w:r w:rsidR="00EF78DF" w:rsidRPr="002142C8">
        <w:rPr>
          <w:rFonts w:ascii="Times New Roman" w:eastAsia="宋体" w:hAnsi="Times New Roman" w:cs="Times New Roman"/>
          <w:bCs/>
          <w:kern w:val="0"/>
          <w:sz w:val="24"/>
          <w:szCs w:val="24"/>
          <w:rPrChange w:id="877" w:author="ghj" w:date="2018-05-25T14:12:00Z">
            <w:rPr>
              <w:rFonts w:ascii="Times New Roman" w:eastAsia="宋体" w:hAnsi="Times New Roman" w:cs="Times New Roman"/>
              <w:bCs/>
              <w:kern w:val="0"/>
              <w:sz w:val="24"/>
              <w:szCs w:val="24"/>
            </w:rPr>
          </w:rPrChange>
        </w:rPr>
        <w:t>使用</w:t>
      </w:r>
      <w:r w:rsidR="00EF78DF" w:rsidRPr="002142C8">
        <w:rPr>
          <w:rFonts w:ascii="Times New Roman" w:eastAsia="宋体" w:hAnsi="Times New Roman" w:cs="Times New Roman"/>
          <w:bCs/>
          <w:kern w:val="0"/>
          <w:sz w:val="24"/>
          <w:szCs w:val="24"/>
          <w:rPrChange w:id="878" w:author="ghj" w:date="2018-05-25T14:12:00Z">
            <w:rPr>
              <w:rFonts w:ascii="Times New Roman" w:eastAsia="宋体" w:hAnsi="Times New Roman" w:cs="Times New Roman"/>
              <w:bCs/>
              <w:kern w:val="0"/>
              <w:sz w:val="24"/>
              <w:szCs w:val="24"/>
            </w:rPr>
          </w:rPrChange>
        </w:rPr>
        <w:t>lirc</w:t>
      </w:r>
      <w:r w:rsidR="0072003F" w:rsidRPr="002142C8">
        <w:rPr>
          <w:rFonts w:ascii="Times New Roman" w:eastAsia="宋体" w:hAnsi="Times New Roman" w:cs="Times New Roman"/>
          <w:bCs/>
          <w:kern w:val="0"/>
          <w:sz w:val="24"/>
          <w:szCs w:val="24"/>
          <w:rPrChange w:id="879" w:author="ghj" w:date="2018-05-25T14:12:00Z">
            <w:rPr>
              <w:rFonts w:ascii="Times New Roman" w:eastAsia="宋体" w:hAnsi="Times New Roman" w:cs="Times New Roman" w:hint="eastAsia"/>
              <w:bCs/>
              <w:kern w:val="0"/>
              <w:sz w:val="24"/>
              <w:szCs w:val="24"/>
            </w:rPr>
          </w:rPrChange>
        </w:rPr>
        <w:t>已经很平常，</w:t>
      </w:r>
      <w:r w:rsidR="0072003F" w:rsidRPr="002142C8">
        <w:rPr>
          <w:rFonts w:ascii="Times New Roman" w:eastAsia="宋体" w:hAnsi="Times New Roman" w:cs="Times New Roman"/>
          <w:bCs/>
          <w:color w:val="FF0000"/>
          <w:kern w:val="0"/>
          <w:sz w:val="24"/>
          <w:szCs w:val="24"/>
          <w:rPrChange w:id="880" w:author="ghj" w:date="2018-05-25T14:12:00Z">
            <w:rPr>
              <w:rFonts w:ascii="Times New Roman" w:eastAsia="宋体" w:hAnsi="Times New Roman" w:cs="Times New Roman" w:hint="eastAsia"/>
              <w:bCs/>
              <w:kern w:val="0"/>
              <w:sz w:val="24"/>
              <w:szCs w:val="24"/>
            </w:rPr>
          </w:rPrChange>
        </w:rPr>
        <w:t>因为有太多人使用，非常的</w:t>
      </w:r>
      <w:r w:rsidR="00EF78DF" w:rsidRPr="002142C8">
        <w:rPr>
          <w:rFonts w:ascii="Times New Roman" w:eastAsia="宋体" w:hAnsi="Times New Roman" w:cs="Times New Roman"/>
          <w:bCs/>
          <w:color w:val="FF0000"/>
          <w:kern w:val="0"/>
          <w:sz w:val="24"/>
          <w:szCs w:val="24"/>
          <w:rPrChange w:id="881" w:author="ghj" w:date="2018-05-25T14:12:00Z">
            <w:rPr>
              <w:rFonts w:ascii="Times New Roman" w:eastAsia="宋体" w:hAnsi="Times New Roman" w:cs="Times New Roman"/>
              <w:bCs/>
              <w:kern w:val="0"/>
              <w:sz w:val="24"/>
              <w:szCs w:val="24"/>
            </w:rPr>
          </w:rPrChange>
        </w:rPr>
        <w:t>受欢迎</w:t>
      </w:r>
      <w:r w:rsidR="00EF78DF" w:rsidRPr="002142C8">
        <w:rPr>
          <w:rFonts w:ascii="Times New Roman" w:eastAsia="宋体" w:hAnsi="Times New Roman" w:cs="Times New Roman"/>
          <w:bCs/>
          <w:kern w:val="0"/>
          <w:sz w:val="24"/>
          <w:szCs w:val="24"/>
          <w:rPrChange w:id="882" w:author="ghj" w:date="2018-05-25T14:12:00Z">
            <w:rPr>
              <w:rFonts w:ascii="Times New Roman" w:eastAsia="宋体" w:hAnsi="Times New Roman" w:cs="Times New Roman"/>
              <w:bCs/>
              <w:kern w:val="0"/>
              <w:sz w:val="24"/>
              <w:szCs w:val="24"/>
            </w:rPr>
          </w:rPrChange>
        </w:rPr>
        <w:t>。</w:t>
      </w:r>
    </w:p>
    <w:p w:rsidR="00EF78DF" w:rsidRPr="002142C8" w:rsidRDefault="00EF78DF" w:rsidP="00EF78DF">
      <w:pPr>
        <w:pStyle w:val="3"/>
        <w:rPr>
          <w:rFonts w:ascii="Times New Roman" w:hAnsi="Times New Roman" w:cs="Times New Roman"/>
          <w:rPrChange w:id="883" w:author="ghj" w:date="2018-05-25T14:12:00Z">
            <w:rPr>
              <w:rFonts w:ascii="Times New Roman" w:hAnsi="Times New Roman" w:cs="Times New Roman"/>
            </w:rPr>
          </w:rPrChange>
        </w:rPr>
      </w:pPr>
      <w:r w:rsidRPr="002142C8">
        <w:rPr>
          <w:rFonts w:ascii="Times New Roman" w:hAnsi="Times New Roman" w:cs="Times New Roman"/>
          <w:rPrChange w:id="884" w:author="ghj" w:date="2018-05-25T14:12:00Z">
            <w:rPr>
              <w:rFonts w:ascii="Times New Roman" w:hAnsi="Times New Roman" w:cs="Times New Roman"/>
            </w:rPr>
          </w:rPrChange>
        </w:rPr>
        <w:t>2.</w:t>
      </w:r>
      <w:r w:rsidR="00E827B4" w:rsidRPr="002142C8">
        <w:rPr>
          <w:rFonts w:ascii="Times New Roman" w:hAnsi="Times New Roman" w:cs="Times New Roman"/>
          <w:rPrChange w:id="885" w:author="ghj" w:date="2018-05-25T14:12:00Z">
            <w:rPr>
              <w:rFonts w:ascii="Times New Roman" w:hAnsi="Times New Roman" w:cs="Times New Roman" w:hint="eastAsia"/>
            </w:rPr>
          </w:rPrChange>
        </w:rPr>
        <w:t>7</w:t>
      </w:r>
      <w:r w:rsidRPr="002142C8">
        <w:rPr>
          <w:rFonts w:ascii="Times New Roman" w:hAnsi="Times New Roman" w:cs="Times New Roman"/>
          <w:rPrChange w:id="886" w:author="ghj" w:date="2018-05-25T14:12:00Z">
            <w:rPr>
              <w:rFonts w:ascii="Times New Roman" w:hAnsi="Times New Roman" w:cs="Times New Roman" w:hint="eastAsia"/>
            </w:rPr>
          </w:rPrChange>
        </w:rPr>
        <w:t>.1</w:t>
      </w:r>
      <w:r w:rsidRPr="002142C8">
        <w:rPr>
          <w:rFonts w:ascii="Times New Roman" w:hAnsi="Times New Roman" w:cs="Times New Roman"/>
          <w:rPrChange w:id="887" w:author="ghj" w:date="2018-05-25T14:12:00Z">
            <w:rPr>
              <w:rFonts w:ascii="Times New Roman" w:hAnsi="Times New Roman" w:cs="Times New Roman"/>
            </w:rPr>
          </w:rPrChange>
        </w:rPr>
        <w:t xml:space="preserve"> </w:t>
      </w:r>
      <w:r w:rsidRPr="002142C8">
        <w:rPr>
          <w:rFonts w:ascii="Times New Roman" w:hAnsi="Times New Roman" w:cs="Times New Roman"/>
          <w:rPrChange w:id="888" w:author="ghj" w:date="2018-05-25T14:12:00Z">
            <w:rPr>
              <w:rFonts w:ascii="Times New Roman" w:hAnsi="Times New Roman" w:cs="Times New Roman" w:hint="eastAsia"/>
            </w:rPr>
          </w:rPrChange>
        </w:rPr>
        <w:t>安装</w:t>
      </w:r>
      <w:r w:rsidRPr="002142C8">
        <w:rPr>
          <w:rFonts w:ascii="Times New Roman" w:hAnsi="Times New Roman" w:cs="Times New Roman"/>
          <w:rPrChange w:id="889" w:author="ghj" w:date="2018-05-25T14:12:00Z">
            <w:rPr>
              <w:rFonts w:ascii="Times New Roman" w:hAnsi="Times New Roman" w:cs="Times New Roman" w:hint="eastAsia"/>
            </w:rPr>
          </w:rPrChange>
        </w:rPr>
        <w:t>Lirc</w:t>
      </w:r>
    </w:p>
    <w:p w:rsidR="0072003F" w:rsidRPr="002142C8" w:rsidRDefault="007240D0" w:rsidP="0072003F">
      <w:pPr>
        <w:tabs>
          <w:tab w:val="left" w:pos="2022"/>
        </w:tabs>
        <w:ind w:firstLineChars="200" w:firstLine="480"/>
        <w:rPr>
          <w:rFonts w:ascii="Times New Roman" w:eastAsia="宋体" w:hAnsi="Times New Roman" w:cs="Times New Roman"/>
          <w:sz w:val="24"/>
          <w:szCs w:val="24"/>
          <w:rPrChange w:id="890" w:author="ghj" w:date="2018-05-25T14:12:00Z">
            <w:rPr>
              <w:rFonts w:ascii="宋体" w:eastAsia="宋体" w:hAnsi="宋体"/>
              <w:sz w:val="24"/>
              <w:szCs w:val="24"/>
            </w:rPr>
          </w:rPrChange>
        </w:rPr>
      </w:pPr>
      <w:r w:rsidRPr="002142C8">
        <w:rPr>
          <w:rFonts w:ascii="Times New Roman" w:eastAsia="宋体" w:hAnsi="Times New Roman" w:cs="Times New Roman"/>
          <w:sz w:val="24"/>
          <w:szCs w:val="24"/>
          <w:rPrChange w:id="891" w:author="ghj" w:date="2018-05-25T14:12:00Z">
            <w:rPr>
              <w:rFonts w:ascii="宋体" w:eastAsia="宋体" w:hAnsi="宋体" w:hint="eastAsia"/>
              <w:sz w:val="24"/>
              <w:szCs w:val="24"/>
            </w:rPr>
          </w:rPrChange>
        </w:rPr>
        <w:t>在</w:t>
      </w:r>
      <w:r w:rsidRPr="002142C8">
        <w:rPr>
          <w:rFonts w:ascii="Times New Roman" w:eastAsia="宋体" w:hAnsi="Times New Roman" w:cs="Times New Roman"/>
          <w:sz w:val="24"/>
          <w:szCs w:val="24"/>
          <w:rPrChange w:id="892" w:author="ghj" w:date="2018-05-25T14:12:00Z">
            <w:rPr>
              <w:rFonts w:ascii="宋体" w:eastAsia="宋体" w:hAnsi="宋体" w:hint="eastAsia"/>
              <w:sz w:val="24"/>
              <w:szCs w:val="24"/>
            </w:rPr>
          </w:rPrChange>
        </w:rPr>
        <w:t>Raspberry Pi</w:t>
      </w:r>
      <w:r w:rsidRPr="002142C8">
        <w:rPr>
          <w:rFonts w:ascii="Times New Roman" w:eastAsia="宋体" w:hAnsi="Times New Roman" w:cs="Times New Roman"/>
          <w:sz w:val="24"/>
          <w:szCs w:val="24"/>
          <w:rPrChange w:id="893" w:author="ghj" w:date="2018-05-25T14:12:00Z">
            <w:rPr>
              <w:rFonts w:ascii="宋体" w:eastAsia="宋体" w:hAnsi="宋体" w:hint="eastAsia"/>
              <w:sz w:val="24"/>
              <w:szCs w:val="24"/>
            </w:rPr>
          </w:rPrChange>
        </w:rPr>
        <w:t>下</w:t>
      </w:r>
      <w:r w:rsidR="00BC2329" w:rsidRPr="002142C8">
        <w:rPr>
          <w:rFonts w:ascii="Times New Roman" w:eastAsia="宋体" w:hAnsi="Times New Roman" w:cs="Times New Roman"/>
          <w:sz w:val="24"/>
          <w:szCs w:val="24"/>
          <w:rPrChange w:id="894" w:author="ghj" w:date="2018-05-25T14:12:00Z">
            <w:rPr>
              <w:rFonts w:ascii="宋体" w:eastAsia="宋体" w:hAnsi="宋体" w:hint="eastAsia"/>
              <w:sz w:val="24"/>
              <w:szCs w:val="24"/>
            </w:rPr>
          </w:rPrChange>
        </w:rPr>
        <w:t>很</w:t>
      </w:r>
      <w:r w:rsidR="00231FA7" w:rsidRPr="002142C8">
        <w:rPr>
          <w:rFonts w:ascii="Times New Roman" w:eastAsia="宋体" w:hAnsi="Times New Roman" w:cs="Times New Roman"/>
          <w:sz w:val="24"/>
          <w:szCs w:val="24"/>
          <w:rPrChange w:id="895" w:author="ghj" w:date="2018-05-25T14:12:00Z">
            <w:rPr>
              <w:rFonts w:ascii="宋体" w:eastAsia="宋体" w:hAnsi="宋体" w:hint="eastAsia"/>
              <w:sz w:val="24"/>
              <w:szCs w:val="24"/>
            </w:rPr>
          </w:rPrChange>
        </w:rPr>
        <w:t>容易</w:t>
      </w:r>
      <w:r w:rsidR="0072003F" w:rsidRPr="002142C8">
        <w:rPr>
          <w:rFonts w:ascii="Times New Roman" w:eastAsia="宋体" w:hAnsi="Times New Roman" w:cs="Times New Roman"/>
          <w:sz w:val="24"/>
          <w:szCs w:val="24"/>
          <w:rPrChange w:id="896" w:author="ghj" w:date="2018-05-25T14:12:00Z">
            <w:rPr>
              <w:rFonts w:ascii="宋体" w:eastAsia="宋体" w:hAnsi="宋体" w:hint="eastAsia"/>
              <w:sz w:val="24"/>
              <w:szCs w:val="24"/>
            </w:rPr>
          </w:rPrChange>
        </w:rPr>
        <w:t>就能完成</w:t>
      </w:r>
      <w:r w:rsidR="0072003F" w:rsidRPr="002142C8">
        <w:rPr>
          <w:rFonts w:ascii="Times New Roman" w:eastAsia="宋体" w:hAnsi="Times New Roman" w:cs="Times New Roman"/>
          <w:sz w:val="24"/>
          <w:szCs w:val="24"/>
          <w:rPrChange w:id="897" w:author="ghj" w:date="2018-05-25T14:12:00Z">
            <w:rPr>
              <w:rFonts w:ascii="宋体" w:eastAsia="宋体" w:hAnsi="宋体" w:hint="eastAsia"/>
              <w:sz w:val="24"/>
              <w:szCs w:val="24"/>
            </w:rPr>
          </w:rPrChange>
        </w:rPr>
        <w:t>LIRC</w:t>
      </w:r>
      <w:r w:rsidR="0072003F" w:rsidRPr="002142C8">
        <w:rPr>
          <w:rFonts w:ascii="Times New Roman" w:eastAsia="宋体" w:hAnsi="Times New Roman" w:cs="Times New Roman"/>
          <w:sz w:val="24"/>
          <w:szCs w:val="24"/>
          <w:rPrChange w:id="898" w:author="ghj" w:date="2018-05-25T14:12:00Z">
            <w:rPr>
              <w:rFonts w:ascii="宋体" w:eastAsia="宋体" w:hAnsi="宋体" w:hint="eastAsia"/>
              <w:sz w:val="24"/>
              <w:szCs w:val="24"/>
            </w:rPr>
          </w:rPrChange>
        </w:rPr>
        <w:t>的安装</w:t>
      </w:r>
      <w:r w:rsidRPr="002142C8">
        <w:rPr>
          <w:rFonts w:ascii="Times New Roman" w:eastAsia="宋体" w:hAnsi="Times New Roman" w:cs="Times New Roman"/>
          <w:sz w:val="24"/>
          <w:szCs w:val="24"/>
          <w:rPrChange w:id="899" w:author="ghj" w:date="2018-05-25T14:12:00Z">
            <w:rPr>
              <w:rFonts w:ascii="宋体" w:eastAsia="宋体" w:hAnsi="宋体" w:hint="eastAsia"/>
              <w:sz w:val="24"/>
              <w:szCs w:val="24"/>
            </w:rPr>
          </w:rPrChange>
        </w:rPr>
        <w:t>，只需要在终端执行图</w:t>
      </w:r>
      <w:r w:rsidRPr="002142C8">
        <w:rPr>
          <w:rFonts w:ascii="Times New Roman" w:eastAsia="宋体" w:hAnsi="Times New Roman" w:cs="Times New Roman"/>
          <w:sz w:val="24"/>
          <w:szCs w:val="24"/>
          <w:rPrChange w:id="900" w:author="ghj" w:date="2018-05-25T14:12:00Z">
            <w:rPr>
              <w:rFonts w:ascii="宋体" w:eastAsia="宋体" w:hAnsi="宋体" w:hint="eastAsia"/>
              <w:sz w:val="24"/>
              <w:szCs w:val="24"/>
            </w:rPr>
          </w:rPrChange>
        </w:rPr>
        <w:t>2.6</w:t>
      </w:r>
      <w:r w:rsidRPr="002142C8">
        <w:rPr>
          <w:rFonts w:ascii="Times New Roman" w:eastAsia="宋体" w:hAnsi="Times New Roman" w:cs="Times New Roman"/>
          <w:sz w:val="24"/>
          <w:szCs w:val="24"/>
          <w:rPrChange w:id="901" w:author="ghj" w:date="2018-05-25T14:12:00Z">
            <w:rPr>
              <w:rFonts w:ascii="宋体" w:eastAsia="宋体" w:hAnsi="宋体" w:hint="eastAsia"/>
              <w:sz w:val="24"/>
              <w:szCs w:val="24"/>
            </w:rPr>
          </w:rPrChange>
        </w:rPr>
        <w:t>的命令。</w:t>
      </w:r>
    </w:p>
    <w:p w:rsidR="004725C2" w:rsidRPr="002142C8" w:rsidRDefault="004725C2" w:rsidP="004725C2">
      <w:pPr>
        <w:tabs>
          <w:tab w:val="left" w:pos="2022"/>
        </w:tabs>
        <w:jc w:val="center"/>
        <w:rPr>
          <w:rFonts w:ascii="Times New Roman" w:eastAsia="宋体" w:hAnsi="Times New Roman" w:cs="Times New Roman"/>
          <w:bCs/>
          <w:kern w:val="0"/>
          <w:sz w:val="24"/>
          <w:szCs w:val="24"/>
          <w:rPrChange w:id="902" w:author="ghj" w:date="2018-05-25T14:12:00Z">
            <w:rPr>
              <w:rFonts w:ascii="Times New Roman" w:eastAsia="宋体" w:hAnsi="Times New Roman" w:cs="Times New Roman"/>
              <w:bCs/>
              <w:kern w:val="0"/>
              <w:sz w:val="24"/>
              <w:szCs w:val="24"/>
            </w:rPr>
          </w:rPrChange>
        </w:rPr>
      </w:pPr>
      <w:r w:rsidRPr="002142C8">
        <w:rPr>
          <w:rFonts w:ascii="Times New Roman" w:hAnsi="Times New Roman" w:cs="Times New Roman"/>
          <w:noProof/>
          <w:rPrChange w:id="903" w:author="ghj" w:date="2018-05-25T14:12:00Z">
            <w:rPr>
              <w:noProof/>
            </w:rPr>
          </w:rPrChange>
        </w:rPr>
        <w:drawing>
          <wp:inline distT="0" distB="0" distL="0" distR="0">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731587" cy="434500"/>
                    </a:xfrm>
                    <a:prstGeom prst="rect">
                      <a:avLst/>
                    </a:prstGeom>
                  </pic:spPr>
                </pic:pic>
              </a:graphicData>
            </a:graphic>
          </wp:inline>
        </w:drawing>
      </w:r>
    </w:p>
    <w:p w:rsidR="004725C2" w:rsidRPr="002142C8" w:rsidRDefault="004725C2" w:rsidP="004725C2">
      <w:pPr>
        <w:tabs>
          <w:tab w:val="left" w:pos="2022"/>
        </w:tabs>
        <w:jc w:val="center"/>
        <w:rPr>
          <w:rFonts w:ascii="Times New Roman" w:eastAsia="宋体" w:hAnsi="Times New Roman" w:cs="Times New Roman"/>
          <w:bCs/>
          <w:kern w:val="0"/>
          <w:sz w:val="24"/>
          <w:szCs w:val="24"/>
          <w:rPrChange w:id="904" w:author="ghj" w:date="2018-05-25T14:12:00Z">
            <w:rPr>
              <w:rFonts w:ascii="宋体" w:eastAsia="宋体" w:hAnsi="宋体" w:cs="Times New Roman"/>
              <w:bCs/>
              <w:kern w:val="0"/>
              <w:sz w:val="24"/>
              <w:szCs w:val="24"/>
            </w:rPr>
          </w:rPrChange>
        </w:rPr>
      </w:pPr>
      <w:r w:rsidRPr="002142C8">
        <w:rPr>
          <w:rFonts w:ascii="Times New Roman" w:eastAsia="黑体" w:hAnsi="Times New Roman" w:cs="Times New Roman"/>
          <w:b/>
          <w:bCs/>
          <w:kern w:val="0"/>
          <w:szCs w:val="21"/>
          <w:rPrChange w:id="905"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906" w:author="ghj" w:date="2018-05-25T14:12:00Z">
            <w:rPr>
              <w:rFonts w:ascii="黑体" w:eastAsia="黑体" w:hAnsi="黑体" w:cs="黑体"/>
              <w:b/>
              <w:bCs/>
              <w:kern w:val="0"/>
              <w:szCs w:val="21"/>
            </w:rPr>
          </w:rPrChange>
        </w:rPr>
        <w:t xml:space="preserve">2.6 </w:t>
      </w:r>
      <w:r w:rsidR="00CE30FF" w:rsidRPr="002142C8">
        <w:rPr>
          <w:rFonts w:ascii="Times New Roman" w:eastAsia="黑体" w:hAnsi="Times New Roman" w:cs="Times New Roman"/>
          <w:b/>
          <w:bCs/>
          <w:kern w:val="0"/>
          <w:szCs w:val="21"/>
          <w:rPrChange w:id="907" w:author="ghj" w:date="2018-05-25T14:12:00Z">
            <w:rPr>
              <w:rFonts w:ascii="黑体" w:eastAsia="黑体" w:hAnsi="黑体" w:cs="黑体" w:hint="eastAsia"/>
              <w:b/>
              <w:bCs/>
              <w:kern w:val="0"/>
              <w:szCs w:val="21"/>
            </w:rPr>
          </w:rPrChange>
        </w:rPr>
        <w:t>linux</w:t>
      </w:r>
      <w:r w:rsidRPr="002142C8">
        <w:rPr>
          <w:rFonts w:ascii="Times New Roman" w:eastAsia="黑体" w:hAnsi="Times New Roman" w:cs="Times New Roman"/>
          <w:b/>
          <w:bCs/>
          <w:kern w:val="0"/>
          <w:szCs w:val="21"/>
          <w:rPrChange w:id="908" w:author="ghj" w:date="2018-05-25T14:12:00Z">
            <w:rPr>
              <w:rFonts w:ascii="黑体" w:eastAsia="黑体" w:hAnsi="黑体" w:cs="黑体" w:hint="eastAsia"/>
              <w:b/>
              <w:bCs/>
              <w:kern w:val="0"/>
              <w:szCs w:val="21"/>
            </w:rPr>
          </w:rPrChange>
        </w:rPr>
        <w:t>安装</w:t>
      </w:r>
      <w:r w:rsidRPr="002142C8">
        <w:rPr>
          <w:rFonts w:ascii="Times New Roman" w:eastAsia="黑体" w:hAnsi="Times New Roman" w:cs="Times New Roman"/>
          <w:b/>
          <w:bCs/>
          <w:kern w:val="0"/>
          <w:szCs w:val="21"/>
          <w:rPrChange w:id="909" w:author="ghj" w:date="2018-05-25T14:12:00Z">
            <w:rPr>
              <w:rFonts w:ascii="黑体" w:eastAsia="黑体" w:hAnsi="黑体" w:cs="黑体" w:hint="eastAsia"/>
              <w:b/>
              <w:bCs/>
              <w:kern w:val="0"/>
              <w:szCs w:val="21"/>
            </w:rPr>
          </w:rPrChange>
        </w:rPr>
        <w:t>lirc</w:t>
      </w:r>
    </w:p>
    <w:p w:rsidR="00E77278" w:rsidRPr="002142C8" w:rsidRDefault="00EC0939" w:rsidP="00E77278">
      <w:pPr>
        <w:tabs>
          <w:tab w:val="left" w:pos="2022"/>
        </w:tabs>
        <w:ind w:firstLineChars="200" w:firstLine="480"/>
        <w:rPr>
          <w:rFonts w:ascii="Times New Roman" w:eastAsia="宋体" w:hAnsi="Times New Roman" w:cs="Times New Roman"/>
          <w:bCs/>
          <w:kern w:val="0"/>
          <w:sz w:val="24"/>
          <w:szCs w:val="24"/>
          <w:rPrChange w:id="910" w:author="ghj" w:date="2018-05-25T14:12:00Z">
            <w:rPr>
              <w:rFonts w:ascii="宋体" w:eastAsia="宋体" w:hAnsi="宋体" w:cs="Times New Roman"/>
              <w:bCs/>
              <w:kern w:val="0"/>
              <w:sz w:val="24"/>
              <w:szCs w:val="24"/>
            </w:rPr>
          </w:rPrChange>
        </w:rPr>
      </w:pPr>
      <w:r w:rsidRPr="002142C8">
        <w:rPr>
          <w:rFonts w:ascii="Times New Roman" w:eastAsia="宋体" w:hAnsi="Times New Roman" w:cs="Times New Roman"/>
          <w:bCs/>
          <w:kern w:val="0"/>
          <w:sz w:val="24"/>
          <w:szCs w:val="24"/>
          <w:rPrChange w:id="911" w:author="ghj" w:date="2018-05-25T14:12:00Z">
            <w:rPr>
              <w:rFonts w:ascii="宋体" w:eastAsia="宋体" w:hAnsi="宋体" w:cs="Times New Roman" w:hint="eastAsia"/>
              <w:bCs/>
              <w:kern w:val="0"/>
              <w:sz w:val="24"/>
              <w:szCs w:val="24"/>
            </w:rPr>
          </w:rPrChange>
        </w:rPr>
        <w:t>安装完之后执行</w:t>
      </w:r>
      <w:r w:rsidR="004725C2" w:rsidRPr="002142C8">
        <w:rPr>
          <w:rFonts w:ascii="Times New Roman" w:eastAsia="宋体" w:hAnsi="Times New Roman" w:cs="Times New Roman"/>
          <w:bCs/>
          <w:kern w:val="0"/>
          <w:sz w:val="24"/>
          <w:szCs w:val="24"/>
          <w:rPrChange w:id="912" w:author="ghj" w:date="2018-05-25T14:12:00Z">
            <w:rPr>
              <w:rFonts w:ascii="宋体" w:eastAsia="宋体" w:hAnsi="宋体" w:cs="Times New Roman" w:hint="eastAsia"/>
              <w:bCs/>
              <w:kern w:val="0"/>
              <w:sz w:val="24"/>
              <w:szCs w:val="24"/>
            </w:rPr>
          </w:rPrChange>
        </w:rPr>
        <w:t>图</w:t>
      </w:r>
      <w:r w:rsidR="004725C2" w:rsidRPr="002142C8">
        <w:rPr>
          <w:rFonts w:ascii="Times New Roman" w:eastAsia="宋体" w:hAnsi="Times New Roman" w:cs="Times New Roman"/>
          <w:bCs/>
          <w:kern w:val="0"/>
          <w:sz w:val="24"/>
          <w:szCs w:val="24"/>
          <w:rPrChange w:id="913" w:author="ghj" w:date="2018-05-25T14:12:00Z">
            <w:rPr>
              <w:rFonts w:ascii="宋体" w:eastAsia="宋体" w:hAnsi="宋体" w:cs="Times New Roman" w:hint="eastAsia"/>
              <w:bCs/>
              <w:kern w:val="0"/>
              <w:sz w:val="24"/>
              <w:szCs w:val="24"/>
            </w:rPr>
          </w:rPrChange>
        </w:rPr>
        <w:t>2</w:t>
      </w:r>
      <w:r w:rsidR="004725C2" w:rsidRPr="002142C8">
        <w:rPr>
          <w:rFonts w:ascii="Times New Roman" w:eastAsia="宋体" w:hAnsi="Times New Roman" w:cs="Times New Roman"/>
          <w:bCs/>
          <w:kern w:val="0"/>
          <w:sz w:val="24"/>
          <w:szCs w:val="24"/>
          <w:rPrChange w:id="914" w:author="ghj" w:date="2018-05-25T14:12:00Z">
            <w:rPr>
              <w:rFonts w:ascii="宋体" w:eastAsia="宋体" w:hAnsi="宋体" w:cs="Times New Roman"/>
              <w:bCs/>
              <w:kern w:val="0"/>
              <w:sz w:val="24"/>
              <w:szCs w:val="24"/>
            </w:rPr>
          </w:rPrChange>
        </w:rPr>
        <w:t>.7</w:t>
      </w:r>
      <w:r w:rsidR="004725C2" w:rsidRPr="002142C8">
        <w:rPr>
          <w:rFonts w:ascii="Times New Roman" w:eastAsia="宋体" w:hAnsi="Times New Roman" w:cs="Times New Roman"/>
          <w:bCs/>
          <w:kern w:val="0"/>
          <w:sz w:val="24"/>
          <w:szCs w:val="24"/>
          <w:rPrChange w:id="915" w:author="ghj" w:date="2018-05-25T14:12:00Z">
            <w:rPr>
              <w:rFonts w:ascii="宋体" w:eastAsia="宋体" w:hAnsi="宋体" w:cs="Times New Roman" w:hint="eastAsia"/>
              <w:bCs/>
              <w:kern w:val="0"/>
              <w:sz w:val="24"/>
              <w:szCs w:val="24"/>
            </w:rPr>
          </w:rPrChange>
        </w:rPr>
        <w:t>的</w:t>
      </w:r>
      <w:r w:rsidRPr="002142C8">
        <w:rPr>
          <w:rFonts w:ascii="Times New Roman" w:eastAsia="宋体" w:hAnsi="Times New Roman" w:cs="Times New Roman"/>
          <w:bCs/>
          <w:kern w:val="0"/>
          <w:sz w:val="24"/>
          <w:szCs w:val="24"/>
          <w:rPrChange w:id="916" w:author="ghj" w:date="2018-05-25T14:12:00Z">
            <w:rPr>
              <w:rFonts w:ascii="宋体" w:eastAsia="宋体" w:hAnsi="宋体" w:cs="Times New Roman" w:hint="eastAsia"/>
              <w:bCs/>
              <w:kern w:val="0"/>
              <w:sz w:val="24"/>
              <w:szCs w:val="24"/>
            </w:rPr>
          </w:rPrChange>
        </w:rPr>
        <w:t>命令：</w:t>
      </w:r>
    </w:p>
    <w:p w:rsidR="004725C2" w:rsidRPr="002142C8" w:rsidRDefault="004725C2" w:rsidP="004725C2">
      <w:pPr>
        <w:tabs>
          <w:tab w:val="left" w:pos="2022"/>
        </w:tabs>
        <w:jc w:val="center"/>
        <w:rPr>
          <w:rFonts w:ascii="Times New Roman" w:eastAsia="宋体" w:hAnsi="Times New Roman" w:cs="Times New Roman"/>
          <w:bCs/>
          <w:kern w:val="0"/>
          <w:sz w:val="24"/>
          <w:szCs w:val="24"/>
          <w:rPrChange w:id="917" w:author="ghj" w:date="2018-05-25T14:12:00Z">
            <w:rPr>
              <w:rFonts w:ascii="宋体" w:eastAsia="宋体" w:hAnsi="宋体" w:cs="Times New Roman"/>
              <w:bCs/>
              <w:kern w:val="0"/>
              <w:sz w:val="24"/>
              <w:szCs w:val="24"/>
            </w:rPr>
          </w:rPrChange>
        </w:rPr>
      </w:pPr>
      <w:r w:rsidRPr="002142C8">
        <w:rPr>
          <w:rFonts w:ascii="Times New Roman" w:hAnsi="Times New Roman" w:cs="Times New Roman"/>
          <w:noProof/>
          <w:rPrChange w:id="918" w:author="ghj" w:date="2018-05-25T14:12:00Z">
            <w:rPr>
              <w:noProof/>
            </w:rPr>
          </w:rPrChange>
        </w:rPr>
        <w:drawing>
          <wp:inline distT="0" distB="0" distL="0" distR="0">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71431" cy="437584"/>
                    </a:xfrm>
                    <a:prstGeom prst="rect">
                      <a:avLst/>
                    </a:prstGeom>
                  </pic:spPr>
                </pic:pic>
              </a:graphicData>
            </a:graphic>
          </wp:inline>
        </w:drawing>
      </w:r>
    </w:p>
    <w:p w:rsidR="004725C2" w:rsidRPr="002142C8" w:rsidRDefault="004725C2" w:rsidP="004725C2">
      <w:pPr>
        <w:tabs>
          <w:tab w:val="left" w:pos="2022"/>
        </w:tabs>
        <w:jc w:val="center"/>
        <w:rPr>
          <w:rFonts w:ascii="Times New Roman" w:eastAsia="宋体" w:hAnsi="Times New Roman" w:cs="Times New Roman"/>
          <w:bCs/>
          <w:kern w:val="0"/>
          <w:sz w:val="24"/>
          <w:szCs w:val="24"/>
          <w:rPrChange w:id="919" w:author="ghj" w:date="2018-05-25T14:12:00Z">
            <w:rPr>
              <w:rFonts w:ascii="宋体" w:eastAsia="宋体" w:hAnsi="宋体" w:cs="Times New Roman"/>
              <w:bCs/>
              <w:kern w:val="0"/>
              <w:sz w:val="24"/>
              <w:szCs w:val="24"/>
            </w:rPr>
          </w:rPrChange>
        </w:rPr>
      </w:pPr>
      <w:r w:rsidRPr="002142C8">
        <w:rPr>
          <w:rFonts w:ascii="Times New Roman" w:eastAsia="黑体" w:hAnsi="Times New Roman" w:cs="Times New Roman"/>
          <w:b/>
          <w:bCs/>
          <w:kern w:val="0"/>
          <w:szCs w:val="21"/>
          <w:rPrChange w:id="920"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921" w:author="ghj" w:date="2018-05-25T14:12:00Z">
            <w:rPr>
              <w:rFonts w:ascii="黑体" w:eastAsia="黑体" w:hAnsi="黑体" w:cs="黑体"/>
              <w:b/>
              <w:bCs/>
              <w:kern w:val="0"/>
              <w:szCs w:val="21"/>
            </w:rPr>
          </w:rPrChange>
        </w:rPr>
        <w:t xml:space="preserve">2.7 </w:t>
      </w:r>
      <w:proofErr w:type="spellStart"/>
      <w:r w:rsidR="00CE30FF" w:rsidRPr="002142C8">
        <w:rPr>
          <w:rFonts w:ascii="Times New Roman" w:eastAsia="黑体" w:hAnsi="Times New Roman" w:cs="Times New Roman"/>
          <w:b/>
          <w:bCs/>
          <w:kern w:val="0"/>
          <w:szCs w:val="21"/>
          <w:rPrChange w:id="922" w:author="ghj" w:date="2018-05-25T14:12:00Z">
            <w:rPr>
              <w:rFonts w:ascii="黑体" w:eastAsia="黑体" w:hAnsi="黑体" w:cs="黑体" w:hint="eastAsia"/>
              <w:b/>
              <w:bCs/>
              <w:kern w:val="0"/>
              <w:szCs w:val="21"/>
            </w:rPr>
          </w:rPrChange>
        </w:rPr>
        <w:t>leafpad</w:t>
      </w:r>
      <w:proofErr w:type="spellEnd"/>
      <w:r w:rsidRPr="002142C8">
        <w:rPr>
          <w:rFonts w:ascii="Times New Roman" w:eastAsia="黑体" w:hAnsi="Times New Roman" w:cs="Times New Roman"/>
          <w:b/>
          <w:bCs/>
          <w:kern w:val="0"/>
          <w:szCs w:val="21"/>
          <w:rPrChange w:id="923" w:author="ghj" w:date="2018-05-25T14:12:00Z">
            <w:rPr>
              <w:rFonts w:ascii="黑体" w:eastAsia="黑体" w:hAnsi="黑体" w:cs="黑体" w:hint="eastAsia"/>
              <w:b/>
              <w:bCs/>
              <w:kern w:val="0"/>
              <w:szCs w:val="21"/>
            </w:rPr>
          </w:rPrChange>
        </w:rPr>
        <w:t>打开</w:t>
      </w:r>
      <w:r w:rsidRPr="002142C8">
        <w:rPr>
          <w:rFonts w:ascii="Times New Roman" w:eastAsia="黑体" w:hAnsi="Times New Roman" w:cs="Times New Roman"/>
          <w:b/>
          <w:bCs/>
          <w:kern w:val="0"/>
          <w:szCs w:val="21"/>
          <w:rPrChange w:id="924" w:author="ghj" w:date="2018-05-25T14:12:00Z">
            <w:rPr>
              <w:rFonts w:ascii="黑体" w:eastAsia="黑体" w:hAnsi="黑体" w:cs="黑体" w:hint="eastAsia"/>
              <w:b/>
              <w:bCs/>
              <w:kern w:val="0"/>
              <w:szCs w:val="21"/>
            </w:rPr>
          </w:rPrChange>
        </w:rPr>
        <w:t>lirc</w:t>
      </w:r>
      <w:r w:rsidRPr="002142C8">
        <w:rPr>
          <w:rFonts w:ascii="Times New Roman" w:eastAsia="黑体" w:hAnsi="Times New Roman" w:cs="Times New Roman"/>
          <w:b/>
          <w:bCs/>
          <w:kern w:val="0"/>
          <w:szCs w:val="21"/>
          <w:rPrChange w:id="925" w:author="ghj" w:date="2018-05-25T14:12:00Z">
            <w:rPr>
              <w:rFonts w:ascii="黑体" w:eastAsia="黑体" w:hAnsi="黑体" w:cs="黑体" w:hint="eastAsia"/>
              <w:b/>
              <w:bCs/>
              <w:kern w:val="0"/>
              <w:szCs w:val="21"/>
            </w:rPr>
          </w:rPrChange>
        </w:rPr>
        <w:t>配置文件</w:t>
      </w:r>
    </w:p>
    <w:p w:rsidR="00EC0939" w:rsidRPr="002142C8" w:rsidRDefault="004725C2" w:rsidP="00E77278">
      <w:pPr>
        <w:tabs>
          <w:tab w:val="left" w:pos="2022"/>
        </w:tabs>
        <w:ind w:firstLineChars="200" w:firstLine="480"/>
        <w:rPr>
          <w:rFonts w:ascii="Times New Roman" w:eastAsia="宋体" w:hAnsi="Times New Roman" w:cs="Times New Roman"/>
          <w:bCs/>
          <w:kern w:val="0"/>
          <w:sz w:val="24"/>
          <w:szCs w:val="24"/>
          <w:rPrChange w:id="926" w:author="ghj" w:date="2018-05-25T14:12:00Z">
            <w:rPr>
              <w:rFonts w:ascii="宋体" w:eastAsia="宋体" w:hAnsi="宋体" w:cs="Times New Roman"/>
              <w:bCs/>
              <w:kern w:val="0"/>
              <w:sz w:val="24"/>
              <w:szCs w:val="24"/>
            </w:rPr>
          </w:rPrChange>
        </w:rPr>
      </w:pPr>
      <w:r w:rsidRPr="002142C8">
        <w:rPr>
          <w:rFonts w:ascii="Times New Roman" w:eastAsia="宋体" w:hAnsi="Times New Roman" w:cs="Times New Roman"/>
          <w:bCs/>
          <w:kern w:val="0"/>
          <w:sz w:val="24"/>
          <w:szCs w:val="24"/>
          <w:rPrChange w:id="927" w:author="ghj" w:date="2018-05-25T14:12:00Z">
            <w:rPr>
              <w:rFonts w:ascii="宋体" w:eastAsia="宋体" w:hAnsi="宋体" w:cs="Times New Roman" w:hint="eastAsia"/>
              <w:bCs/>
              <w:kern w:val="0"/>
              <w:sz w:val="24"/>
              <w:szCs w:val="24"/>
            </w:rPr>
          </w:rPrChange>
        </w:rPr>
        <w:t>修改成图</w:t>
      </w:r>
      <w:r w:rsidRPr="002142C8">
        <w:rPr>
          <w:rFonts w:ascii="Times New Roman" w:eastAsia="宋体" w:hAnsi="Times New Roman" w:cs="Times New Roman"/>
          <w:bCs/>
          <w:kern w:val="0"/>
          <w:sz w:val="24"/>
          <w:szCs w:val="24"/>
          <w:rPrChange w:id="928" w:author="ghj" w:date="2018-05-25T14:12:00Z">
            <w:rPr>
              <w:rFonts w:ascii="宋体" w:eastAsia="宋体" w:hAnsi="宋体" w:cs="Times New Roman" w:hint="eastAsia"/>
              <w:bCs/>
              <w:kern w:val="0"/>
              <w:sz w:val="24"/>
              <w:szCs w:val="24"/>
            </w:rPr>
          </w:rPrChange>
        </w:rPr>
        <w:t>2</w:t>
      </w:r>
      <w:r w:rsidRPr="002142C8">
        <w:rPr>
          <w:rFonts w:ascii="Times New Roman" w:eastAsia="宋体" w:hAnsi="Times New Roman" w:cs="Times New Roman"/>
          <w:bCs/>
          <w:kern w:val="0"/>
          <w:sz w:val="24"/>
          <w:szCs w:val="24"/>
          <w:rPrChange w:id="929" w:author="ghj" w:date="2018-05-25T14:12:00Z">
            <w:rPr>
              <w:rFonts w:ascii="宋体" w:eastAsia="宋体" w:hAnsi="宋体" w:cs="Times New Roman"/>
              <w:bCs/>
              <w:kern w:val="0"/>
              <w:sz w:val="24"/>
              <w:szCs w:val="24"/>
            </w:rPr>
          </w:rPrChange>
        </w:rPr>
        <w:t>.8</w:t>
      </w:r>
      <w:r w:rsidRPr="002142C8">
        <w:rPr>
          <w:rFonts w:ascii="Times New Roman" w:eastAsia="宋体" w:hAnsi="Times New Roman" w:cs="Times New Roman"/>
          <w:bCs/>
          <w:kern w:val="0"/>
          <w:sz w:val="24"/>
          <w:szCs w:val="24"/>
          <w:rPrChange w:id="930" w:author="ghj" w:date="2018-05-25T14:12:00Z">
            <w:rPr>
              <w:rFonts w:ascii="宋体" w:eastAsia="宋体" w:hAnsi="宋体" w:cs="Times New Roman" w:hint="eastAsia"/>
              <w:bCs/>
              <w:kern w:val="0"/>
              <w:sz w:val="24"/>
              <w:szCs w:val="24"/>
            </w:rPr>
          </w:rPrChange>
        </w:rPr>
        <w:t>的内容</w:t>
      </w:r>
      <w:r w:rsidR="00EC0939" w:rsidRPr="002142C8">
        <w:rPr>
          <w:rFonts w:ascii="Times New Roman" w:eastAsia="宋体" w:hAnsi="Times New Roman" w:cs="Times New Roman"/>
          <w:bCs/>
          <w:kern w:val="0"/>
          <w:sz w:val="24"/>
          <w:szCs w:val="24"/>
          <w:rPrChange w:id="931" w:author="ghj" w:date="2018-05-25T14:12:00Z">
            <w:rPr>
              <w:rFonts w:ascii="宋体" w:eastAsia="宋体" w:hAnsi="宋体" w:cs="Times New Roman" w:hint="eastAsia"/>
              <w:bCs/>
              <w:kern w:val="0"/>
              <w:sz w:val="24"/>
              <w:szCs w:val="24"/>
            </w:rPr>
          </w:rPrChange>
        </w:rPr>
        <w:t>：</w:t>
      </w:r>
    </w:p>
    <w:p w:rsidR="004725C2" w:rsidRPr="002142C8" w:rsidRDefault="004725C2" w:rsidP="004725C2">
      <w:pPr>
        <w:tabs>
          <w:tab w:val="left" w:pos="2022"/>
        </w:tabs>
        <w:jc w:val="center"/>
        <w:rPr>
          <w:rFonts w:ascii="Times New Roman" w:eastAsia="宋体" w:hAnsi="Times New Roman" w:cs="Times New Roman"/>
          <w:bCs/>
          <w:kern w:val="0"/>
          <w:sz w:val="24"/>
          <w:szCs w:val="24"/>
          <w:rPrChange w:id="932" w:author="ghj" w:date="2018-05-25T14:12:00Z">
            <w:rPr>
              <w:rFonts w:ascii="宋体" w:eastAsia="宋体" w:hAnsi="宋体" w:cs="Times New Roman"/>
              <w:bCs/>
              <w:kern w:val="0"/>
              <w:sz w:val="24"/>
              <w:szCs w:val="24"/>
            </w:rPr>
          </w:rPrChange>
        </w:rPr>
      </w:pPr>
      <w:r w:rsidRPr="002142C8">
        <w:rPr>
          <w:rFonts w:ascii="Times New Roman" w:hAnsi="Times New Roman" w:cs="Times New Roman"/>
          <w:noProof/>
          <w:rPrChange w:id="933" w:author="ghj" w:date="2018-05-25T14:12:00Z">
            <w:rPr>
              <w:noProof/>
            </w:rPr>
          </w:rPrChange>
        </w:rPr>
        <w:drawing>
          <wp:inline distT="0" distB="0" distL="0" distR="0">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6192" cy="825589"/>
                    </a:xfrm>
                    <a:prstGeom prst="rect">
                      <a:avLst/>
                    </a:prstGeom>
                  </pic:spPr>
                </pic:pic>
              </a:graphicData>
            </a:graphic>
          </wp:inline>
        </w:drawing>
      </w:r>
    </w:p>
    <w:p w:rsidR="004725C2" w:rsidRPr="002142C8" w:rsidRDefault="004725C2" w:rsidP="004725C2">
      <w:pPr>
        <w:tabs>
          <w:tab w:val="left" w:pos="2022"/>
        </w:tabs>
        <w:jc w:val="center"/>
        <w:rPr>
          <w:rFonts w:ascii="Times New Roman" w:eastAsia="宋体" w:hAnsi="Times New Roman" w:cs="Times New Roman"/>
          <w:bCs/>
          <w:kern w:val="0"/>
          <w:sz w:val="24"/>
          <w:szCs w:val="24"/>
          <w:rPrChange w:id="934" w:author="ghj" w:date="2018-05-25T14:12:00Z">
            <w:rPr>
              <w:rFonts w:ascii="宋体" w:eastAsia="宋体" w:hAnsi="宋体" w:cs="Times New Roman"/>
              <w:bCs/>
              <w:kern w:val="0"/>
              <w:sz w:val="24"/>
              <w:szCs w:val="24"/>
            </w:rPr>
          </w:rPrChange>
        </w:rPr>
      </w:pPr>
      <w:r w:rsidRPr="002142C8">
        <w:rPr>
          <w:rFonts w:ascii="Times New Roman" w:eastAsia="黑体" w:hAnsi="Times New Roman" w:cs="Times New Roman"/>
          <w:b/>
          <w:bCs/>
          <w:kern w:val="0"/>
          <w:szCs w:val="21"/>
          <w:rPrChange w:id="935"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936" w:author="ghj" w:date="2018-05-25T14:12:00Z">
            <w:rPr>
              <w:rFonts w:ascii="黑体" w:eastAsia="黑体" w:hAnsi="黑体" w:cs="黑体"/>
              <w:b/>
              <w:bCs/>
              <w:kern w:val="0"/>
              <w:szCs w:val="21"/>
            </w:rPr>
          </w:rPrChange>
        </w:rPr>
        <w:t>2.8</w:t>
      </w:r>
      <w:r w:rsidR="00CE30FF" w:rsidRPr="002142C8">
        <w:rPr>
          <w:rFonts w:ascii="Times New Roman" w:eastAsia="黑体" w:hAnsi="Times New Roman" w:cs="Times New Roman"/>
          <w:b/>
          <w:bCs/>
          <w:kern w:val="0"/>
          <w:szCs w:val="21"/>
          <w:rPrChange w:id="937" w:author="ghj" w:date="2018-05-25T14:12:00Z">
            <w:rPr>
              <w:rFonts w:ascii="黑体" w:eastAsia="黑体" w:hAnsi="黑体" w:cs="黑体"/>
              <w:b/>
              <w:bCs/>
              <w:kern w:val="0"/>
              <w:szCs w:val="21"/>
            </w:rPr>
          </w:rPrChange>
        </w:rPr>
        <w:t xml:space="preserve"> </w:t>
      </w:r>
      <w:r w:rsidR="00CE30FF" w:rsidRPr="002142C8">
        <w:rPr>
          <w:rFonts w:ascii="Times New Roman" w:eastAsia="黑体" w:hAnsi="Times New Roman" w:cs="Times New Roman"/>
          <w:b/>
          <w:bCs/>
          <w:kern w:val="0"/>
          <w:szCs w:val="21"/>
          <w:rPrChange w:id="938" w:author="ghj" w:date="2018-05-25T14:12:00Z">
            <w:rPr>
              <w:rFonts w:ascii="黑体" w:eastAsia="黑体" w:hAnsi="黑体" w:cs="黑体" w:hint="eastAsia"/>
              <w:b/>
              <w:bCs/>
              <w:kern w:val="0"/>
              <w:szCs w:val="21"/>
            </w:rPr>
          </w:rPrChange>
        </w:rPr>
        <w:t>更改</w:t>
      </w:r>
      <w:r w:rsidRPr="002142C8">
        <w:rPr>
          <w:rFonts w:ascii="Times New Roman" w:eastAsia="黑体" w:hAnsi="Times New Roman" w:cs="Times New Roman"/>
          <w:b/>
          <w:bCs/>
          <w:kern w:val="0"/>
          <w:szCs w:val="21"/>
          <w:rPrChange w:id="939" w:author="ghj" w:date="2018-05-25T14:12:00Z">
            <w:rPr>
              <w:rFonts w:ascii="黑体" w:eastAsia="黑体" w:hAnsi="黑体" w:cs="黑体" w:hint="eastAsia"/>
              <w:b/>
              <w:bCs/>
              <w:kern w:val="0"/>
              <w:szCs w:val="21"/>
            </w:rPr>
          </w:rPrChange>
        </w:rPr>
        <w:t>lirc</w:t>
      </w:r>
      <w:r w:rsidR="00CE30FF" w:rsidRPr="002142C8">
        <w:rPr>
          <w:rFonts w:ascii="Times New Roman" w:eastAsia="黑体" w:hAnsi="Times New Roman" w:cs="Times New Roman"/>
          <w:b/>
          <w:bCs/>
          <w:kern w:val="0"/>
          <w:szCs w:val="21"/>
          <w:rPrChange w:id="940" w:author="ghj" w:date="2018-05-25T14:12:00Z">
            <w:rPr>
              <w:rFonts w:ascii="黑体" w:eastAsia="黑体" w:hAnsi="黑体" w:cs="黑体" w:hint="eastAsia"/>
              <w:b/>
              <w:bCs/>
              <w:kern w:val="0"/>
              <w:szCs w:val="21"/>
            </w:rPr>
          </w:rPrChange>
        </w:rPr>
        <w:t>的相关信息</w:t>
      </w:r>
    </w:p>
    <w:p w:rsidR="00EC0939" w:rsidRPr="002142C8" w:rsidRDefault="00EC0939" w:rsidP="00EC0939">
      <w:pPr>
        <w:pStyle w:val="3"/>
        <w:rPr>
          <w:rFonts w:ascii="Times New Roman" w:hAnsi="Times New Roman" w:cs="Times New Roman"/>
          <w:rPrChange w:id="941" w:author="ghj" w:date="2018-05-25T14:12:00Z">
            <w:rPr>
              <w:rFonts w:ascii="Times New Roman" w:hAnsi="Times New Roman" w:cs="Times New Roman"/>
            </w:rPr>
          </w:rPrChange>
        </w:rPr>
      </w:pPr>
      <w:r w:rsidRPr="002142C8">
        <w:rPr>
          <w:rFonts w:ascii="Times New Roman" w:hAnsi="Times New Roman" w:cs="Times New Roman"/>
          <w:rPrChange w:id="942" w:author="ghj" w:date="2018-05-25T14:12:00Z">
            <w:rPr>
              <w:rFonts w:ascii="Times New Roman" w:hAnsi="Times New Roman" w:cs="Times New Roman"/>
            </w:rPr>
          </w:rPrChange>
        </w:rPr>
        <w:t>2.</w:t>
      </w:r>
      <w:r w:rsidR="00E827B4" w:rsidRPr="002142C8">
        <w:rPr>
          <w:rFonts w:ascii="Times New Roman" w:hAnsi="Times New Roman" w:cs="Times New Roman"/>
          <w:rPrChange w:id="943" w:author="ghj" w:date="2018-05-25T14:12:00Z">
            <w:rPr>
              <w:rFonts w:ascii="Times New Roman" w:hAnsi="Times New Roman" w:cs="Times New Roman" w:hint="eastAsia"/>
            </w:rPr>
          </w:rPrChange>
        </w:rPr>
        <w:t>7</w:t>
      </w:r>
      <w:r w:rsidRPr="002142C8">
        <w:rPr>
          <w:rFonts w:ascii="Times New Roman" w:hAnsi="Times New Roman" w:cs="Times New Roman"/>
          <w:rPrChange w:id="944" w:author="ghj" w:date="2018-05-25T14:12:00Z">
            <w:rPr>
              <w:rFonts w:ascii="Times New Roman" w:hAnsi="Times New Roman" w:cs="Times New Roman" w:hint="eastAsia"/>
            </w:rPr>
          </w:rPrChange>
        </w:rPr>
        <w:t>.</w:t>
      </w:r>
      <w:r w:rsidRPr="002142C8">
        <w:rPr>
          <w:rFonts w:ascii="Times New Roman" w:hAnsi="Times New Roman" w:cs="Times New Roman"/>
          <w:rPrChange w:id="945" w:author="ghj" w:date="2018-05-25T14:12:00Z">
            <w:rPr>
              <w:rFonts w:ascii="Times New Roman" w:hAnsi="Times New Roman" w:cs="Times New Roman"/>
            </w:rPr>
          </w:rPrChange>
        </w:rPr>
        <w:t xml:space="preserve">2 </w:t>
      </w:r>
      <w:r w:rsidRPr="002142C8">
        <w:rPr>
          <w:rFonts w:ascii="Times New Roman" w:hAnsi="Times New Roman" w:cs="Times New Roman"/>
          <w:rPrChange w:id="946" w:author="ghj" w:date="2018-05-25T14:12:00Z">
            <w:rPr>
              <w:rFonts w:ascii="Times New Roman" w:hAnsi="Times New Roman" w:cs="Times New Roman" w:hint="eastAsia"/>
            </w:rPr>
          </w:rPrChange>
        </w:rPr>
        <w:t>配置</w:t>
      </w:r>
      <w:r w:rsidRPr="002142C8">
        <w:rPr>
          <w:rFonts w:ascii="Times New Roman" w:hAnsi="Times New Roman" w:cs="Times New Roman"/>
          <w:rPrChange w:id="947" w:author="ghj" w:date="2018-05-25T14:12:00Z">
            <w:rPr>
              <w:rFonts w:ascii="Times New Roman" w:hAnsi="Times New Roman" w:cs="Times New Roman" w:hint="eastAsia"/>
            </w:rPr>
          </w:rPrChange>
        </w:rPr>
        <w:t>Lirc</w:t>
      </w:r>
      <w:r w:rsidRPr="002142C8">
        <w:rPr>
          <w:rFonts w:ascii="Times New Roman" w:hAnsi="Times New Roman" w:cs="Times New Roman"/>
          <w:rPrChange w:id="948" w:author="ghj" w:date="2018-05-25T14:12:00Z">
            <w:rPr>
              <w:rFonts w:ascii="Times New Roman" w:hAnsi="Times New Roman" w:cs="Times New Roman" w:hint="eastAsia"/>
            </w:rPr>
          </w:rPrChange>
        </w:rPr>
        <w:t>引脚</w:t>
      </w:r>
    </w:p>
    <w:p w:rsidR="00EC0939" w:rsidRPr="002142C8" w:rsidRDefault="00EC0939" w:rsidP="00DA1BE4">
      <w:pPr>
        <w:tabs>
          <w:tab w:val="left" w:pos="2022"/>
        </w:tabs>
        <w:ind w:leftChars="100" w:left="210" w:firstLineChars="100" w:firstLine="240"/>
        <w:rPr>
          <w:rFonts w:ascii="Times New Roman" w:eastAsia="宋体" w:hAnsi="Times New Roman" w:cs="Times New Roman"/>
          <w:bCs/>
          <w:kern w:val="0"/>
          <w:sz w:val="24"/>
          <w:szCs w:val="24"/>
          <w:rPrChange w:id="949"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950" w:author="ghj" w:date="2018-05-25T14:12:00Z">
            <w:rPr>
              <w:rFonts w:ascii="Times New Roman" w:eastAsia="宋体" w:hAnsi="Times New Roman" w:cs="Times New Roman"/>
              <w:bCs/>
              <w:kern w:val="0"/>
              <w:sz w:val="24"/>
              <w:szCs w:val="24"/>
            </w:rPr>
          </w:rPrChange>
        </w:rPr>
        <w:t>Lirc</w:t>
      </w:r>
      <w:r w:rsidRPr="002142C8">
        <w:rPr>
          <w:rFonts w:ascii="Times New Roman" w:eastAsia="宋体" w:hAnsi="Times New Roman" w:cs="Times New Roman"/>
          <w:bCs/>
          <w:kern w:val="0"/>
          <w:sz w:val="24"/>
          <w:szCs w:val="24"/>
          <w:rPrChange w:id="951" w:author="ghj" w:date="2018-05-25T14:12:00Z">
            <w:rPr>
              <w:rFonts w:ascii="Times New Roman" w:eastAsia="宋体" w:hAnsi="Times New Roman" w:cs="Times New Roman" w:hint="eastAsia"/>
              <w:bCs/>
              <w:kern w:val="0"/>
              <w:sz w:val="24"/>
              <w:szCs w:val="24"/>
            </w:rPr>
          </w:rPrChange>
        </w:rPr>
        <w:t>需要配合红外接收器和红外发射模块使用的，因此</w:t>
      </w:r>
      <w:r w:rsidR="00D27B34" w:rsidRPr="002142C8">
        <w:rPr>
          <w:rFonts w:ascii="Times New Roman" w:eastAsia="宋体" w:hAnsi="Times New Roman" w:cs="Times New Roman"/>
          <w:bCs/>
          <w:kern w:val="0"/>
          <w:sz w:val="24"/>
          <w:szCs w:val="24"/>
          <w:rPrChange w:id="952" w:author="ghj" w:date="2018-05-25T14:12:00Z">
            <w:rPr>
              <w:rFonts w:ascii="Times New Roman" w:eastAsia="宋体" w:hAnsi="Times New Roman" w:cs="Times New Roman" w:hint="eastAsia"/>
              <w:bCs/>
              <w:kern w:val="0"/>
              <w:sz w:val="24"/>
              <w:szCs w:val="24"/>
            </w:rPr>
          </w:rPrChange>
        </w:rPr>
        <w:t>用户</w:t>
      </w:r>
      <w:r w:rsidRPr="002142C8">
        <w:rPr>
          <w:rFonts w:ascii="Times New Roman" w:eastAsia="宋体" w:hAnsi="Times New Roman" w:cs="Times New Roman"/>
          <w:bCs/>
          <w:kern w:val="0"/>
          <w:sz w:val="24"/>
          <w:szCs w:val="24"/>
          <w:rPrChange w:id="953" w:author="ghj" w:date="2018-05-25T14:12:00Z">
            <w:rPr>
              <w:rFonts w:ascii="Times New Roman" w:eastAsia="宋体" w:hAnsi="Times New Roman" w:cs="Times New Roman" w:hint="eastAsia"/>
              <w:bCs/>
              <w:kern w:val="0"/>
              <w:sz w:val="24"/>
              <w:szCs w:val="24"/>
            </w:rPr>
          </w:rPrChange>
        </w:rPr>
        <w:t>需要在</w:t>
      </w:r>
      <w:r w:rsidR="00DA1BE4" w:rsidRPr="002142C8">
        <w:rPr>
          <w:rFonts w:ascii="Times New Roman" w:eastAsia="宋体" w:hAnsi="Times New Roman" w:cs="Times New Roman"/>
          <w:bCs/>
          <w:kern w:val="0"/>
          <w:sz w:val="24"/>
          <w:szCs w:val="24"/>
          <w:rPrChange w:id="954" w:author="ghj" w:date="2018-05-25T14:12:00Z">
            <w:rPr>
              <w:rFonts w:ascii="Times New Roman" w:eastAsia="宋体" w:hAnsi="Times New Roman" w:cs="Times New Roman" w:hint="eastAsia"/>
              <w:bCs/>
              <w:kern w:val="0"/>
              <w:sz w:val="24"/>
              <w:szCs w:val="24"/>
            </w:rPr>
          </w:rPrChange>
        </w:rPr>
        <w:t>Raspberry</w:t>
      </w:r>
      <w:r w:rsidR="00B11971" w:rsidRPr="002142C8">
        <w:rPr>
          <w:rFonts w:ascii="Times New Roman" w:eastAsia="宋体" w:hAnsi="Times New Roman" w:cs="Times New Roman"/>
          <w:bCs/>
          <w:kern w:val="0"/>
          <w:sz w:val="24"/>
          <w:szCs w:val="24"/>
          <w:rPrChange w:id="955" w:author="ghj" w:date="2018-05-25T14:12:00Z">
            <w:rPr>
              <w:rFonts w:ascii="Times New Roman" w:eastAsia="宋体" w:hAnsi="Times New Roman" w:cs="Times New Roman"/>
              <w:bCs/>
              <w:kern w:val="0"/>
              <w:sz w:val="24"/>
              <w:szCs w:val="24"/>
            </w:rPr>
          </w:rPrChange>
        </w:rPr>
        <w:t xml:space="preserve"> </w:t>
      </w:r>
      <w:r w:rsidR="00DA1BE4" w:rsidRPr="002142C8">
        <w:rPr>
          <w:rFonts w:ascii="Times New Roman" w:eastAsia="宋体" w:hAnsi="Times New Roman" w:cs="Times New Roman"/>
          <w:bCs/>
          <w:kern w:val="0"/>
          <w:sz w:val="24"/>
          <w:szCs w:val="24"/>
          <w:rPrChange w:id="956" w:author="ghj" w:date="2018-05-25T14:12:00Z">
            <w:rPr>
              <w:rFonts w:ascii="Times New Roman" w:eastAsia="宋体" w:hAnsi="Times New Roman" w:cs="Times New Roman" w:hint="eastAsia"/>
              <w:bCs/>
              <w:kern w:val="0"/>
              <w:sz w:val="24"/>
              <w:szCs w:val="24"/>
            </w:rPr>
          </w:rPrChange>
        </w:rPr>
        <w:t>Pi</w:t>
      </w:r>
      <w:r w:rsidRPr="002142C8">
        <w:rPr>
          <w:rFonts w:ascii="Times New Roman" w:eastAsia="宋体" w:hAnsi="Times New Roman" w:cs="Times New Roman"/>
          <w:bCs/>
          <w:kern w:val="0"/>
          <w:sz w:val="24"/>
          <w:szCs w:val="24"/>
          <w:rPrChange w:id="957" w:author="ghj" w:date="2018-05-25T14:12:00Z">
            <w:rPr>
              <w:rFonts w:ascii="Times New Roman" w:eastAsia="宋体" w:hAnsi="Times New Roman" w:cs="Times New Roman" w:hint="eastAsia"/>
              <w:bCs/>
              <w:kern w:val="0"/>
              <w:sz w:val="24"/>
              <w:szCs w:val="24"/>
            </w:rPr>
          </w:rPrChange>
        </w:rPr>
        <w:t>中配置红外拓展</w:t>
      </w:r>
      <w:r w:rsidR="00DA1BE4" w:rsidRPr="002142C8">
        <w:rPr>
          <w:rFonts w:ascii="Times New Roman" w:eastAsia="宋体" w:hAnsi="Times New Roman" w:cs="Times New Roman"/>
          <w:bCs/>
          <w:kern w:val="0"/>
          <w:sz w:val="24"/>
          <w:szCs w:val="24"/>
          <w:rPrChange w:id="958" w:author="ghj" w:date="2018-05-25T14:12:00Z">
            <w:rPr>
              <w:rFonts w:ascii="Times New Roman" w:eastAsia="宋体" w:hAnsi="Times New Roman" w:cs="Times New Roman" w:hint="eastAsia"/>
              <w:bCs/>
              <w:kern w:val="0"/>
              <w:sz w:val="24"/>
              <w:szCs w:val="24"/>
            </w:rPr>
          </w:rPrChange>
        </w:rPr>
        <w:t>板中红外接收和发送引脚。</w:t>
      </w:r>
    </w:p>
    <w:p w:rsidR="001313FA" w:rsidRPr="002142C8" w:rsidRDefault="007240D0" w:rsidP="001313FA">
      <w:pPr>
        <w:tabs>
          <w:tab w:val="left" w:pos="2022"/>
        </w:tabs>
        <w:jc w:val="center"/>
        <w:rPr>
          <w:rFonts w:ascii="Times New Roman" w:eastAsia="宋体" w:hAnsi="Times New Roman" w:cs="Times New Roman"/>
          <w:bCs/>
          <w:kern w:val="0"/>
          <w:sz w:val="24"/>
          <w:szCs w:val="24"/>
          <w:rPrChange w:id="959"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sz w:val="24"/>
          <w:szCs w:val="24"/>
          <w:rPrChange w:id="960" w:author="ghj" w:date="2018-05-25T14:12:00Z">
            <w:rPr>
              <w:rFonts w:ascii="宋体" w:eastAsia="宋体" w:hAnsi="宋体" w:hint="eastAsia"/>
              <w:sz w:val="24"/>
              <w:szCs w:val="24"/>
            </w:rPr>
          </w:rPrChange>
        </w:rPr>
        <w:t>执行如图</w:t>
      </w:r>
      <w:r w:rsidRPr="002142C8">
        <w:rPr>
          <w:rFonts w:ascii="Times New Roman" w:eastAsia="宋体" w:hAnsi="Times New Roman" w:cs="Times New Roman"/>
          <w:sz w:val="24"/>
          <w:szCs w:val="24"/>
          <w:rPrChange w:id="961" w:author="ghj" w:date="2018-05-25T14:12:00Z">
            <w:rPr>
              <w:rFonts w:ascii="宋体" w:eastAsia="宋体" w:hAnsi="宋体" w:hint="eastAsia"/>
              <w:sz w:val="24"/>
              <w:szCs w:val="24"/>
            </w:rPr>
          </w:rPrChange>
        </w:rPr>
        <w:t>2.9</w:t>
      </w:r>
      <w:r w:rsidRPr="002142C8">
        <w:rPr>
          <w:rFonts w:ascii="Times New Roman" w:eastAsia="宋体" w:hAnsi="Times New Roman" w:cs="Times New Roman"/>
          <w:sz w:val="24"/>
          <w:szCs w:val="24"/>
          <w:rPrChange w:id="962" w:author="ghj" w:date="2018-05-25T14:12:00Z">
            <w:rPr>
              <w:rFonts w:ascii="宋体" w:eastAsia="宋体" w:hAnsi="宋体" w:hint="eastAsia"/>
              <w:sz w:val="24"/>
              <w:szCs w:val="24"/>
            </w:rPr>
          </w:rPrChange>
        </w:rPr>
        <w:t>所示命令，就可以打开</w:t>
      </w:r>
      <w:r w:rsidRPr="002142C8">
        <w:rPr>
          <w:rFonts w:ascii="Times New Roman" w:eastAsia="宋体" w:hAnsi="Times New Roman" w:cs="Times New Roman"/>
          <w:sz w:val="24"/>
          <w:szCs w:val="24"/>
          <w:rPrChange w:id="963" w:author="ghj" w:date="2018-05-25T14:12:00Z">
            <w:rPr>
              <w:rFonts w:ascii="宋体" w:eastAsia="宋体" w:hAnsi="宋体" w:hint="eastAsia"/>
              <w:sz w:val="24"/>
              <w:szCs w:val="24"/>
            </w:rPr>
          </w:rPrChange>
        </w:rPr>
        <w:t>Raspberry Pi</w:t>
      </w:r>
      <w:r w:rsidRPr="002142C8">
        <w:rPr>
          <w:rFonts w:ascii="Times New Roman" w:eastAsia="宋体" w:hAnsi="Times New Roman" w:cs="Times New Roman"/>
          <w:sz w:val="24"/>
          <w:szCs w:val="24"/>
          <w:rPrChange w:id="964" w:author="ghj" w:date="2018-05-25T14:12:00Z">
            <w:rPr>
              <w:rFonts w:ascii="宋体" w:eastAsia="宋体" w:hAnsi="宋体" w:hint="eastAsia"/>
              <w:sz w:val="24"/>
              <w:szCs w:val="24"/>
            </w:rPr>
          </w:rPrChange>
        </w:rPr>
        <w:t>的模块定义文件：</w:t>
      </w:r>
      <w:r w:rsidR="001313FA" w:rsidRPr="002142C8">
        <w:rPr>
          <w:rFonts w:ascii="Times New Roman" w:hAnsi="Times New Roman" w:cs="Times New Roman"/>
          <w:noProof/>
          <w:rPrChange w:id="965" w:author="ghj" w:date="2018-05-25T14:12:00Z">
            <w:rPr>
              <w:noProof/>
            </w:rPr>
          </w:rPrChange>
        </w:rPr>
        <w:drawing>
          <wp:inline distT="0" distB="0" distL="0" distR="0">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40467" cy="402542"/>
                    </a:xfrm>
                    <a:prstGeom prst="rect">
                      <a:avLst/>
                    </a:prstGeom>
                  </pic:spPr>
                </pic:pic>
              </a:graphicData>
            </a:graphic>
          </wp:inline>
        </w:drawing>
      </w:r>
    </w:p>
    <w:p w:rsidR="004725C2" w:rsidRPr="002142C8" w:rsidRDefault="004725C2" w:rsidP="004725C2">
      <w:pPr>
        <w:tabs>
          <w:tab w:val="left" w:pos="2022"/>
        </w:tabs>
        <w:jc w:val="center"/>
        <w:rPr>
          <w:rFonts w:ascii="Times New Roman" w:eastAsia="黑体" w:hAnsi="Times New Roman" w:cs="Times New Roman"/>
          <w:b/>
          <w:bCs/>
          <w:kern w:val="0"/>
          <w:szCs w:val="21"/>
          <w:rPrChange w:id="966"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967"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968" w:author="ghj" w:date="2018-05-25T14:12:00Z">
            <w:rPr>
              <w:rFonts w:ascii="黑体" w:eastAsia="黑体" w:hAnsi="黑体" w:cs="黑体"/>
              <w:b/>
              <w:bCs/>
              <w:kern w:val="0"/>
              <w:szCs w:val="21"/>
            </w:rPr>
          </w:rPrChange>
        </w:rPr>
        <w:t xml:space="preserve">2.9 </w:t>
      </w:r>
      <w:r w:rsidRPr="002142C8">
        <w:rPr>
          <w:rFonts w:ascii="Times New Roman" w:eastAsia="黑体" w:hAnsi="Times New Roman" w:cs="Times New Roman"/>
          <w:b/>
          <w:bCs/>
          <w:kern w:val="0"/>
          <w:szCs w:val="21"/>
          <w:rPrChange w:id="969" w:author="ghj" w:date="2018-05-25T14:12:00Z">
            <w:rPr>
              <w:rFonts w:ascii="黑体" w:eastAsia="黑体" w:hAnsi="黑体" w:cs="黑体" w:hint="eastAsia"/>
              <w:b/>
              <w:bCs/>
              <w:kern w:val="0"/>
              <w:szCs w:val="21"/>
            </w:rPr>
          </w:rPrChange>
        </w:rPr>
        <w:t>打开</w:t>
      </w:r>
      <w:r w:rsidRPr="002142C8">
        <w:rPr>
          <w:rFonts w:ascii="Times New Roman" w:eastAsia="黑体" w:hAnsi="Times New Roman" w:cs="Times New Roman"/>
          <w:b/>
          <w:bCs/>
          <w:kern w:val="0"/>
          <w:szCs w:val="21"/>
          <w:rPrChange w:id="970" w:author="ghj" w:date="2018-05-25T14:12:00Z">
            <w:rPr>
              <w:rFonts w:ascii="黑体" w:eastAsia="黑体" w:hAnsi="黑体" w:cs="黑体" w:hint="eastAsia"/>
              <w:b/>
              <w:bCs/>
              <w:kern w:val="0"/>
              <w:szCs w:val="21"/>
            </w:rPr>
          </w:rPrChange>
        </w:rPr>
        <w:t>Raspberry</w:t>
      </w:r>
      <w:r w:rsidRPr="002142C8">
        <w:rPr>
          <w:rFonts w:ascii="Times New Roman" w:eastAsia="黑体" w:hAnsi="Times New Roman" w:cs="Times New Roman"/>
          <w:b/>
          <w:bCs/>
          <w:kern w:val="0"/>
          <w:szCs w:val="21"/>
          <w:rPrChange w:id="971" w:author="ghj" w:date="2018-05-25T14:12:00Z">
            <w:rPr>
              <w:rFonts w:ascii="黑体" w:eastAsia="黑体" w:hAnsi="黑体" w:cs="黑体"/>
              <w:b/>
              <w:bCs/>
              <w:kern w:val="0"/>
              <w:szCs w:val="21"/>
            </w:rPr>
          </w:rPrChange>
        </w:rPr>
        <w:t xml:space="preserve"> </w:t>
      </w:r>
      <w:r w:rsidRPr="002142C8">
        <w:rPr>
          <w:rFonts w:ascii="Times New Roman" w:eastAsia="黑体" w:hAnsi="Times New Roman" w:cs="Times New Roman"/>
          <w:b/>
          <w:bCs/>
          <w:kern w:val="0"/>
          <w:szCs w:val="21"/>
          <w:rPrChange w:id="972" w:author="ghj" w:date="2018-05-25T14:12:00Z">
            <w:rPr>
              <w:rFonts w:ascii="黑体" w:eastAsia="黑体" w:hAnsi="黑体" w:cs="黑体" w:hint="eastAsia"/>
              <w:b/>
              <w:bCs/>
              <w:kern w:val="0"/>
              <w:szCs w:val="21"/>
            </w:rPr>
          </w:rPrChange>
        </w:rPr>
        <w:t>Pi</w:t>
      </w:r>
      <w:r w:rsidRPr="002142C8">
        <w:rPr>
          <w:rFonts w:ascii="Times New Roman" w:eastAsia="黑体" w:hAnsi="Times New Roman" w:cs="Times New Roman"/>
          <w:b/>
          <w:bCs/>
          <w:kern w:val="0"/>
          <w:szCs w:val="21"/>
          <w:rPrChange w:id="973" w:author="ghj" w:date="2018-05-25T14:12:00Z">
            <w:rPr>
              <w:rFonts w:ascii="黑体" w:eastAsia="黑体" w:hAnsi="黑体" w:cs="黑体" w:hint="eastAsia"/>
              <w:b/>
              <w:bCs/>
              <w:kern w:val="0"/>
              <w:szCs w:val="21"/>
            </w:rPr>
          </w:rPrChange>
        </w:rPr>
        <w:t>模块文件</w:t>
      </w:r>
    </w:p>
    <w:p w:rsidR="00DA1BE4" w:rsidRPr="002142C8" w:rsidRDefault="00DA1BE4" w:rsidP="00E77278">
      <w:pPr>
        <w:tabs>
          <w:tab w:val="left" w:pos="2022"/>
        </w:tabs>
        <w:ind w:firstLineChars="200" w:firstLine="480"/>
        <w:rPr>
          <w:rFonts w:ascii="Times New Roman" w:eastAsia="宋体" w:hAnsi="Times New Roman" w:cs="Times New Roman"/>
          <w:bCs/>
          <w:kern w:val="0"/>
          <w:sz w:val="24"/>
          <w:szCs w:val="24"/>
          <w:rPrChange w:id="974"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975" w:author="ghj" w:date="2018-05-25T14:12:00Z">
            <w:rPr>
              <w:rFonts w:ascii="Times New Roman" w:eastAsia="宋体" w:hAnsi="Times New Roman" w:cs="Times New Roman" w:hint="eastAsia"/>
              <w:bCs/>
              <w:kern w:val="0"/>
              <w:sz w:val="24"/>
              <w:szCs w:val="24"/>
            </w:rPr>
          </w:rPrChange>
        </w:rPr>
        <w:t>添加如</w:t>
      </w:r>
      <w:r w:rsidR="001313FA" w:rsidRPr="002142C8">
        <w:rPr>
          <w:rFonts w:ascii="Times New Roman" w:eastAsia="宋体" w:hAnsi="Times New Roman" w:cs="Times New Roman"/>
          <w:bCs/>
          <w:kern w:val="0"/>
          <w:sz w:val="24"/>
          <w:szCs w:val="24"/>
          <w:rPrChange w:id="976" w:author="ghj" w:date="2018-05-25T14:12:00Z">
            <w:rPr>
              <w:rFonts w:ascii="Times New Roman" w:eastAsia="宋体" w:hAnsi="Times New Roman" w:cs="Times New Roman" w:hint="eastAsia"/>
              <w:bCs/>
              <w:kern w:val="0"/>
              <w:sz w:val="24"/>
              <w:szCs w:val="24"/>
            </w:rPr>
          </w:rPrChange>
        </w:rPr>
        <w:t>图</w:t>
      </w:r>
      <w:r w:rsidR="001313FA" w:rsidRPr="002142C8">
        <w:rPr>
          <w:rFonts w:ascii="Times New Roman" w:eastAsia="宋体" w:hAnsi="Times New Roman" w:cs="Times New Roman"/>
          <w:bCs/>
          <w:kern w:val="0"/>
          <w:sz w:val="24"/>
          <w:szCs w:val="24"/>
          <w:rPrChange w:id="977" w:author="ghj" w:date="2018-05-25T14:12:00Z">
            <w:rPr>
              <w:rFonts w:ascii="Times New Roman" w:eastAsia="宋体" w:hAnsi="Times New Roman" w:cs="Times New Roman" w:hint="eastAsia"/>
              <w:bCs/>
              <w:kern w:val="0"/>
              <w:sz w:val="24"/>
              <w:szCs w:val="24"/>
            </w:rPr>
          </w:rPrChange>
        </w:rPr>
        <w:t>2</w:t>
      </w:r>
      <w:r w:rsidR="001313FA" w:rsidRPr="002142C8">
        <w:rPr>
          <w:rFonts w:ascii="Times New Roman" w:eastAsia="宋体" w:hAnsi="Times New Roman" w:cs="Times New Roman"/>
          <w:bCs/>
          <w:kern w:val="0"/>
          <w:sz w:val="24"/>
          <w:szCs w:val="24"/>
          <w:rPrChange w:id="978" w:author="ghj" w:date="2018-05-25T14:12:00Z">
            <w:rPr>
              <w:rFonts w:ascii="Times New Roman" w:eastAsia="宋体" w:hAnsi="Times New Roman" w:cs="Times New Roman"/>
              <w:bCs/>
              <w:kern w:val="0"/>
              <w:sz w:val="24"/>
              <w:szCs w:val="24"/>
            </w:rPr>
          </w:rPrChange>
        </w:rPr>
        <w:t>.</w:t>
      </w:r>
      <w:r w:rsidR="004725C2" w:rsidRPr="002142C8">
        <w:rPr>
          <w:rFonts w:ascii="Times New Roman" w:eastAsia="宋体" w:hAnsi="Times New Roman" w:cs="Times New Roman"/>
          <w:bCs/>
          <w:kern w:val="0"/>
          <w:sz w:val="24"/>
          <w:szCs w:val="24"/>
          <w:rPrChange w:id="979" w:author="ghj" w:date="2018-05-25T14:12:00Z">
            <w:rPr>
              <w:rFonts w:ascii="Times New Roman" w:eastAsia="宋体" w:hAnsi="Times New Roman" w:cs="Times New Roman"/>
              <w:bCs/>
              <w:kern w:val="0"/>
              <w:sz w:val="24"/>
              <w:szCs w:val="24"/>
            </w:rPr>
          </w:rPrChange>
        </w:rPr>
        <w:t>10</w:t>
      </w:r>
      <w:r w:rsidR="004725C2" w:rsidRPr="002142C8">
        <w:rPr>
          <w:rFonts w:ascii="Times New Roman" w:eastAsia="宋体" w:hAnsi="Times New Roman" w:cs="Times New Roman"/>
          <w:bCs/>
          <w:kern w:val="0"/>
          <w:sz w:val="24"/>
          <w:szCs w:val="24"/>
          <w:rPrChange w:id="980" w:author="ghj" w:date="2018-05-25T14:12:00Z">
            <w:rPr>
              <w:rFonts w:ascii="Times New Roman" w:eastAsia="宋体" w:hAnsi="Times New Roman" w:cs="Times New Roman" w:hint="eastAsia"/>
              <w:bCs/>
              <w:kern w:val="0"/>
              <w:sz w:val="24"/>
              <w:szCs w:val="24"/>
            </w:rPr>
          </w:rPrChange>
        </w:rPr>
        <w:t>里面的</w:t>
      </w:r>
      <w:r w:rsidRPr="002142C8">
        <w:rPr>
          <w:rFonts w:ascii="Times New Roman" w:eastAsia="宋体" w:hAnsi="Times New Roman" w:cs="Times New Roman"/>
          <w:bCs/>
          <w:kern w:val="0"/>
          <w:sz w:val="24"/>
          <w:szCs w:val="24"/>
          <w:rPrChange w:id="981" w:author="ghj" w:date="2018-05-25T14:12:00Z">
            <w:rPr>
              <w:rFonts w:ascii="Times New Roman" w:eastAsia="宋体" w:hAnsi="Times New Roman" w:cs="Times New Roman" w:hint="eastAsia"/>
              <w:bCs/>
              <w:kern w:val="0"/>
              <w:sz w:val="24"/>
              <w:szCs w:val="24"/>
            </w:rPr>
          </w:rPrChange>
        </w:rPr>
        <w:t>内容：</w:t>
      </w:r>
    </w:p>
    <w:p w:rsidR="001313FA" w:rsidRPr="002142C8" w:rsidRDefault="001313FA" w:rsidP="001313FA">
      <w:pPr>
        <w:tabs>
          <w:tab w:val="left" w:pos="2022"/>
        </w:tabs>
        <w:jc w:val="center"/>
        <w:rPr>
          <w:rFonts w:ascii="Times New Roman" w:eastAsia="宋体" w:hAnsi="Times New Roman" w:cs="Times New Roman"/>
          <w:bCs/>
          <w:kern w:val="0"/>
          <w:sz w:val="24"/>
          <w:szCs w:val="24"/>
          <w:rPrChange w:id="982" w:author="ghj" w:date="2018-05-25T14:12:00Z">
            <w:rPr>
              <w:rFonts w:ascii="Times New Roman" w:eastAsia="宋体" w:hAnsi="Times New Roman" w:cs="Times New Roman"/>
              <w:bCs/>
              <w:kern w:val="0"/>
              <w:sz w:val="24"/>
              <w:szCs w:val="24"/>
            </w:rPr>
          </w:rPrChange>
        </w:rPr>
      </w:pPr>
      <w:r w:rsidRPr="002142C8">
        <w:rPr>
          <w:rFonts w:ascii="Times New Roman" w:hAnsi="Times New Roman" w:cs="Times New Roman"/>
          <w:noProof/>
          <w:rPrChange w:id="983" w:author="ghj" w:date="2018-05-25T14:12:00Z">
            <w:rPr>
              <w:noProof/>
            </w:rPr>
          </w:rPrChange>
        </w:rPr>
        <w:drawing>
          <wp:inline distT="0" distB="0" distL="0" distR="0">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88912" cy="717573"/>
                    </a:xfrm>
                    <a:prstGeom prst="rect">
                      <a:avLst/>
                    </a:prstGeom>
                  </pic:spPr>
                </pic:pic>
              </a:graphicData>
            </a:graphic>
          </wp:inline>
        </w:drawing>
      </w:r>
    </w:p>
    <w:p w:rsidR="001313FA" w:rsidRPr="002142C8" w:rsidRDefault="001313FA" w:rsidP="001313FA">
      <w:pPr>
        <w:tabs>
          <w:tab w:val="left" w:pos="2022"/>
        </w:tabs>
        <w:jc w:val="center"/>
        <w:rPr>
          <w:rFonts w:ascii="Times New Roman" w:eastAsia="黑体" w:hAnsi="Times New Roman" w:cs="Times New Roman"/>
          <w:b/>
          <w:bCs/>
          <w:kern w:val="0"/>
          <w:szCs w:val="21"/>
          <w:rPrChange w:id="984"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985"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986" w:author="ghj" w:date="2018-05-25T14:12:00Z">
            <w:rPr>
              <w:rFonts w:ascii="黑体" w:eastAsia="黑体" w:hAnsi="黑体" w:cs="黑体"/>
              <w:b/>
              <w:bCs/>
              <w:kern w:val="0"/>
              <w:szCs w:val="21"/>
            </w:rPr>
          </w:rPrChange>
        </w:rPr>
        <w:t xml:space="preserve">2.10 </w:t>
      </w:r>
      <w:r w:rsidR="002D4CF6" w:rsidRPr="002142C8">
        <w:rPr>
          <w:rFonts w:ascii="Times New Roman" w:eastAsia="黑体" w:hAnsi="Times New Roman" w:cs="Times New Roman"/>
          <w:b/>
          <w:bCs/>
          <w:kern w:val="0"/>
          <w:szCs w:val="21"/>
          <w:rPrChange w:id="987" w:author="ghj" w:date="2018-05-25T14:12:00Z">
            <w:rPr>
              <w:rFonts w:ascii="黑体" w:eastAsia="黑体" w:hAnsi="黑体" w:cs="黑体" w:hint="eastAsia"/>
              <w:b/>
              <w:bCs/>
              <w:kern w:val="0"/>
              <w:szCs w:val="21"/>
            </w:rPr>
          </w:rPrChange>
        </w:rPr>
        <w:t>为</w:t>
      </w:r>
      <w:r w:rsidR="004725C2" w:rsidRPr="002142C8">
        <w:rPr>
          <w:rFonts w:ascii="Times New Roman" w:eastAsia="黑体" w:hAnsi="Times New Roman" w:cs="Times New Roman"/>
          <w:b/>
          <w:bCs/>
          <w:kern w:val="0"/>
          <w:szCs w:val="21"/>
          <w:rPrChange w:id="988" w:author="ghj" w:date="2018-05-25T14:12:00Z">
            <w:rPr>
              <w:rFonts w:ascii="黑体" w:eastAsia="黑体" w:hAnsi="黑体" w:cs="黑体" w:hint="eastAsia"/>
              <w:b/>
              <w:bCs/>
              <w:kern w:val="0"/>
              <w:szCs w:val="21"/>
            </w:rPr>
          </w:rPrChange>
        </w:rPr>
        <w:t>lirc</w:t>
      </w:r>
      <w:r w:rsidR="002D4CF6" w:rsidRPr="002142C8">
        <w:rPr>
          <w:rFonts w:ascii="Times New Roman" w:eastAsia="黑体" w:hAnsi="Times New Roman" w:cs="Times New Roman"/>
          <w:b/>
          <w:bCs/>
          <w:kern w:val="0"/>
          <w:szCs w:val="21"/>
          <w:rPrChange w:id="989" w:author="ghj" w:date="2018-05-25T14:12:00Z">
            <w:rPr>
              <w:rFonts w:ascii="黑体" w:eastAsia="黑体" w:hAnsi="黑体" w:cs="黑体" w:hint="eastAsia"/>
              <w:b/>
              <w:bCs/>
              <w:kern w:val="0"/>
              <w:szCs w:val="21"/>
            </w:rPr>
          </w:rPrChange>
        </w:rPr>
        <w:t>添加</w:t>
      </w:r>
      <w:r w:rsidR="004725C2" w:rsidRPr="002142C8">
        <w:rPr>
          <w:rFonts w:ascii="Times New Roman" w:eastAsia="黑体" w:hAnsi="Times New Roman" w:cs="Times New Roman"/>
          <w:b/>
          <w:bCs/>
          <w:kern w:val="0"/>
          <w:szCs w:val="21"/>
          <w:rPrChange w:id="990" w:author="ghj" w:date="2018-05-25T14:12:00Z">
            <w:rPr>
              <w:rFonts w:ascii="黑体" w:eastAsia="黑体" w:hAnsi="黑体" w:cs="黑体" w:hint="eastAsia"/>
              <w:b/>
              <w:bCs/>
              <w:kern w:val="0"/>
              <w:szCs w:val="21"/>
            </w:rPr>
          </w:rPrChange>
        </w:rPr>
        <w:t>相关</w:t>
      </w:r>
      <w:r w:rsidR="002D4CF6" w:rsidRPr="002142C8">
        <w:rPr>
          <w:rFonts w:ascii="Times New Roman" w:eastAsia="黑体" w:hAnsi="Times New Roman" w:cs="Times New Roman"/>
          <w:b/>
          <w:bCs/>
          <w:kern w:val="0"/>
          <w:szCs w:val="21"/>
          <w:rPrChange w:id="991" w:author="ghj" w:date="2018-05-25T14:12:00Z">
            <w:rPr>
              <w:rFonts w:ascii="黑体" w:eastAsia="黑体" w:hAnsi="黑体" w:cs="黑体" w:hint="eastAsia"/>
              <w:b/>
              <w:bCs/>
              <w:kern w:val="0"/>
              <w:szCs w:val="21"/>
            </w:rPr>
          </w:rPrChange>
        </w:rPr>
        <w:t>信息</w:t>
      </w:r>
    </w:p>
    <w:p w:rsidR="004725C2" w:rsidRPr="002142C8" w:rsidRDefault="00DA1BE4" w:rsidP="00981E86">
      <w:pPr>
        <w:tabs>
          <w:tab w:val="left" w:pos="2022"/>
        </w:tabs>
        <w:ind w:firstLineChars="200" w:firstLine="480"/>
        <w:rPr>
          <w:rFonts w:ascii="Times New Roman" w:eastAsia="宋体" w:hAnsi="Times New Roman" w:cs="Times New Roman"/>
          <w:bCs/>
          <w:kern w:val="0"/>
          <w:sz w:val="24"/>
          <w:szCs w:val="24"/>
          <w:rPrChange w:id="992"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993" w:author="ghj" w:date="2018-05-25T14:12:00Z">
            <w:rPr>
              <w:rFonts w:ascii="Times New Roman" w:eastAsia="宋体" w:hAnsi="Times New Roman" w:cs="Times New Roman" w:hint="eastAsia"/>
              <w:bCs/>
              <w:kern w:val="0"/>
              <w:sz w:val="24"/>
              <w:szCs w:val="24"/>
            </w:rPr>
          </w:rPrChange>
        </w:rPr>
        <w:t>保存配置后，重启</w:t>
      </w:r>
      <w:r w:rsidRPr="002142C8">
        <w:rPr>
          <w:rFonts w:ascii="Times New Roman" w:eastAsia="宋体" w:hAnsi="Times New Roman" w:cs="Times New Roman"/>
          <w:bCs/>
          <w:kern w:val="0"/>
          <w:sz w:val="24"/>
          <w:szCs w:val="24"/>
          <w:rPrChange w:id="994" w:author="ghj" w:date="2018-05-25T14:12:00Z">
            <w:rPr>
              <w:rFonts w:ascii="Times New Roman" w:eastAsia="宋体" w:hAnsi="Times New Roman" w:cs="Times New Roman" w:hint="eastAsia"/>
              <w:bCs/>
              <w:kern w:val="0"/>
              <w:sz w:val="24"/>
              <w:szCs w:val="24"/>
            </w:rPr>
          </w:rPrChange>
        </w:rPr>
        <w:t>Raspberry</w:t>
      </w:r>
      <w:r w:rsidRPr="002142C8">
        <w:rPr>
          <w:rFonts w:ascii="Times New Roman" w:eastAsia="宋体" w:hAnsi="Times New Roman" w:cs="Times New Roman"/>
          <w:bCs/>
          <w:kern w:val="0"/>
          <w:sz w:val="24"/>
          <w:szCs w:val="24"/>
          <w:rPrChange w:id="995" w:author="ghj" w:date="2018-05-25T14:12:00Z">
            <w:rPr>
              <w:rFonts w:ascii="Times New Roman" w:eastAsia="宋体" w:hAnsi="Times New Roman" w:cs="Times New Roman"/>
              <w:bCs/>
              <w:kern w:val="0"/>
              <w:sz w:val="24"/>
              <w:szCs w:val="24"/>
            </w:rPr>
          </w:rPrChange>
        </w:rPr>
        <w:t xml:space="preserve"> </w:t>
      </w:r>
      <w:r w:rsidRPr="002142C8">
        <w:rPr>
          <w:rFonts w:ascii="Times New Roman" w:eastAsia="宋体" w:hAnsi="Times New Roman" w:cs="Times New Roman"/>
          <w:bCs/>
          <w:kern w:val="0"/>
          <w:sz w:val="24"/>
          <w:szCs w:val="24"/>
          <w:rPrChange w:id="996" w:author="ghj" w:date="2018-05-25T14:12:00Z">
            <w:rPr>
              <w:rFonts w:ascii="Times New Roman" w:eastAsia="宋体" w:hAnsi="Times New Roman" w:cs="Times New Roman" w:hint="eastAsia"/>
              <w:bCs/>
              <w:kern w:val="0"/>
              <w:sz w:val="24"/>
              <w:szCs w:val="24"/>
            </w:rPr>
          </w:rPrChange>
        </w:rPr>
        <w:t>Pi</w:t>
      </w:r>
      <w:r w:rsidR="00BC2329" w:rsidRPr="002142C8">
        <w:rPr>
          <w:rFonts w:ascii="Times New Roman" w:eastAsia="宋体" w:hAnsi="Times New Roman" w:cs="Times New Roman"/>
          <w:bCs/>
          <w:kern w:val="0"/>
          <w:sz w:val="24"/>
          <w:szCs w:val="24"/>
          <w:rPrChange w:id="997" w:author="ghj" w:date="2018-05-25T14:12:00Z">
            <w:rPr>
              <w:rFonts w:ascii="Times New Roman" w:eastAsia="宋体" w:hAnsi="Times New Roman" w:cs="Times New Roman" w:hint="eastAsia"/>
              <w:bCs/>
              <w:kern w:val="0"/>
              <w:sz w:val="24"/>
              <w:szCs w:val="24"/>
            </w:rPr>
          </w:rPrChange>
        </w:rPr>
        <w:t>才能</w:t>
      </w:r>
      <w:r w:rsidRPr="002142C8">
        <w:rPr>
          <w:rFonts w:ascii="Times New Roman" w:eastAsia="宋体" w:hAnsi="Times New Roman" w:cs="Times New Roman"/>
          <w:bCs/>
          <w:kern w:val="0"/>
          <w:sz w:val="24"/>
          <w:szCs w:val="24"/>
          <w:rPrChange w:id="998" w:author="ghj" w:date="2018-05-25T14:12:00Z">
            <w:rPr>
              <w:rFonts w:ascii="Times New Roman" w:eastAsia="宋体" w:hAnsi="Times New Roman" w:cs="Times New Roman" w:hint="eastAsia"/>
              <w:bCs/>
              <w:kern w:val="0"/>
              <w:sz w:val="24"/>
              <w:szCs w:val="24"/>
            </w:rPr>
          </w:rPrChange>
        </w:rPr>
        <w:t>使得</w:t>
      </w:r>
      <w:r w:rsidR="00BC2329" w:rsidRPr="002142C8">
        <w:rPr>
          <w:rFonts w:ascii="Times New Roman" w:eastAsia="宋体" w:hAnsi="Times New Roman" w:cs="Times New Roman"/>
          <w:bCs/>
          <w:kern w:val="0"/>
          <w:sz w:val="24"/>
          <w:szCs w:val="24"/>
          <w:rPrChange w:id="999" w:author="ghj" w:date="2018-05-25T14:12:00Z">
            <w:rPr>
              <w:rFonts w:ascii="Times New Roman" w:eastAsia="宋体" w:hAnsi="Times New Roman" w:cs="Times New Roman" w:hint="eastAsia"/>
              <w:bCs/>
              <w:kern w:val="0"/>
              <w:sz w:val="24"/>
              <w:szCs w:val="24"/>
            </w:rPr>
          </w:rPrChange>
        </w:rPr>
        <w:t>其</w:t>
      </w:r>
      <w:r w:rsidRPr="002142C8">
        <w:rPr>
          <w:rFonts w:ascii="Times New Roman" w:eastAsia="宋体" w:hAnsi="Times New Roman" w:cs="Times New Roman"/>
          <w:bCs/>
          <w:kern w:val="0"/>
          <w:sz w:val="24"/>
          <w:szCs w:val="24"/>
          <w:rPrChange w:id="1000" w:author="ghj" w:date="2018-05-25T14:12:00Z">
            <w:rPr>
              <w:rFonts w:ascii="Times New Roman" w:eastAsia="宋体" w:hAnsi="Times New Roman" w:cs="Times New Roman" w:hint="eastAsia"/>
              <w:bCs/>
              <w:kern w:val="0"/>
              <w:sz w:val="24"/>
              <w:szCs w:val="24"/>
            </w:rPr>
          </w:rPrChange>
        </w:rPr>
        <w:t>配置生效</w:t>
      </w:r>
      <w:r w:rsidR="001313FA" w:rsidRPr="002142C8">
        <w:rPr>
          <w:rFonts w:ascii="Times New Roman" w:eastAsia="宋体" w:hAnsi="Times New Roman" w:cs="Times New Roman"/>
          <w:bCs/>
          <w:kern w:val="0"/>
          <w:sz w:val="24"/>
          <w:szCs w:val="24"/>
          <w:rPrChange w:id="1001" w:author="ghj" w:date="2018-05-25T14:12:00Z">
            <w:rPr>
              <w:rFonts w:ascii="Times New Roman" w:eastAsia="宋体" w:hAnsi="Times New Roman" w:cs="Times New Roman" w:hint="eastAsia"/>
              <w:bCs/>
              <w:kern w:val="0"/>
              <w:sz w:val="24"/>
              <w:szCs w:val="24"/>
            </w:rPr>
          </w:rPrChange>
        </w:rPr>
        <w:t>。要使用</w:t>
      </w:r>
      <w:r w:rsidR="001313FA" w:rsidRPr="002142C8">
        <w:rPr>
          <w:rFonts w:ascii="Times New Roman" w:eastAsia="宋体" w:hAnsi="Times New Roman" w:cs="Times New Roman"/>
          <w:bCs/>
          <w:kern w:val="0"/>
          <w:sz w:val="24"/>
          <w:szCs w:val="24"/>
          <w:rPrChange w:id="1002" w:author="ghj" w:date="2018-05-25T14:12:00Z">
            <w:rPr>
              <w:rFonts w:ascii="Times New Roman" w:eastAsia="宋体" w:hAnsi="Times New Roman" w:cs="Times New Roman" w:hint="eastAsia"/>
              <w:bCs/>
              <w:kern w:val="0"/>
              <w:sz w:val="24"/>
              <w:szCs w:val="24"/>
            </w:rPr>
          </w:rPrChange>
        </w:rPr>
        <w:t>lirc</w:t>
      </w:r>
      <w:r w:rsidR="001313FA" w:rsidRPr="002142C8">
        <w:rPr>
          <w:rFonts w:ascii="Times New Roman" w:eastAsia="宋体" w:hAnsi="Times New Roman" w:cs="Times New Roman"/>
          <w:bCs/>
          <w:kern w:val="0"/>
          <w:sz w:val="24"/>
          <w:szCs w:val="24"/>
          <w:rPrChange w:id="1003" w:author="ghj" w:date="2018-05-25T14:12:00Z">
            <w:rPr>
              <w:rFonts w:ascii="Times New Roman" w:eastAsia="宋体" w:hAnsi="Times New Roman" w:cs="Times New Roman" w:hint="eastAsia"/>
              <w:bCs/>
              <w:kern w:val="0"/>
              <w:sz w:val="24"/>
              <w:szCs w:val="24"/>
            </w:rPr>
          </w:rPrChange>
        </w:rPr>
        <w:t>录制红外，则只需在终端输入如图</w:t>
      </w:r>
      <w:r w:rsidR="001313FA" w:rsidRPr="002142C8">
        <w:rPr>
          <w:rFonts w:ascii="Times New Roman" w:eastAsia="宋体" w:hAnsi="Times New Roman" w:cs="Times New Roman"/>
          <w:bCs/>
          <w:kern w:val="0"/>
          <w:sz w:val="24"/>
          <w:szCs w:val="24"/>
          <w:rPrChange w:id="1004" w:author="ghj" w:date="2018-05-25T14:12:00Z">
            <w:rPr>
              <w:rFonts w:ascii="Times New Roman" w:eastAsia="宋体" w:hAnsi="Times New Roman" w:cs="Times New Roman" w:hint="eastAsia"/>
              <w:bCs/>
              <w:kern w:val="0"/>
              <w:sz w:val="24"/>
              <w:szCs w:val="24"/>
            </w:rPr>
          </w:rPrChange>
        </w:rPr>
        <w:t>2</w:t>
      </w:r>
      <w:r w:rsidR="001313FA" w:rsidRPr="002142C8">
        <w:rPr>
          <w:rFonts w:ascii="Times New Roman" w:eastAsia="宋体" w:hAnsi="Times New Roman" w:cs="Times New Roman"/>
          <w:bCs/>
          <w:kern w:val="0"/>
          <w:sz w:val="24"/>
          <w:szCs w:val="24"/>
          <w:rPrChange w:id="1005" w:author="ghj" w:date="2018-05-25T14:12:00Z">
            <w:rPr>
              <w:rFonts w:ascii="Times New Roman" w:eastAsia="宋体" w:hAnsi="Times New Roman" w:cs="Times New Roman"/>
              <w:bCs/>
              <w:kern w:val="0"/>
              <w:sz w:val="24"/>
              <w:szCs w:val="24"/>
            </w:rPr>
          </w:rPrChange>
        </w:rPr>
        <w:t>.</w:t>
      </w:r>
      <w:r w:rsidR="004725C2" w:rsidRPr="002142C8">
        <w:rPr>
          <w:rFonts w:ascii="Times New Roman" w:eastAsia="宋体" w:hAnsi="Times New Roman" w:cs="Times New Roman"/>
          <w:bCs/>
          <w:kern w:val="0"/>
          <w:sz w:val="24"/>
          <w:szCs w:val="24"/>
          <w:rPrChange w:id="1006" w:author="ghj" w:date="2018-05-25T14:12:00Z">
            <w:rPr>
              <w:rFonts w:ascii="Times New Roman" w:eastAsia="宋体" w:hAnsi="Times New Roman" w:cs="Times New Roman"/>
              <w:bCs/>
              <w:kern w:val="0"/>
              <w:sz w:val="24"/>
              <w:szCs w:val="24"/>
            </w:rPr>
          </w:rPrChange>
        </w:rPr>
        <w:t>11</w:t>
      </w:r>
      <w:r w:rsidR="001313FA" w:rsidRPr="002142C8">
        <w:rPr>
          <w:rFonts w:ascii="Times New Roman" w:eastAsia="宋体" w:hAnsi="Times New Roman" w:cs="Times New Roman"/>
          <w:bCs/>
          <w:kern w:val="0"/>
          <w:sz w:val="24"/>
          <w:szCs w:val="24"/>
          <w:rPrChange w:id="1007" w:author="ghj" w:date="2018-05-25T14:12:00Z">
            <w:rPr>
              <w:rFonts w:ascii="Times New Roman" w:eastAsia="宋体" w:hAnsi="Times New Roman" w:cs="Times New Roman" w:hint="eastAsia"/>
              <w:bCs/>
              <w:kern w:val="0"/>
              <w:sz w:val="24"/>
              <w:szCs w:val="24"/>
            </w:rPr>
          </w:rPrChange>
        </w:rPr>
        <w:t>的命令。</w:t>
      </w:r>
      <w:r w:rsidR="00981E86" w:rsidRPr="002142C8">
        <w:rPr>
          <w:rFonts w:ascii="Times New Roman" w:eastAsia="宋体" w:hAnsi="Times New Roman" w:cs="Times New Roman"/>
          <w:bCs/>
          <w:kern w:val="0"/>
          <w:sz w:val="24"/>
          <w:szCs w:val="24"/>
          <w:rPrChange w:id="1008" w:author="ghj" w:date="2018-05-25T14:12:00Z">
            <w:rPr>
              <w:rFonts w:ascii="Times New Roman" w:eastAsia="宋体" w:hAnsi="Times New Roman" w:cs="Times New Roman" w:hint="eastAsia"/>
              <w:bCs/>
              <w:kern w:val="0"/>
              <w:sz w:val="24"/>
              <w:szCs w:val="24"/>
            </w:rPr>
          </w:rPrChange>
        </w:rPr>
        <w:t>其中的</w:t>
      </w:r>
      <w:r w:rsidR="00981E86" w:rsidRPr="002142C8">
        <w:rPr>
          <w:rFonts w:ascii="Times New Roman" w:eastAsia="宋体" w:hAnsi="Times New Roman" w:cs="Times New Roman"/>
          <w:bCs/>
          <w:kern w:val="0"/>
          <w:sz w:val="24"/>
          <w:szCs w:val="24"/>
          <w:rPrChange w:id="1009" w:author="ghj" w:date="2018-05-25T14:12:00Z">
            <w:rPr>
              <w:rFonts w:ascii="Times New Roman" w:eastAsia="宋体" w:hAnsi="Times New Roman" w:cs="Times New Roman" w:hint="eastAsia"/>
              <w:bCs/>
              <w:kern w:val="0"/>
              <w:sz w:val="24"/>
              <w:szCs w:val="24"/>
            </w:rPr>
          </w:rPrChange>
        </w:rPr>
        <w:t>name</w:t>
      </w:r>
      <w:r w:rsidR="00981E86" w:rsidRPr="002142C8">
        <w:rPr>
          <w:rFonts w:ascii="Times New Roman" w:eastAsia="宋体" w:hAnsi="Times New Roman" w:cs="Times New Roman"/>
          <w:bCs/>
          <w:kern w:val="0"/>
          <w:sz w:val="24"/>
          <w:szCs w:val="24"/>
          <w:rPrChange w:id="1010" w:author="ghj" w:date="2018-05-25T14:12:00Z">
            <w:rPr>
              <w:rFonts w:ascii="Times New Roman" w:eastAsia="宋体" w:hAnsi="Times New Roman" w:cs="Times New Roman" w:hint="eastAsia"/>
              <w:bCs/>
              <w:kern w:val="0"/>
              <w:sz w:val="24"/>
              <w:szCs w:val="24"/>
            </w:rPr>
          </w:rPrChange>
        </w:rPr>
        <w:t>参数是为你接下来录制的设备取一个名字，名字可以是任意的，本课题采用的是通过</w:t>
      </w:r>
      <w:r w:rsidR="00981E86" w:rsidRPr="002142C8">
        <w:rPr>
          <w:rFonts w:ascii="Times New Roman" w:eastAsia="宋体" w:hAnsi="Times New Roman" w:cs="Times New Roman"/>
          <w:bCs/>
          <w:kern w:val="0"/>
          <w:sz w:val="24"/>
          <w:szCs w:val="24"/>
          <w:rPrChange w:id="1011" w:author="ghj" w:date="2018-05-25T14:12:00Z">
            <w:rPr>
              <w:rFonts w:ascii="Times New Roman" w:eastAsia="宋体" w:hAnsi="Times New Roman" w:cs="Times New Roman" w:hint="eastAsia"/>
              <w:bCs/>
              <w:kern w:val="0"/>
              <w:sz w:val="24"/>
              <w:szCs w:val="24"/>
            </w:rPr>
          </w:rPrChange>
        </w:rPr>
        <w:t>UUID</w:t>
      </w:r>
      <w:r w:rsidR="00981E86" w:rsidRPr="002142C8">
        <w:rPr>
          <w:rFonts w:ascii="Times New Roman" w:eastAsia="宋体" w:hAnsi="Times New Roman" w:cs="Times New Roman"/>
          <w:bCs/>
          <w:kern w:val="0"/>
          <w:sz w:val="24"/>
          <w:szCs w:val="24"/>
          <w:rPrChange w:id="1012" w:author="ghj" w:date="2018-05-25T14:12:00Z">
            <w:rPr>
              <w:rFonts w:ascii="Times New Roman" w:eastAsia="宋体" w:hAnsi="Times New Roman" w:cs="Times New Roman" w:hint="eastAsia"/>
              <w:bCs/>
              <w:kern w:val="0"/>
              <w:sz w:val="24"/>
              <w:szCs w:val="24"/>
            </w:rPr>
          </w:rPrChange>
        </w:rPr>
        <w:t>来为每一个设备命名，以防止学习的重复。</w:t>
      </w:r>
    </w:p>
    <w:p w:rsidR="00981E86" w:rsidRPr="002142C8" w:rsidRDefault="00981E86" w:rsidP="00981E86">
      <w:pPr>
        <w:tabs>
          <w:tab w:val="left" w:pos="2022"/>
        </w:tabs>
        <w:jc w:val="center"/>
        <w:rPr>
          <w:rFonts w:ascii="Times New Roman" w:eastAsia="宋体" w:hAnsi="Times New Roman" w:cs="Times New Roman"/>
          <w:bCs/>
          <w:kern w:val="0"/>
          <w:sz w:val="24"/>
          <w:szCs w:val="24"/>
          <w:rPrChange w:id="1013" w:author="ghj" w:date="2018-05-25T14:12:00Z">
            <w:rPr>
              <w:rFonts w:ascii="Times New Roman" w:eastAsia="宋体" w:hAnsi="Times New Roman" w:cs="Times New Roman"/>
              <w:bCs/>
              <w:kern w:val="0"/>
              <w:sz w:val="24"/>
              <w:szCs w:val="24"/>
            </w:rPr>
          </w:rPrChange>
        </w:rPr>
      </w:pPr>
      <w:r w:rsidRPr="002142C8">
        <w:rPr>
          <w:rFonts w:ascii="Times New Roman" w:hAnsi="Times New Roman" w:cs="Times New Roman"/>
          <w:noProof/>
          <w:rPrChange w:id="1014" w:author="ghj" w:date="2018-05-25T14:12:00Z">
            <w:rPr>
              <w:noProof/>
            </w:rPr>
          </w:rPrChange>
        </w:rPr>
        <w:drawing>
          <wp:inline distT="0" distB="0" distL="0" distR="0">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58538" cy="498010"/>
                    </a:xfrm>
                    <a:prstGeom prst="rect">
                      <a:avLst/>
                    </a:prstGeom>
                  </pic:spPr>
                </pic:pic>
              </a:graphicData>
            </a:graphic>
          </wp:inline>
        </w:drawing>
      </w:r>
    </w:p>
    <w:p w:rsidR="00981E86" w:rsidRPr="002142C8" w:rsidRDefault="00981E86" w:rsidP="00981E86">
      <w:pPr>
        <w:tabs>
          <w:tab w:val="left" w:pos="2022"/>
        </w:tabs>
        <w:jc w:val="center"/>
        <w:rPr>
          <w:rFonts w:ascii="Times New Roman" w:eastAsia="黑体" w:hAnsi="Times New Roman" w:cs="Times New Roman"/>
          <w:b/>
          <w:bCs/>
          <w:kern w:val="0"/>
          <w:szCs w:val="21"/>
          <w:rPrChange w:id="1015"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1016" w:author="ghj" w:date="2018-05-25T14:12:00Z">
            <w:rPr>
              <w:rFonts w:ascii="黑体" w:eastAsia="黑体" w:hAnsi="黑体" w:cs="黑体" w:hint="eastAsia"/>
              <w:b/>
              <w:bCs/>
              <w:kern w:val="0"/>
              <w:szCs w:val="21"/>
            </w:rPr>
          </w:rPrChange>
        </w:rPr>
        <w:lastRenderedPageBreak/>
        <w:t>图</w:t>
      </w:r>
      <w:r w:rsidRPr="002142C8">
        <w:rPr>
          <w:rFonts w:ascii="Times New Roman" w:eastAsia="黑体" w:hAnsi="Times New Roman" w:cs="Times New Roman"/>
          <w:b/>
          <w:bCs/>
          <w:kern w:val="0"/>
          <w:szCs w:val="21"/>
          <w:rPrChange w:id="1017" w:author="ghj" w:date="2018-05-25T14:12:00Z">
            <w:rPr>
              <w:rFonts w:ascii="黑体" w:eastAsia="黑体" w:hAnsi="黑体" w:cs="黑体"/>
              <w:b/>
              <w:bCs/>
              <w:kern w:val="0"/>
              <w:szCs w:val="21"/>
            </w:rPr>
          </w:rPrChange>
        </w:rPr>
        <w:t xml:space="preserve">2.11 </w:t>
      </w:r>
      <w:r w:rsidRPr="002142C8">
        <w:rPr>
          <w:rFonts w:ascii="Times New Roman" w:eastAsia="黑体" w:hAnsi="Times New Roman" w:cs="Times New Roman"/>
          <w:b/>
          <w:bCs/>
          <w:kern w:val="0"/>
          <w:szCs w:val="21"/>
          <w:rPrChange w:id="1018" w:author="ghj" w:date="2018-05-25T14:12:00Z">
            <w:rPr>
              <w:rFonts w:ascii="黑体" w:eastAsia="黑体" w:hAnsi="黑体" w:cs="黑体" w:hint="eastAsia"/>
              <w:b/>
              <w:bCs/>
              <w:kern w:val="0"/>
              <w:szCs w:val="21"/>
            </w:rPr>
          </w:rPrChange>
        </w:rPr>
        <w:t>开始</w:t>
      </w:r>
      <w:r w:rsidR="002D4CF6" w:rsidRPr="002142C8">
        <w:rPr>
          <w:rFonts w:ascii="Times New Roman" w:eastAsia="黑体" w:hAnsi="Times New Roman" w:cs="Times New Roman"/>
          <w:b/>
          <w:bCs/>
          <w:kern w:val="0"/>
          <w:szCs w:val="21"/>
          <w:rPrChange w:id="1019" w:author="ghj" w:date="2018-05-25T14:12:00Z">
            <w:rPr>
              <w:rFonts w:ascii="黑体" w:eastAsia="黑体" w:hAnsi="黑体" w:cs="黑体" w:hint="eastAsia"/>
              <w:b/>
              <w:bCs/>
              <w:kern w:val="0"/>
              <w:szCs w:val="21"/>
            </w:rPr>
          </w:rPrChange>
        </w:rPr>
        <w:t>使用</w:t>
      </w:r>
      <w:r w:rsidR="002D4CF6" w:rsidRPr="002142C8">
        <w:rPr>
          <w:rFonts w:ascii="Times New Roman" w:eastAsia="黑体" w:hAnsi="Times New Roman" w:cs="Times New Roman"/>
          <w:b/>
          <w:bCs/>
          <w:kern w:val="0"/>
          <w:szCs w:val="21"/>
          <w:rPrChange w:id="1020" w:author="ghj" w:date="2018-05-25T14:12:00Z">
            <w:rPr>
              <w:rFonts w:ascii="黑体" w:eastAsia="黑体" w:hAnsi="黑体" w:cs="黑体" w:hint="eastAsia"/>
              <w:b/>
              <w:bCs/>
              <w:kern w:val="0"/>
              <w:szCs w:val="21"/>
            </w:rPr>
          </w:rPrChange>
        </w:rPr>
        <w:t>lirc</w:t>
      </w:r>
      <w:r w:rsidRPr="002142C8">
        <w:rPr>
          <w:rFonts w:ascii="Times New Roman" w:eastAsia="黑体" w:hAnsi="Times New Roman" w:cs="Times New Roman"/>
          <w:b/>
          <w:bCs/>
          <w:kern w:val="0"/>
          <w:szCs w:val="21"/>
          <w:rPrChange w:id="1021" w:author="ghj" w:date="2018-05-25T14:12:00Z">
            <w:rPr>
              <w:rFonts w:ascii="黑体" w:eastAsia="黑体" w:hAnsi="黑体" w:cs="黑体" w:hint="eastAsia"/>
              <w:b/>
              <w:bCs/>
              <w:kern w:val="0"/>
              <w:szCs w:val="21"/>
            </w:rPr>
          </w:rPrChange>
        </w:rPr>
        <w:t>录制红外</w:t>
      </w:r>
    </w:p>
    <w:p w:rsidR="001E3713" w:rsidRPr="002142C8" w:rsidRDefault="00981E86" w:rsidP="001E3713">
      <w:pPr>
        <w:tabs>
          <w:tab w:val="left" w:pos="2022"/>
        </w:tabs>
        <w:ind w:firstLineChars="200" w:firstLine="480"/>
        <w:rPr>
          <w:rFonts w:ascii="Times New Roman" w:eastAsia="宋体" w:hAnsi="Times New Roman" w:cs="Times New Roman"/>
          <w:bCs/>
          <w:kern w:val="0"/>
          <w:sz w:val="24"/>
          <w:szCs w:val="24"/>
          <w:rPrChange w:id="1022"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1023" w:author="ghj" w:date="2018-05-25T14:12:00Z">
            <w:rPr>
              <w:rFonts w:ascii="Times New Roman" w:eastAsia="宋体" w:hAnsi="Times New Roman" w:cs="Times New Roman" w:hint="eastAsia"/>
              <w:bCs/>
              <w:kern w:val="0"/>
              <w:sz w:val="24"/>
              <w:szCs w:val="24"/>
            </w:rPr>
          </w:rPrChange>
        </w:rPr>
        <w:t>录制开始时，</w:t>
      </w:r>
      <w:r w:rsidRPr="002142C8">
        <w:rPr>
          <w:rFonts w:ascii="Times New Roman" w:eastAsia="宋体" w:hAnsi="Times New Roman" w:cs="Times New Roman"/>
          <w:bCs/>
          <w:kern w:val="0"/>
          <w:sz w:val="24"/>
          <w:szCs w:val="24"/>
          <w:rPrChange w:id="1024" w:author="ghj" w:date="2018-05-25T14:12:00Z">
            <w:rPr>
              <w:rFonts w:ascii="Times New Roman" w:eastAsia="宋体" w:hAnsi="Times New Roman" w:cs="Times New Roman" w:hint="eastAsia"/>
              <w:bCs/>
              <w:kern w:val="0"/>
              <w:sz w:val="24"/>
              <w:szCs w:val="24"/>
            </w:rPr>
          </w:rPrChange>
        </w:rPr>
        <w:t>lirc</w:t>
      </w:r>
      <w:r w:rsidRPr="002142C8">
        <w:rPr>
          <w:rFonts w:ascii="Times New Roman" w:eastAsia="宋体" w:hAnsi="Times New Roman" w:cs="Times New Roman"/>
          <w:bCs/>
          <w:kern w:val="0"/>
          <w:sz w:val="24"/>
          <w:szCs w:val="24"/>
          <w:rPrChange w:id="1025" w:author="ghj" w:date="2018-05-25T14:12:00Z">
            <w:rPr>
              <w:rFonts w:ascii="Times New Roman" w:eastAsia="宋体" w:hAnsi="Times New Roman" w:cs="Times New Roman" w:hint="eastAsia"/>
              <w:bCs/>
              <w:kern w:val="0"/>
              <w:sz w:val="24"/>
              <w:szCs w:val="24"/>
            </w:rPr>
          </w:rPrChange>
        </w:rPr>
        <w:t>要求使用者必须拿要学习的遥控器按下该遥控器的每一个按键，每一个至少按一次，一共</w:t>
      </w:r>
      <w:proofErr w:type="gramStart"/>
      <w:r w:rsidRPr="002142C8">
        <w:rPr>
          <w:rFonts w:ascii="Times New Roman" w:eastAsia="宋体" w:hAnsi="Times New Roman" w:cs="Times New Roman"/>
          <w:bCs/>
          <w:kern w:val="0"/>
          <w:sz w:val="24"/>
          <w:szCs w:val="24"/>
          <w:rPrChange w:id="1026" w:author="ghj" w:date="2018-05-25T14:12:00Z">
            <w:rPr>
              <w:rFonts w:ascii="Times New Roman" w:eastAsia="宋体" w:hAnsi="Times New Roman" w:cs="Times New Roman" w:hint="eastAsia"/>
              <w:bCs/>
              <w:kern w:val="0"/>
              <w:sz w:val="24"/>
              <w:szCs w:val="24"/>
            </w:rPr>
          </w:rPrChange>
        </w:rPr>
        <w:t>需要按满</w:t>
      </w:r>
      <w:r w:rsidRPr="002142C8">
        <w:rPr>
          <w:rFonts w:ascii="Times New Roman" w:eastAsia="宋体" w:hAnsi="Times New Roman" w:cs="Times New Roman"/>
          <w:bCs/>
          <w:kern w:val="0"/>
          <w:sz w:val="24"/>
          <w:szCs w:val="24"/>
          <w:rPrChange w:id="1027" w:author="ghj" w:date="2018-05-25T14:12:00Z">
            <w:rPr>
              <w:rFonts w:ascii="Times New Roman" w:eastAsia="宋体" w:hAnsi="Times New Roman" w:cs="Times New Roman"/>
              <w:bCs/>
              <w:kern w:val="0"/>
              <w:sz w:val="24"/>
              <w:szCs w:val="24"/>
            </w:rPr>
          </w:rPrChange>
        </w:rPr>
        <w:t>80</w:t>
      </w:r>
      <w:r w:rsidRPr="002142C8">
        <w:rPr>
          <w:rFonts w:ascii="Times New Roman" w:eastAsia="宋体" w:hAnsi="Times New Roman" w:cs="Times New Roman"/>
          <w:bCs/>
          <w:kern w:val="0"/>
          <w:sz w:val="24"/>
          <w:szCs w:val="24"/>
          <w:rPrChange w:id="1028" w:author="ghj" w:date="2018-05-25T14:12:00Z">
            <w:rPr>
              <w:rFonts w:ascii="Times New Roman" w:eastAsia="宋体" w:hAnsi="Times New Roman" w:cs="Times New Roman" w:hint="eastAsia"/>
              <w:bCs/>
              <w:kern w:val="0"/>
              <w:sz w:val="24"/>
              <w:szCs w:val="24"/>
            </w:rPr>
          </w:rPrChange>
        </w:rPr>
        <w:t>次</w:t>
      </w:r>
      <w:proofErr w:type="gramEnd"/>
      <w:r w:rsidRPr="002142C8">
        <w:rPr>
          <w:rFonts w:ascii="Times New Roman" w:eastAsia="宋体" w:hAnsi="Times New Roman" w:cs="Times New Roman"/>
          <w:bCs/>
          <w:kern w:val="0"/>
          <w:sz w:val="24"/>
          <w:szCs w:val="24"/>
          <w:rPrChange w:id="1029" w:author="ghj" w:date="2018-05-25T14:12:00Z">
            <w:rPr>
              <w:rFonts w:ascii="Times New Roman" w:eastAsia="宋体" w:hAnsi="Times New Roman" w:cs="Times New Roman" w:hint="eastAsia"/>
              <w:bCs/>
              <w:kern w:val="0"/>
              <w:sz w:val="24"/>
              <w:szCs w:val="24"/>
            </w:rPr>
          </w:rPrChange>
        </w:rPr>
        <w:t>，</w:t>
      </w:r>
      <w:r w:rsidR="001E3713" w:rsidRPr="002142C8">
        <w:rPr>
          <w:rFonts w:ascii="Times New Roman" w:eastAsia="宋体" w:hAnsi="Times New Roman" w:cs="Times New Roman"/>
          <w:bCs/>
          <w:kern w:val="0"/>
          <w:sz w:val="24"/>
          <w:szCs w:val="24"/>
          <w:rPrChange w:id="1030" w:author="ghj" w:date="2018-05-25T14:12:00Z">
            <w:rPr>
              <w:rFonts w:ascii="Times New Roman" w:eastAsia="宋体" w:hAnsi="Times New Roman" w:cs="Times New Roman" w:hint="eastAsia"/>
              <w:bCs/>
              <w:kern w:val="0"/>
              <w:sz w:val="24"/>
              <w:szCs w:val="24"/>
            </w:rPr>
          </w:rPrChange>
        </w:rPr>
        <w:t>lirc</w:t>
      </w:r>
      <w:r w:rsidR="001E3713" w:rsidRPr="002142C8">
        <w:rPr>
          <w:rFonts w:ascii="Times New Roman" w:eastAsia="宋体" w:hAnsi="Times New Roman" w:cs="Times New Roman"/>
          <w:bCs/>
          <w:kern w:val="0"/>
          <w:sz w:val="24"/>
          <w:szCs w:val="24"/>
          <w:rPrChange w:id="1031" w:author="ghj" w:date="2018-05-25T14:12:00Z">
            <w:rPr>
              <w:rFonts w:ascii="Times New Roman" w:eastAsia="宋体" w:hAnsi="Times New Roman" w:cs="Times New Roman" w:hint="eastAsia"/>
              <w:bCs/>
              <w:kern w:val="0"/>
              <w:sz w:val="24"/>
              <w:szCs w:val="24"/>
            </w:rPr>
          </w:rPrChange>
        </w:rPr>
        <w:t>通过接收到的信号来计算该遥控器的</w:t>
      </w:r>
      <w:r w:rsidR="001E3713" w:rsidRPr="002142C8">
        <w:rPr>
          <w:rFonts w:ascii="Times New Roman" w:eastAsia="宋体" w:hAnsi="Times New Roman" w:cs="Times New Roman"/>
          <w:bCs/>
          <w:kern w:val="0"/>
          <w:sz w:val="24"/>
          <w:szCs w:val="24"/>
          <w:rPrChange w:id="1032" w:author="ghj" w:date="2018-05-25T14:12:00Z">
            <w:rPr>
              <w:rFonts w:ascii="Times New Roman" w:eastAsia="宋体" w:hAnsi="Times New Roman" w:cs="Times New Roman" w:hint="eastAsia"/>
              <w:bCs/>
              <w:kern w:val="0"/>
              <w:sz w:val="24"/>
              <w:szCs w:val="24"/>
            </w:rPr>
          </w:rPrChange>
        </w:rPr>
        <w:t>gap</w:t>
      </w:r>
      <w:r w:rsidR="001E3713" w:rsidRPr="002142C8">
        <w:rPr>
          <w:rFonts w:ascii="Times New Roman" w:eastAsia="宋体" w:hAnsi="Times New Roman" w:cs="Times New Roman"/>
          <w:bCs/>
          <w:kern w:val="0"/>
          <w:sz w:val="24"/>
          <w:szCs w:val="24"/>
          <w:rPrChange w:id="1033" w:author="ghj" w:date="2018-05-25T14:12:00Z">
            <w:rPr>
              <w:rFonts w:ascii="Times New Roman" w:eastAsia="宋体" w:hAnsi="Times New Roman" w:cs="Times New Roman" w:hint="eastAsia"/>
              <w:bCs/>
              <w:kern w:val="0"/>
              <w:sz w:val="24"/>
              <w:szCs w:val="24"/>
            </w:rPr>
          </w:rPrChange>
        </w:rPr>
        <w:t>值，计算完毕后，才能正式开始学习功能。学习期间，</w:t>
      </w:r>
      <w:r w:rsidR="001E3713" w:rsidRPr="002142C8">
        <w:rPr>
          <w:rFonts w:ascii="Times New Roman" w:eastAsia="宋体" w:hAnsi="Times New Roman" w:cs="Times New Roman"/>
          <w:bCs/>
          <w:kern w:val="0"/>
          <w:sz w:val="24"/>
          <w:szCs w:val="24"/>
          <w:rPrChange w:id="1034" w:author="ghj" w:date="2018-05-25T14:12:00Z">
            <w:rPr>
              <w:rFonts w:ascii="Times New Roman" w:eastAsia="宋体" w:hAnsi="Times New Roman" w:cs="Times New Roman" w:hint="eastAsia"/>
              <w:bCs/>
              <w:kern w:val="0"/>
              <w:sz w:val="24"/>
              <w:szCs w:val="24"/>
            </w:rPr>
          </w:rPrChange>
        </w:rPr>
        <w:t>lirc</w:t>
      </w:r>
      <w:r w:rsidR="001E3713" w:rsidRPr="002142C8">
        <w:rPr>
          <w:rFonts w:ascii="Times New Roman" w:eastAsia="宋体" w:hAnsi="Times New Roman" w:cs="Times New Roman"/>
          <w:bCs/>
          <w:kern w:val="0"/>
          <w:sz w:val="24"/>
          <w:szCs w:val="24"/>
          <w:rPrChange w:id="1035" w:author="ghj" w:date="2018-05-25T14:12:00Z">
            <w:rPr>
              <w:rFonts w:ascii="Times New Roman" w:eastAsia="宋体" w:hAnsi="Times New Roman" w:cs="Times New Roman" w:hint="eastAsia"/>
              <w:bCs/>
              <w:kern w:val="0"/>
              <w:sz w:val="24"/>
              <w:szCs w:val="24"/>
            </w:rPr>
          </w:rPrChange>
        </w:rPr>
        <w:t>要求使用者必须键入</w:t>
      </w:r>
      <w:r w:rsidR="001E3713" w:rsidRPr="002142C8">
        <w:rPr>
          <w:rFonts w:ascii="Times New Roman" w:eastAsia="宋体" w:hAnsi="Times New Roman" w:cs="Times New Roman"/>
          <w:bCs/>
          <w:kern w:val="0"/>
          <w:sz w:val="24"/>
          <w:szCs w:val="24"/>
          <w:rPrChange w:id="1036" w:author="ghj" w:date="2018-05-25T14:12:00Z">
            <w:rPr>
              <w:rFonts w:ascii="Times New Roman" w:eastAsia="宋体" w:hAnsi="Times New Roman" w:cs="Times New Roman" w:hint="eastAsia"/>
              <w:bCs/>
              <w:kern w:val="0"/>
              <w:sz w:val="24"/>
              <w:szCs w:val="24"/>
            </w:rPr>
          </w:rPrChange>
        </w:rPr>
        <w:t>lirc</w:t>
      </w:r>
      <w:r w:rsidR="001E3713" w:rsidRPr="002142C8">
        <w:rPr>
          <w:rFonts w:ascii="Times New Roman" w:eastAsia="宋体" w:hAnsi="Times New Roman" w:cs="Times New Roman"/>
          <w:bCs/>
          <w:kern w:val="0"/>
          <w:sz w:val="24"/>
          <w:szCs w:val="24"/>
          <w:rPrChange w:id="1037" w:author="ghj" w:date="2018-05-25T14:12:00Z">
            <w:rPr>
              <w:rFonts w:ascii="Times New Roman" w:eastAsia="宋体" w:hAnsi="Times New Roman" w:cs="Times New Roman" w:hint="eastAsia"/>
              <w:bCs/>
              <w:kern w:val="0"/>
              <w:sz w:val="24"/>
              <w:szCs w:val="24"/>
            </w:rPr>
          </w:rPrChange>
        </w:rPr>
        <w:t>库里面存在的按键值，输入完之后，才接收对应遥控器的按键的红外信号。当使用者不再进行学习时，按回车即可退出学习。</w:t>
      </w:r>
    </w:p>
    <w:p w:rsidR="001E3713" w:rsidRPr="002142C8" w:rsidRDefault="001E3713" w:rsidP="001E3713">
      <w:pPr>
        <w:tabs>
          <w:tab w:val="left" w:pos="2022"/>
        </w:tabs>
        <w:ind w:firstLineChars="200" w:firstLine="480"/>
        <w:rPr>
          <w:rFonts w:ascii="Times New Roman" w:eastAsia="宋体" w:hAnsi="Times New Roman" w:cs="Times New Roman"/>
          <w:bCs/>
          <w:kern w:val="0"/>
          <w:sz w:val="24"/>
          <w:szCs w:val="24"/>
          <w:rPrChange w:id="1038"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1039" w:author="ghj" w:date="2018-05-25T14:12:00Z">
            <w:rPr>
              <w:rFonts w:ascii="Times New Roman" w:eastAsia="宋体" w:hAnsi="Times New Roman" w:cs="Times New Roman" w:hint="eastAsia"/>
              <w:bCs/>
              <w:kern w:val="0"/>
              <w:sz w:val="24"/>
              <w:szCs w:val="24"/>
            </w:rPr>
          </w:rPrChange>
        </w:rPr>
        <w:t>学习完</w:t>
      </w:r>
      <w:r w:rsidRPr="002142C8">
        <w:rPr>
          <w:rFonts w:ascii="Times New Roman" w:eastAsia="宋体" w:hAnsi="Times New Roman" w:cs="Times New Roman"/>
          <w:bCs/>
          <w:kern w:val="0"/>
          <w:sz w:val="24"/>
          <w:szCs w:val="24"/>
          <w:rPrChange w:id="1040" w:author="ghj" w:date="2018-05-25T14:12:00Z">
            <w:rPr>
              <w:rFonts w:ascii="Times New Roman" w:eastAsia="宋体" w:hAnsi="Times New Roman" w:cs="Times New Roman" w:hint="eastAsia"/>
              <w:bCs/>
              <w:kern w:val="0"/>
              <w:sz w:val="24"/>
              <w:szCs w:val="24"/>
            </w:rPr>
          </w:rPrChange>
        </w:rPr>
        <w:t>lirc</w:t>
      </w:r>
      <w:r w:rsidRPr="002142C8">
        <w:rPr>
          <w:rFonts w:ascii="Times New Roman" w:eastAsia="宋体" w:hAnsi="Times New Roman" w:cs="Times New Roman"/>
          <w:bCs/>
          <w:kern w:val="0"/>
          <w:sz w:val="24"/>
          <w:szCs w:val="24"/>
          <w:rPrChange w:id="1041" w:author="ghj" w:date="2018-05-25T14:12:00Z">
            <w:rPr>
              <w:rFonts w:ascii="Times New Roman" w:eastAsia="宋体" w:hAnsi="Times New Roman" w:cs="Times New Roman" w:hint="eastAsia"/>
              <w:bCs/>
              <w:kern w:val="0"/>
              <w:sz w:val="24"/>
              <w:szCs w:val="24"/>
            </w:rPr>
          </w:rPrChange>
        </w:rPr>
        <w:t>会将学习到的按键信息以文本文件保存在当前目录，文件名为使用者录制时设定的</w:t>
      </w:r>
      <w:r w:rsidRPr="002142C8">
        <w:rPr>
          <w:rFonts w:ascii="Times New Roman" w:eastAsia="宋体" w:hAnsi="Times New Roman" w:cs="Times New Roman"/>
          <w:bCs/>
          <w:kern w:val="0"/>
          <w:sz w:val="24"/>
          <w:szCs w:val="24"/>
          <w:rPrChange w:id="1042" w:author="ghj" w:date="2018-05-25T14:12:00Z">
            <w:rPr>
              <w:rFonts w:ascii="Times New Roman" w:eastAsia="宋体" w:hAnsi="Times New Roman" w:cs="Times New Roman" w:hint="eastAsia"/>
              <w:bCs/>
              <w:kern w:val="0"/>
              <w:sz w:val="24"/>
              <w:szCs w:val="24"/>
            </w:rPr>
          </w:rPrChange>
        </w:rPr>
        <w:t>name</w:t>
      </w:r>
      <w:r w:rsidR="001A7276" w:rsidRPr="002142C8">
        <w:rPr>
          <w:rFonts w:ascii="Times New Roman" w:eastAsia="宋体" w:hAnsi="Times New Roman" w:cs="Times New Roman"/>
          <w:bCs/>
          <w:kern w:val="0"/>
          <w:sz w:val="24"/>
          <w:szCs w:val="24"/>
          <w:rPrChange w:id="1043" w:author="ghj" w:date="2018-05-25T14:12:00Z">
            <w:rPr>
              <w:rFonts w:ascii="Times New Roman" w:eastAsia="宋体" w:hAnsi="Times New Roman" w:cs="Times New Roman" w:hint="eastAsia"/>
              <w:bCs/>
              <w:kern w:val="0"/>
              <w:sz w:val="24"/>
              <w:szCs w:val="24"/>
            </w:rPr>
          </w:rPrChange>
        </w:rPr>
        <w:t>参数。但是现在还不能使用刚学习完的成果</w:t>
      </w:r>
      <w:r w:rsidRPr="002142C8">
        <w:rPr>
          <w:rFonts w:ascii="Times New Roman" w:eastAsia="宋体" w:hAnsi="Times New Roman" w:cs="Times New Roman"/>
          <w:bCs/>
          <w:kern w:val="0"/>
          <w:sz w:val="24"/>
          <w:szCs w:val="24"/>
          <w:rPrChange w:id="1044" w:author="ghj" w:date="2018-05-25T14:12:00Z">
            <w:rPr>
              <w:rFonts w:ascii="Times New Roman" w:eastAsia="宋体" w:hAnsi="Times New Roman" w:cs="Times New Roman" w:hint="eastAsia"/>
              <w:bCs/>
              <w:kern w:val="0"/>
              <w:sz w:val="24"/>
              <w:szCs w:val="24"/>
            </w:rPr>
          </w:rPrChange>
        </w:rPr>
        <w:t>，使用者还需要将这个文件复制到</w:t>
      </w:r>
      <w:r w:rsidRPr="002142C8">
        <w:rPr>
          <w:rFonts w:ascii="Times New Roman" w:eastAsia="宋体" w:hAnsi="Times New Roman" w:cs="Times New Roman"/>
          <w:bCs/>
          <w:kern w:val="0"/>
          <w:sz w:val="24"/>
          <w:szCs w:val="24"/>
          <w:rPrChange w:id="1045" w:author="ghj" w:date="2018-05-25T14:12:00Z">
            <w:rPr>
              <w:rFonts w:ascii="Times New Roman" w:eastAsia="宋体" w:hAnsi="Times New Roman" w:cs="Times New Roman" w:hint="eastAsia"/>
              <w:bCs/>
              <w:kern w:val="0"/>
              <w:sz w:val="24"/>
              <w:szCs w:val="24"/>
            </w:rPr>
          </w:rPrChange>
        </w:rPr>
        <w:t>/</w:t>
      </w:r>
      <w:proofErr w:type="spellStart"/>
      <w:r w:rsidRPr="002142C8">
        <w:rPr>
          <w:rFonts w:ascii="Times New Roman" w:eastAsia="宋体" w:hAnsi="Times New Roman" w:cs="Times New Roman"/>
          <w:bCs/>
          <w:kern w:val="0"/>
          <w:sz w:val="24"/>
          <w:szCs w:val="24"/>
          <w:rPrChange w:id="1046" w:author="ghj" w:date="2018-05-25T14:12:00Z">
            <w:rPr>
              <w:rFonts w:ascii="Times New Roman" w:eastAsia="宋体" w:hAnsi="Times New Roman" w:cs="Times New Roman"/>
              <w:bCs/>
              <w:kern w:val="0"/>
              <w:sz w:val="24"/>
              <w:szCs w:val="24"/>
            </w:rPr>
          </w:rPrChange>
        </w:rPr>
        <w:t>etc</w:t>
      </w:r>
      <w:proofErr w:type="spellEnd"/>
      <w:r w:rsidRPr="002142C8">
        <w:rPr>
          <w:rFonts w:ascii="Times New Roman" w:eastAsia="宋体" w:hAnsi="Times New Roman" w:cs="Times New Roman"/>
          <w:bCs/>
          <w:kern w:val="0"/>
          <w:sz w:val="24"/>
          <w:szCs w:val="24"/>
          <w:rPrChange w:id="1047" w:author="ghj" w:date="2018-05-25T14:12:00Z">
            <w:rPr>
              <w:rFonts w:ascii="Times New Roman" w:eastAsia="宋体" w:hAnsi="Times New Roman" w:cs="Times New Roman"/>
              <w:bCs/>
              <w:kern w:val="0"/>
              <w:sz w:val="24"/>
              <w:szCs w:val="24"/>
            </w:rPr>
          </w:rPrChange>
        </w:rPr>
        <w:t>/lirc/lircd.conf</w:t>
      </w:r>
      <w:r w:rsidRPr="002142C8">
        <w:rPr>
          <w:rFonts w:ascii="Times New Roman" w:eastAsia="宋体" w:hAnsi="Times New Roman" w:cs="Times New Roman"/>
          <w:bCs/>
          <w:kern w:val="0"/>
          <w:sz w:val="24"/>
          <w:szCs w:val="24"/>
          <w:rPrChange w:id="1048" w:author="ghj" w:date="2018-05-25T14:12:00Z">
            <w:rPr>
              <w:rFonts w:ascii="Times New Roman" w:eastAsia="宋体" w:hAnsi="Times New Roman" w:cs="Times New Roman" w:hint="eastAsia"/>
              <w:bCs/>
              <w:kern w:val="0"/>
              <w:sz w:val="24"/>
              <w:szCs w:val="24"/>
            </w:rPr>
          </w:rPrChange>
        </w:rPr>
        <w:t>中才能使用。使用</w:t>
      </w:r>
      <w:r w:rsidRPr="002142C8">
        <w:rPr>
          <w:rFonts w:ascii="Times New Roman" w:eastAsia="宋体" w:hAnsi="Times New Roman" w:cs="Times New Roman"/>
          <w:bCs/>
          <w:kern w:val="0"/>
          <w:sz w:val="24"/>
          <w:szCs w:val="24"/>
          <w:rPrChange w:id="1049" w:author="ghj" w:date="2018-05-25T14:12:00Z">
            <w:rPr>
              <w:rFonts w:ascii="Times New Roman" w:eastAsia="宋体" w:hAnsi="Times New Roman" w:cs="Times New Roman" w:hint="eastAsia"/>
              <w:bCs/>
              <w:kern w:val="0"/>
              <w:sz w:val="24"/>
              <w:szCs w:val="24"/>
            </w:rPr>
          </w:rPrChange>
        </w:rPr>
        <w:t>lirc</w:t>
      </w:r>
      <w:r w:rsidRPr="002142C8">
        <w:rPr>
          <w:rFonts w:ascii="Times New Roman" w:eastAsia="宋体" w:hAnsi="Times New Roman" w:cs="Times New Roman"/>
          <w:bCs/>
          <w:kern w:val="0"/>
          <w:sz w:val="24"/>
          <w:szCs w:val="24"/>
          <w:rPrChange w:id="1050" w:author="ghj" w:date="2018-05-25T14:12:00Z">
            <w:rPr>
              <w:rFonts w:ascii="Times New Roman" w:eastAsia="宋体" w:hAnsi="Times New Roman" w:cs="Times New Roman" w:hint="eastAsia"/>
              <w:bCs/>
              <w:kern w:val="0"/>
              <w:sz w:val="24"/>
              <w:szCs w:val="24"/>
            </w:rPr>
          </w:rPrChange>
        </w:rPr>
        <w:t>发射红外指令的命令如图</w:t>
      </w:r>
      <w:r w:rsidRPr="002142C8">
        <w:rPr>
          <w:rFonts w:ascii="Times New Roman" w:eastAsia="宋体" w:hAnsi="Times New Roman" w:cs="Times New Roman"/>
          <w:bCs/>
          <w:kern w:val="0"/>
          <w:sz w:val="24"/>
          <w:szCs w:val="24"/>
          <w:rPrChange w:id="1051" w:author="ghj" w:date="2018-05-25T14:12:00Z">
            <w:rPr>
              <w:rFonts w:ascii="Times New Roman" w:eastAsia="宋体" w:hAnsi="Times New Roman" w:cs="Times New Roman" w:hint="eastAsia"/>
              <w:bCs/>
              <w:kern w:val="0"/>
              <w:sz w:val="24"/>
              <w:szCs w:val="24"/>
            </w:rPr>
          </w:rPrChange>
        </w:rPr>
        <w:t>2</w:t>
      </w:r>
      <w:r w:rsidRPr="002142C8">
        <w:rPr>
          <w:rFonts w:ascii="Times New Roman" w:eastAsia="宋体" w:hAnsi="Times New Roman" w:cs="Times New Roman"/>
          <w:bCs/>
          <w:kern w:val="0"/>
          <w:sz w:val="24"/>
          <w:szCs w:val="24"/>
          <w:rPrChange w:id="1052" w:author="ghj" w:date="2018-05-25T14:12:00Z">
            <w:rPr>
              <w:rFonts w:ascii="Times New Roman" w:eastAsia="宋体" w:hAnsi="Times New Roman" w:cs="Times New Roman"/>
              <w:bCs/>
              <w:kern w:val="0"/>
              <w:sz w:val="24"/>
              <w:szCs w:val="24"/>
            </w:rPr>
          </w:rPrChange>
        </w:rPr>
        <w:t>.12</w:t>
      </w:r>
      <w:r w:rsidRPr="002142C8">
        <w:rPr>
          <w:rFonts w:ascii="Times New Roman" w:eastAsia="宋体" w:hAnsi="Times New Roman" w:cs="Times New Roman"/>
          <w:bCs/>
          <w:kern w:val="0"/>
          <w:sz w:val="24"/>
          <w:szCs w:val="24"/>
          <w:rPrChange w:id="1053" w:author="ghj" w:date="2018-05-25T14:12:00Z">
            <w:rPr>
              <w:rFonts w:ascii="Times New Roman" w:eastAsia="宋体" w:hAnsi="Times New Roman" w:cs="Times New Roman" w:hint="eastAsia"/>
              <w:bCs/>
              <w:kern w:val="0"/>
              <w:sz w:val="24"/>
              <w:szCs w:val="24"/>
            </w:rPr>
          </w:rPrChange>
        </w:rPr>
        <w:t>所示。</w:t>
      </w:r>
    </w:p>
    <w:p w:rsidR="004D3349" w:rsidRPr="002142C8" w:rsidRDefault="004D3349" w:rsidP="004D3349">
      <w:pPr>
        <w:tabs>
          <w:tab w:val="left" w:pos="2022"/>
        </w:tabs>
        <w:jc w:val="center"/>
        <w:rPr>
          <w:rFonts w:ascii="Times New Roman" w:eastAsia="宋体" w:hAnsi="Times New Roman" w:cs="Times New Roman"/>
          <w:bCs/>
          <w:kern w:val="0"/>
          <w:sz w:val="24"/>
          <w:szCs w:val="24"/>
          <w:rPrChange w:id="1054" w:author="ghj" w:date="2018-05-25T14:12:00Z">
            <w:rPr>
              <w:rFonts w:ascii="Times New Roman" w:eastAsia="宋体" w:hAnsi="Times New Roman" w:cs="Times New Roman"/>
              <w:bCs/>
              <w:kern w:val="0"/>
              <w:sz w:val="24"/>
              <w:szCs w:val="24"/>
            </w:rPr>
          </w:rPrChange>
        </w:rPr>
      </w:pPr>
      <w:r w:rsidRPr="002142C8">
        <w:rPr>
          <w:rFonts w:ascii="Times New Roman" w:hAnsi="Times New Roman" w:cs="Times New Roman"/>
          <w:noProof/>
          <w:rPrChange w:id="1055" w:author="ghj" w:date="2018-05-25T14:12:00Z">
            <w:rPr>
              <w:noProof/>
            </w:rPr>
          </w:rPrChange>
        </w:rPr>
        <w:drawing>
          <wp:inline distT="0" distB="0" distL="0" distR="0">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05907" cy="403854"/>
                    </a:xfrm>
                    <a:prstGeom prst="rect">
                      <a:avLst/>
                    </a:prstGeom>
                  </pic:spPr>
                </pic:pic>
              </a:graphicData>
            </a:graphic>
          </wp:inline>
        </w:drawing>
      </w:r>
    </w:p>
    <w:p w:rsidR="004D3349" w:rsidRPr="002142C8" w:rsidRDefault="004D3349" w:rsidP="004D3349">
      <w:pPr>
        <w:tabs>
          <w:tab w:val="left" w:pos="2022"/>
        </w:tabs>
        <w:jc w:val="center"/>
        <w:rPr>
          <w:rFonts w:ascii="Times New Roman" w:eastAsia="黑体" w:hAnsi="Times New Roman" w:cs="Times New Roman"/>
          <w:b/>
          <w:bCs/>
          <w:kern w:val="0"/>
          <w:szCs w:val="21"/>
          <w:rPrChange w:id="1056"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1057"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1058" w:author="ghj" w:date="2018-05-25T14:12:00Z">
            <w:rPr>
              <w:rFonts w:ascii="黑体" w:eastAsia="黑体" w:hAnsi="黑体" w:cs="黑体"/>
              <w:b/>
              <w:bCs/>
              <w:kern w:val="0"/>
              <w:szCs w:val="21"/>
            </w:rPr>
          </w:rPrChange>
        </w:rPr>
        <w:t>2.1</w:t>
      </w:r>
      <w:r w:rsidR="002D4CF6" w:rsidRPr="002142C8">
        <w:rPr>
          <w:rFonts w:ascii="Times New Roman" w:eastAsia="黑体" w:hAnsi="Times New Roman" w:cs="Times New Roman"/>
          <w:b/>
          <w:bCs/>
          <w:kern w:val="0"/>
          <w:szCs w:val="21"/>
          <w:rPrChange w:id="1059" w:author="ghj" w:date="2018-05-25T14:12:00Z">
            <w:rPr>
              <w:rFonts w:ascii="黑体" w:eastAsia="黑体" w:hAnsi="黑体" w:cs="黑体"/>
              <w:b/>
              <w:bCs/>
              <w:kern w:val="0"/>
              <w:szCs w:val="21"/>
            </w:rPr>
          </w:rPrChange>
        </w:rPr>
        <w:t>2</w:t>
      </w:r>
      <w:r w:rsidRPr="002142C8">
        <w:rPr>
          <w:rFonts w:ascii="Times New Roman" w:eastAsia="黑体" w:hAnsi="Times New Roman" w:cs="Times New Roman"/>
          <w:b/>
          <w:bCs/>
          <w:kern w:val="0"/>
          <w:szCs w:val="21"/>
          <w:rPrChange w:id="1060" w:author="ghj" w:date="2018-05-25T14:12:00Z">
            <w:rPr>
              <w:rFonts w:ascii="黑体" w:eastAsia="黑体" w:hAnsi="黑体" w:cs="黑体"/>
              <w:b/>
              <w:bCs/>
              <w:kern w:val="0"/>
              <w:szCs w:val="21"/>
            </w:rPr>
          </w:rPrChange>
        </w:rPr>
        <w:t xml:space="preserve"> </w:t>
      </w:r>
      <w:r w:rsidR="002D4CF6" w:rsidRPr="002142C8">
        <w:rPr>
          <w:rFonts w:ascii="Times New Roman" w:eastAsia="黑体" w:hAnsi="Times New Roman" w:cs="Times New Roman"/>
          <w:b/>
          <w:bCs/>
          <w:kern w:val="0"/>
          <w:szCs w:val="21"/>
          <w:rPrChange w:id="1061" w:author="ghj" w:date="2018-05-25T14:12:00Z">
            <w:rPr>
              <w:rFonts w:ascii="黑体" w:eastAsia="黑体" w:hAnsi="黑体" w:cs="黑体" w:hint="eastAsia"/>
              <w:b/>
              <w:bCs/>
              <w:kern w:val="0"/>
              <w:szCs w:val="21"/>
            </w:rPr>
          </w:rPrChange>
        </w:rPr>
        <w:t>使用</w:t>
      </w:r>
      <w:r w:rsidR="002D4CF6" w:rsidRPr="002142C8">
        <w:rPr>
          <w:rFonts w:ascii="Times New Roman" w:eastAsia="黑体" w:hAnsi="Times New Roman" w:cs="Times New Roman"/>
          <w:b/>
          <w:bCs/>
          <w:kern w:val="0"/>
          <w:szCs w:val="21"/>
          <w:rPrChange w:id="1062" w:author="ghj" w:date="2018-05-25T14:12:00Z">
            <w:rPr>
              <w:rFonts w:ascii="黑体" w:eastAsia="黑体" w:hAnsi="黑体" w:cs="黑体" w:hint="eastAsia"/>
              <w:b/>
              <w:bCs/>
              <w:kern w:val="0"/>
              <w:szCs w:val="21"/>
            </w:rPr>
          </w:rPrChange>
        </w:rPr>
        <w:t>lirc</w:t>
      </w:r>
      <w:r w:rsidRPr="002142C8">
        <w:rPr>
          <w:rFonts w:ascii="Times New Roman" w:eastAsia="黑体" w:hAnsi="Times New Roman" w:cs="Times New Roman"/>
          <w:b/>
          <w:bCs/>
          <w:kern w:val="0"/>
          <w:szCs w:val="21"/>
          <w:rPrChange w:id="1063" w:author="ghj" w:date="2018-05-25T14:12:00Z">
            <w:rPr>
              <w:rFonts w:ascii="黑体" w:eastAsia="黑体" w:hAnsi="黑体" w:cs="黑体" w:hint="eastAsia"/>
              <w:b/>
              <w:bCs/>
              <w:kern w:val="0"/>
              <w:szCs w:val="21"/>
            </w:rPr>
          </w:rPrChange>
        </w:rPr>
        <w:t>发送红外指令</w:t>
      </w:r>
    </w:p>
    <w:p w:rsidR="001E3713" w:rsidRPr="002142C8" w:rsidRDefault="004D3349" w:rsidP="001E3713">
      <w:pPr>
        <w:tabs>
          <w:tab w:val="left" w:pos="2022"/>
        </w:tabs>
        <w:ind w:firstLineChars="200" w:firstLine="480"/>
        <w:rPr>
          <w:rFonts w:ascii="Times New Roman" w:eastAsia="宋体" w:hAnsi="Times New Roman" w:cs="Times New Roman"/>
          <w:bCs/>
          <w:kern w:val="0"/>
          <w:sz w:val="24"/>
          <w:szCs w:val="24"/>
          <w:rPrChange w:id="1064" w:author="ghj" w:date="2018-05-25T14:12:00Z">
            <w:rPr>
              <w:rFonts w:ascii="Times New Roman" w:eastAsia="宋体" w:hAnsi="Times New Roman" w:cs="Times New Roman"/>
              <w:bCs/>
              <w:kern w:val="0"/>
              <w:sz w:val="24"/>
              <w:szCs w:val="24"/>
            </w:rPr>
          </w:rPrChange>
        </w:rPr>
      </w:pPr>
      <w:r w:rsidRPr="002142C8">
        <w:rPr>
          <w:rFonts w:ascii="Times New Roman" w:eastAsia="宋体" w:hAnsi="Times New Roman" w:cs="Times New Roman"/>
          <w:bCs/>
          <w:kern w:val="0"/>
          <w:sz w:val="24"/>
          <w:szCs w:val="24"/>
          <w:rPrChange w:id="1065" w:author="ghj" w:date="2018-05-25T14:12:00Z">
            <w:rPr>
              <w:rFonts w:ascii="Times New Roman" w:eastAsia="宋体" w:hAnsi="Times New Roman" w:cs="Times New Roman" w:hint="eastAsia"/>
              <w:bCs/>
              <w:kern w:val="0"/>
              <w:sz w:val="24"/>
              <w:szCs w:val="24"/>
            </w:rPr>
          </w:rPrChange>
        </w:rPr>
        <w:t>在该命令中，</w:t>
      </w:r>
      <w:r w:rsidRPr="002142C8">
        <w:rPr>
          <w:rFonts w:ascii="Times New Roman" w:eastAsia="宋体" w:hAnsi="Times New Roman" w:cs="Times New Roman"/>
          <w:bCs/>
          <w:kern w:val="0"/>
          <w:sz w:val="24"/>
          <w:szCs w:val="24"/>
          <w:rPrChange w:id="1066" w:author="ghj" w:date="2018-05-25T14:12:00Z">
            <w:rPr>
              <w:rFonts w:ascii="Times New Roman" w:eastAsia="宋体" w:hAnsi="Times New Roman" w:cs="Times New Roman" w:hint="eastAsia"/>
              <w:bCs/>
              <w:kern w:val="0"/>
              <w:sz w:val="24"/>
              <w:szCs w:val="24"/>
            </w:rPr>
          </w:rPrChange>
        </w:rPr>
        <w:t>name</w:t>
      </w:r>
      <w:r w:rsidRPr="002142C8">
        <w:rPr>
          <w:rFonts w:ascii="Times New Roman" w:eastAsia="宋体" w:hAnsi="Times New Roman" w:cs="Times New Roman"/>
          <w:bCs/>
          <w:kern w:val="0"/>
          <w:sz w:val="24"/>
          <w:szCs w:val="24"/>
          <w:rPrChange w:id="1067" w:author="ghj" w:date="2018-05-25T14:12:00Z">
            <w:rPr>
              <w:rFonts w:ascii="Times New Roman" w:eastAsia="宋体" w:hAnsi="Times New Roman" w:cs="Times New Roman" w:hint="eastAsia"/>
              <w:bCs/>
              <w:kern w:val="0"/>
              <w:sz w:val="24"/>
              <w:szCs w:val="24"/>
            </w:rPr>
          </w:rPrChange>
        </w:rPr>
        <w:t>代表的是</w:t>
      </w:r>
      <w:r w:rsidRPr="002142C8">
        <w:rPr>
          <w:rFonts w:ascii="Times New Roman" w:eastAsia="宋体" w:hAnsi="Times New Roman" w:cs="Times New Roman"/>
          <w:bCs/>
          <w:kern w:val="0"/>
          <w:sz w:val="24"/>
          <w:szCs w:val="24"/>
          <w:rPrChange w:id="1068" w:author="ghj" w:date="2018-05-25T14:12:00Z">
            <w:rPr>
              <w:rFonts w:ascii="Times New Roman" w:eastAsia="宋体" w:hAnsi="Times New Roman" w:cs="Times New Roman" w:hint="eastAsia"/>
              <w:bCs/>
              <w:kern w:val="0"/>
              <w:sz w:val="24"/>
              <w:szCs w:val="24"/>
            </w:rPr>
          </w:rPrChange>
        </w:rPr>
        <w:t>lirc</w:t>
      </w:r>
      <w:r w:rsidRPr="002142C8">
        <w:rPr>
          <w:rFonts w:ascii="Times New Roman" w:eastAsia="宋体" w:hAnsi="Times New Roman" w:cs="Times New Roman"/>
          <w:bCs/>
          <w:kern w:val="0"/>
          <w:sz w:val="24"/>
          <w:szCs w:val="24"/>
          <w:rPrChange w:id="1069" w:author="ghj" w:date="2018-05-25T14:12:00Z">
            <w:rPr>
              <w:rFonts w:ascii="Times New Roman" w:eastAsia="宋体" w:hAnsi="Times New Roman" w:cs="Times New Roman" w:hint="eastAsia"/>
              <w:bCs/>
              <w:kern w:val="0"/>
              <w:sz w:val="24"/>
              <w:szCs w:val="24"/>
            </w:rPr>
          </w:rPrChange>
        </w:rPr>
        <w:t>录制时的</w:t>
      </w:r>
      <w:r w:rsidRPr="002142C8">
        <w:rPr>
          <w:rFonts w:ascii="Times New Roman" w:eastAsia="宋体" w:hAnsi="Times New Roman" w:cs="Times New Roman"/>
          <w:bCs/>
          <w:kern w:val="0"/>
          <w:sz w:val="24"/>
          <w:szCs w:val="24"/>
          <w:rPrChange w:id="1070" w:author="ghj" w:date="2018-05-25T14:12:00Z">
            <w:rPr>
              <w:rFonts w:ascii="Times New Roman" w:eastAsia="宋体" w:hAnsi="Times New Roman" w:cs="Times New Roman" w:hint="eastAsia"/>
              <w:bCs/>
              <w:kern w:val="0"/>
              <w:sz w:val="24"/>
              <w:szCs w:val="24"/>
            </w:rPr>
          </w:rPrChange>
        </w:rPr>
        <w:t>name</w:t>
      </w:r>
      <w:r w:rsidRPr="002142C8">
        <w:rPr>
          <w:rFonts w:ascii="Times New Roman" w:eastAsia="宋体" w:hAnsi="Times New Roman" w:cs="Times New Roman"/>
          <w:bCs/>
          <w:kern w:val="0"/>
          <w:sz w:val="24"/>
          <w:szCs w:val="24"/>
          <w:rPrChange w:id="1071" w:author="ghj" w:date="2018-05-25T14:12:00Z">
            <w:rPr>
              <w:rFonts w:ascii="Times New Roman" w:eastAsia="宋体" w:hAnsi="Times New Roman" w:cs="Times New Roman" w:hint="eastAsia"/>
              <w:bCs/>
              <w:kern w:val="0"/>
              <w:sz w:val="24"/>
              <w:szCs w:val="24"/>
            </w:rPr>
          </w:rPrChange>
        </w:rPr>
        <w:t>参数，</w:t>
      </w:r>
      <w:r w:rsidRPr="002142C8">
        <w:rPr>
          <w:rFonts w:ascii="Times New Roman" w:eastAsia="宋体" w:hAnsi="Times New Roman" w:cs="Times New Roman"/>
          <w:bCs/>
          <w:kern w:val="0"/>
          <w:sz w:val="24"/>
          <w:szCs w:val="24"/>
          <w:rPrChange w:id="1072" w:author="ghj" w:date="2018-05-25T14:12:00Z">
            <w:rPr>
              <w:rFonts w:ascii="Times New Roman" w:eastAsia="宋体" w:hAnsi="Times New Roman" w:cs="Times New Roman" w:hint="eastAsia"/>
              <w:bCs/>
              <w:kern w:val="0"/>
              <w:sz w:val="24"/>
              <w:szCs w:val="24"/>
            </w:rPr>
          </w:rPrChange>
        </w:rPr>
        <w:t>key_name</w:t>
      </w:r>
      <w:r w:rsidRPr="002142C8">
        <w:rPr>
          <w:rFonts w:ascii="Times New Roman" w:eastAsia="宋体" w:hAnsi="Times New Roman" w:cs="Times New Roman"/>
          <w:bCs/>
          <w:kern w:val="0"/>
          <w:sz w:val="24"/>
          <w:szCs w:val="24"/>
          <w:rPrChange w:id="1073" w:author="ghj" w:date="2018-05-25T14:12:00Z">
            <w:rPr>
              <w:rFonts w:ascii="Times New Roman" w:eastAsia="宋体" w:hAnsi="Times New Roman" w:cs="Times New Roman" w:hint="eastAsia"/>
              <w:bCs/>
              <w:kern w:val="0"/>
              <w:sz w:val="24"/>
              <w:szCs w:val="24"/>
            </w:rPr>
          </w:rPrChange>
        </w:rPr>
        <w:t>代表的时使用者为每个学习到的按键取得名字。</w:t>
      </w:r>
    </w:p>
    <w:p w:rsidR="0006129D" w:rsidRPr="002142C8" w:rsidRDefault="0006129D" w:rsidP="002E1624">
      <w:pPr>
        <w:tabs>
          <w:tab w:val="left" w:pos="2022"/>
        </w:tabs>
        <w:ind w:firstLineChars="200" w:firstLine="480"/>
        <w:rPr>
          <w:rFonts w:ascii="Times New Roman" w:eastAsia="宋体" w:hAnsi="Times New Roman" w:cs="Times New Roman"/>
          <w:bCs/>
          <w:kern w:val="0"/>
          <w:sz w:val="24"/>
          <w:szCs w:val="24"/>
          <w:rPrChange w:id="1074" w:author="ghj" w:date="2018-05-25T14:12:00Z">
            <w:rPr>
              <w:rFonts w:ascii="Times New Roman" w:eastAsia="宋体" w:hAnsi="Times New Roman" w:cs="Times New Roman"/>
              <w:bCs/>
              <w:kern w:val="0"/>
              <w:sz w:val="24"/>
              <w:szCs w:val="24"/>
            </w:rPr>
          </w:rPrChange>
        </w:rPr>
      </w:pPr>
    </w:p>
    <w:p w:rsidR="00CC246F" w:rsidRPr="002142C8" w:rsidRDefault="00CC246F">
      <w:pPr>
        <w:widowControl/>
        <w:jc w:val="left"/>
        <w:rPr>
          <w:rFonts w:ascii="Times New Roman" w:eastAsia="黑体" w:hAnsi="Times New Roman" w:cs="Times New Roman"/>
          <w:b/>
          <w:kern w:val="44"/>
          <w:sz w:val="30"/>
          <w:szCs w:val="24"/>
          <w:rPrChange w:id="1075" w:author="ghj" w:date="2018-05-25T14:12:00Z">
            <w:rPr>
              <w:rFonts w:ascii="Times New Roman" w:eastAsia="黑体" w:hAnsi="Times New Roman" w:cs="Times New Roman"/>
              <w:b/>
              <w:kern w:val="44"/>
              <w:sz w:val="30"/>
              <w:szCs w:val="24"/>
            </w:rPr>
          </w:rPrChange>
        </w:rPr>
      </w:pPr>
      <w:r w:rsidRPr="002142C8">
        <w:rPr>
          <w:rFonts w:ascii="Times New Roman" w:hAnsi="Times New Roman" w:cs="Times New Roman"/>
          <w:rPrChange w:id="1076" w:author="ghj" w:date="2018-05-25T14:12:00Z">
            <w:rPr>
              <w:rFonts w:ascii="Times New Roman" w:hAnsi="Times New Roman" w:cs="Times New Roman"/>
            </w:rPr>
          </w:rPrChange>
        </w:rPr>
        <w:br w:type="page"/>
      </w:r>
    </w:p>
    <w:bookmarkEnd w:id="1"/>
    <w:p w:rsidR="00831DBD" w:rsidRPr="002142C8" w:rsidRDefault="003927AD" w:rsidP="000B33A3">
      <w:pPr>
        <w:pStyle w:val="1"/>
        <w:spacing w:after="156"/>
        <w:jc w:val="center"/>
        <w:rPr>
          <w:rFonts w:ascii="Times New Roman" w:hAnsi="Times New Roman" w:cs="Times New Roman"/>
          <w:rPrChange w:id="1077" w:author="ghj" w:date="2018-05-25T14:12:00Z">
            <w:rPr/>
          </w:rPrChange>
        </w:rPr>
      </w:pPr>
      <w:r w:rsidRPr="002142C8">
        <w:rPr>
          <w:rFonts w:ascii="Times New Roman" w:hAnsi="Times New Roman" w:cs="Times New Roman"/>
          <w:rPrChange w:id="1078" w:author="ghj" w:date="2018-05-25T14:12:00Z">
            <w:rPr>
              <w:rFonts w:hint="eastAsia"/>
            </w:rPr>
          </w:rPrChange>
        </w:rPr>
        <w:lastRenderedPageBreak/>
        <w:t>第三章</w:t>
      </w:r>
      <w:r w:rsidRPr="002142C8">
        <w:rPr>
          <w:rFonts w:ascii="Times New Roman" w:hAnsi="Times New Roman" w:cs="Times New Roman"/>
          <w:rPrChange w:id="1079" w:author="ghj" w:date="2018-05-25T14:12:00Z">
            <w:rPr>
              <w:rFonts w:hint="eastAsia"/>
            </w:rPr>
          </w:rPrChange>
        </w:rPr>
        <w:t xml:space="preserve"> </w:t>
      </w:r>
      <w:r w:rsidR="00CE30FF" w:rsidRPr="002142C8">
        <w:rPr>
          <w:rFonts w:ascii="Times New Roman" w:hAnsi="Times New Roman" w:cs="Times New Roman"/>
          <w:rPrChange w:id="1080" w:author="ghj" w:date="2018-05-25T14:12:00Z">
            <w:rPr>
              <w:rFonts w:hint="eastAsia"/>
            </w:rPr>
          </w:rPrChange>
        </w:rPr>
        <w:t>基于嵌入式的万能遥控器的设计与功能</w:t>
      </w:r>
    </w:p>
    <w:p w:rsidR="000B33A3" w:rsidRPr="002142C8" w:rsidRDefault="000B33A3" w:rsidP="000B33A3">
      <w:pPr>
        <w:ind w:firstLineChars="200" w:firstLine="480"/>
        <w:rPr>
          <w:rFonts w:ascii="Times New Roman" w:eastAsia="宋体" w:hAnsi="Times New Roman" w:cs="Times New Roman"/>
          <w:sz w:val="24"/>
          <w:szCs w:val="24"/>
          <w:rPrChange w:id="1081" w:author="ghj" w:date="2018-05-25T14:12:00Z">
            <w:rPr>
              <w:rFonts w:ascii="宋体" w:eastAsia="宋体" w:hAnsi="宋体"/>
              <w:sz w:val="24"/>
              <w:szCs w:val="24"/>
            </w:rPr>
          </w:rPrChange>
        </w:rPr>
      </w:pPr>
      <w:r w:rsidRPr="002142C8">
        <w:rPr>
          <w:rFonts w:ascii="Times New Roman" w:eastAsia="宋体" w:hAnsi="Times New Roman" w:cs="Times New Roman"/>
          <w:sz w:val="24"/>
          <w:szCs w:val="24"/>
          <w:rPrChange w:id="1082" w:author="ghj" w:date="2018-05-25T14:12:00Z">
            <w:rPr>
              <w:rFonts w:ascii="宋体" w:eastAsia="宋体" w:hAnsi="宋体" w:hint="eastAsia"/>
              <w:sz w:val="24"/>
              <w:szCs w:val="24"/>
            </w:rPr>
          </w:rPrChange>
        </w:rPr>
        <w:t>本章节主要是从</w:t>
      </w:r>
      <w:r w:rsidRPr="002142C8">
        <w:rPr>
          <w:rFonts w:ascii="Times New Roman" w:eastAsia="宋体" w:hAnsi="Times New Roman" w:cs="Times New Roman"/>
          <w:color w:val="FF0000"/>
          <w:sz w:val="24"/>
          <w:szCs w:val="24"/>
          <w:rPrChange w:id="1083" w:author="ghj" w:date="2018-05-25T14:12:00Z">
            <w:rPr>
              <w:rFonts w:ascii="宋体" w:eastAsia="宋体" w:hAnsi="宋体" w:hint="eastAsia"/>
              <w:sz w:val="24"/>
              <w:szCs w:val="24"/>
            </w:rPr>
          </w:rPrChange>
        </w:rPr>
        <w:t>大范围</w:t>
      </w:r>
      <w:r w:rsidRPr="002142C8">
        <w:rPr>
          <w:rFonts w:ascii="Times New Roman" w:eastAsia="宋体" w:hAnsi="Times New Roman" w:cs="Times New Roman"/>
          <w:sz w:val="24"/>
          <w:szCs w:val="24"/>
          <w:rPrChange w:id="1084" w:author="ghj" w:date="2018-05-25T14:12:00Z">
            <w:rPr>
              <w:rFonts w:ascii="宋体" w:eastAsia="宋体" w:hAnsi="宋体" w:hint="eastAsia"/>
              <w:sz w:val="24"/>
              <w:szCs w:val="24"/>
            </w:rPr>
          </w:rPrChange>
        </w:rPr>
        <w:t>的讲述整个系统的基本情况</w:t>
      </w:r>
      <w:r w:rsidR="00246E59" w:rsidRPr="002142C8">
        <w:rPr>
          <w:rFonts w:ascii="Times New Roman" w:eastAsia="宋体" w:hAnsi="Times New Roman" w:cs="Times New Roman"/>
          <w:sz w:val="24"/>
          <w:szCs w:val="24"/>
          <w:rPrChange w:id="1085" w:author="ghj" w:date="2018-05-25T14:12:00Z">
            <w:rPr>
              <w:rFonts w:ascii="宋体" w:eastAsia="宋体" w:hAnsi="宋体" w:hint="eastAsia"/>
              <w:sz w:val="24"/>
              <w:szCs w:val="24"/>
            </w:rPr>
          </w:rPrChange>
        </w:rPr>
        <w:t>如系统的模块框架、系统的开发流程图以及系统的设计方案</w:t>
      </w:r>
      <w:r w:rsidRPr="002142C8">
        <w:rPr>
          <w:rFonts w:ascii="Times New Roman" w:eastAsia="宋体" w:hAnsi="Times New Roman" w:cs="Times New Roman"/>
          <w:sz w:val="24"/>
          <w:szCs w:val="24"/>
          <w:rPrChange w:id="1086" w:author="ghj" w:date="2018-05-25T14:12:00Z">
            <w:rPr>
              <w:rFonts w:ascii="宋体" w:eastAsia="宋体" w:hAnsi="宋体" w:hint="eastAsia"/>
              <w:sz w:val="24"/>
              <w:szCs w:val="24"/>
            </w:rPr>
          </w:rPrChange>
        </w:rPr>
        <w:t>，具体的</w:t>
      </w:r>
      <w:r w:rsidR="00246E59" w:rsidRPr="002142C8">
        <w:rPr>
          <w:rFonts w:ascii="Times New Roman" w:eastAsia="宋体" w:hAnsi="Times New Roman" w:cs="Times New Roman"/>
          <w:sz w:val="24"/>
          <w:szCs w:val="24"/>
          <w:rPrChange w:id="1087" w:author="ghj" w:date="2018-05-25T14:12:00Z">
            <w:rPr>
              <w:rFonts w:ascii="宋体" w:eastAsia="宋体" w:hAnsi="宋体" w:hint="eastAsia"/>
              <w:sz w:val="24"/>
              <w:szCs w:val="24"/>
            </w:rPr>
          </w:rPrChange>
        </w:rPr>
        <w:t>硬件</w:t>
      </w:r>
      <w:r w:rsidRPr="002142C8">
        <w:rPr>
          <w:rFonts w:ascii="Times New Roman" w:eastAsia="宋体" w:hAnsi="Times New Roman" w:cs="Times New Roman"/>
          <w:sz w:val="24"/>
          <w:szCs w:val="24"/>
          <w:rPrChange w:id="1088" w:author="ghj" w:date="2018-05-25T14:12:00Z">
            <w:rPr>
              <w:rFonts w:ascii="宋体" w:eastAsia="宋体" w:hAnsi="宋体" w:hint="eastAsia"/>
              <w:sz w:val="24"/>
              <w:szCs w:val="24"/>
            </w:rPr>
          </w:rPrChange>
        </w:rPr>
        <w:t>内容</w:t>
      </w:r>
      <w:r w:rsidR="00246E59" w:rsidRPr="002142C8">
        <w:rPr>
          <w:rFonts w:ascii="Times New Roman" w:eastAsia="宋体" w:hAnsi="Times New Roman" w:cs="Times New Roman"/>
          <w:sz w:val="24"/>
          <w:szCs w:val="24"/>
          <w:rPrChange w:id="1089" w:author="ghj" w:date="2018-05-25T14:12:00Z">
            <w:rPr>
              <w:rFonts w:ascii="宋体" w:eastAsia="宋体" w:hAnsi="宋体" w:hint="eastAsia"/>
              <w:sz w:val="24"/>
              <w:szCs w:val="24"/>
            </w:rPr>
          </w:rPrChange>
        </w:rPr>
        <w:t>实现和软件内容实现</w:t>
      </w:r>
      <w:r w:rsidRPr="002142C8">
        <w:rPr>
          <w:rFonts w:ascii="Times New Roman" w:eastAsia="宋体" w:hAnsi="Times New Roman" w:cs="Times New Roman"/>
          <w:sz w:val="24"/>
          <w:szCs w:val="24"/>
          <w:rPrChange w:id="1090" w:author="ghj" w:date="2018-05-25T14:12:00Z">
            <w:rPr>
              <w:rFonts w:ascii="宋体" w:eastAsia="宋体" w:hAnsi="宋体" w:hint="eastAsia"/>
              <w:sz w:val="24"/>
              <w:szCs w:val="24"/>
            </w:rPr>
          </w:rPrChange>
        </w:rPr>
        <w:t>将在后面章节中</w:t>
      </w:r>
      <w:r w:rsidR="00246E59" w:rsidRPr="002142C8">
        <w:rPr>
          <w:rFonts w:ascii="Times New Roman" w:eastAsia="宋体" w:hAnsi="Times New Roman" w:cs="Times New Roman"/>
          <w:sz w:val="24"/>
          <w:szCs w:val="24"/>
          <w:rPrChange w:id="1091" w:author="ghj" w:date="2018-05-25T14:12:00Z">
            <w:rPr>
              <w:rFonts w:ascii="宋体" w:eastAsia="宋体" w:hAnsi="宋体" w:hint="eastAsia"/>
              <w:sz w:val="24"/>
              <w:szCs w:val="24"/>
            </w:rPr>
          </w:rPrChange>
        </w:rPr>
        <w:t>一一</w:t>
      </w:r>
      <w:r w:rsidRPr="002142C8">
        <w:rPr>
          <w:rFonts w:ascii="Times New Roman" w:eastAsia="宋体" w:hAnsi="Times New Roman" w:cs="Times New Roman"/>
          <w:sz w:val="24"/>
          <w:szCs w:val="24"/>
          <w:rPrChange w:id="1092" w:author="ghj" w:date="2018-05-25T14:12:00Z">
            <w:rPr>
              <w:rFonts w:ascii="宋体" w:eastAsia="宋体" w:hAnsi="宋体" w:hint="eastAsia"/>
              <w:sz w:val="24"/>
              <w:szCs w:val="24"/>
            </w:rPr>
          </w:rPrChange>
        </w:rPr>
        <w:t>讲述。</w:t>
      </w:r>
    </w:p>
    <w:p w:rsidR="00DF6962" w:rsidRPr="002142C8" w:rsidRDefault="00E14672" w:rsidP="003927AD">
      <w:pPr>
        <w:pStyle w:val="2"/>
        <w:spacing w:before="60" w:afterLines="50" w:after="156" w:line="240" w:lineRule="auto"/>
        <w:jc w:val="left"/>
        <w:rPr>
          <w:rFonts w:ascii="Times New Roman" w:eastAsia="宋体" w:hAnsi="Times New Roman" w:cs="Times New Roman"/>
          <w:sz w:val="28"/>
          <w:szCs w:val="28"/>
          <w:rPrChange w:id="1093"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094" w:author="ghj" w:date="2018-05-25T14:12:00Z">
            <w:rPr>
              <w:rFonts w:ascii="宋体" w:eastAsia="宋体" w:hAnsi="宋体"/>
              <w:sz w:val="28"/>
              <w:szCs w:val="28"/>
            </w:rPr>
          </w:rPrChange>
        </w:rPr>
        <w:t xml:space="preserve">3.1 </w:t>
      </w:r>
      <w:r w:rsidRPr="002142C8">
        <w:rPr>
          <w:rFonts w:ascii="Times New Roman" w:eastAsia="宋体" w:hAnsi="Times New Roman" w:cs="Times New Roman"/>
          <w:sz w:val="28"/>
          <w:szCs w:val="28"/>
          <w:rPrChange w:id="1095" w:author="ghj" w:date="2018-05-25T14:12:00Z">
            <w:rPr>
              <w:rFonts w:ascii="宋体" w:eastAsia="宋体" w:hAnsi="宋体" w:hint="eastAsia"/>
              <w:sz w:val="28"/>
              <w:szCs w:val="28"/>
            </w:rPr>
          </w:rPrChange>
        </w:rPr>
        <w:t>整体架构</w:t>
      </w:r>
    </w:p>
    <w:p w:rsidR="00D6243B" w:rsidRPr="002142C8" w:rsidRDefault="002814B7" w:rsidP="007240D0">
      <w:pPr>
        <w:spacing w:line="400" w:lineRule="exact"/>
        <w:ind w:firstLineChars="200" w:firstLine="480"/>
        <w:rPr>
          <w:rFonts w:ascii="Times New Roman" w:eastAsia="宋体" w:hAnsi="Times New Roman" w:cs="Times New Roman"/>
          <w:color w:val="000000" w:themeColor="text1"/>
          <w:sz w:val="24"/>
          <w:szCs w:val="24"/>
          <w:rPrChange w:id="1096" w:author="ghj" w:date="2018-05-25T14:12:00Z">
            <w:rPr>
              <w:rFonts w:ascii="宋体" w:eastAsia="宋体" w:hAnsi="宋体" w:cs="Times New Roman"/>
              <w:color w:val="000000" w:themeColor="text1"/>
              <w:sz w:val="24"/>
              <w:szCs w:val="24"/>
            </w:rPr>
          </w:rPrChange>
        </w:rPr>
      </w:pPr>
      <w:r w:rsidRPr="002142C8">
        <w:rPr>
          <w:rFonts w:ascii="Times New Roman" w:eastAsia="宋体" w:hAnsi="Times New Roman" w:cs="Times New Roman"/>
          <w:noProof/>
          <w:color w:val="000000" w:themeColor="text1"/>
          <w:sz w:val="24"/>
          <w:szCs w:val="24"/>
          <w:rPrChange w:id="1097" w:author="ghj" w:date="2018-05-25T14:12:00Z">
            <w:rPr>
              <w:rFonts w:ascii="宋体" w:eastAsia="宋体" w:hAnsi="宋体"/>
              <w:noProof/>
              <w:color w:val="000000" w:themeColor="text1"/>
              <w:sz w:val="24"/>
              <w:szCs w:val="24"/>
            </w:rPr>
          </w:rPrChange>
        </w:rPr>
        <w:drawing>
          <wp:anchor distT="0" distB="0" distL="114300" distR="114300" simplePos="0" relativeHeight="251660288" behindDoc="0" locked="0" layoutInCell="1" allowOverlap="1">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anchor>
        </w:drawing>
      </w:r>
      <w:r w:rsidR="001A7276" w:rsidRPr="002142C8">
        <w:rPr>
          <w:rFonts w:ascii="Times New Roman" w:eastAsia="宋体" w:hAnsi="Times New Roman" w:cs="Times New Roman"/>
          <w:color w:val="000000" w:themeColor="text1"/>
          <w:sz w:val="24"/>
          <w:szCs w:val="24"/>
          <w:rPrChange w:id="1098" w:author="ghj" w:date="2018-05-25T14:12:00Z">
            <w:rPr>
              <w:rFonts w:ascii="宋体" w:eastAsia="宋体" w:hAnsi="宋体" w:hint="eastAsia"/>
              <w:color w:val="000000" w:themeColor="text1"/>
              <w:sz w:val="24"/>
              <w:szCs w:val="24"/>
            </w:rPr>
          </w:rPrChange>
        </w:rPr>
        <w:t>基于嵌入式的万能遥控器由</w:t>
      </w:r>
      <w:r w:rsidR="001A7276" w:rsidRPr="002142C8">
        <w:rPr>
          <w:rFonts w:ascii="Times New Roman" w:eastAsia="宋体" w:hAnsi="Times New Roman" w:cs="Times New Roman"/>
          <w:color w:val="000000" w:themeColor="text1"/>
          <w:sz w:val="24"/>
          <w:szCs w:val="24"/>
          <w:rPrChange w:id="1099" w:author="ghj" w:date="2018-05-25T14:12:00Z">
            <w:rPr>
              <w:rFonts w:ascii="宋体" w:eastAsia="宋体" w:hAnsi="宋体" w:hint="eastAsia"/>
              <w:color w:val="000000" w:themeColor="text1"/>
              <w:sz w:val="24"/>
              <w:szCs w:val="24"/>
            </w:rPr>
          </w:rPrChange>
        </w:rPr>
        <w:t>WEB</w:t>
      </w:r>
      <w:r w:rsidR="001A7276" w:rsidRPr="002142C8">
        <w:rPr>
          <w:rFonts w:ascii="Times New Roman" w:eastAsia="宋体" w:hAnsi="Times New Roman" w:cs="Times New Roman"/>
          <w:color w:val="000000" w:themeColor="text1"/>
          <w:sz w:val="24"/>
          <w:szCs w:val="24"/>
          <w:rPrChange w:id="1100" w:author="ghj" w:date="2018-05-25T14:12:00Z">
            <w:rPr>
              <w:rFonts w:ascii="宋体" w:eastAsia="宋体" w:hAnsi="宋体" w:hint="eastAsia"/>
              <w:color w:val="000000" w:themeColor="text1"/>
              <w:sz w:val="24"/>
              <w:szCs w:val="24"/>
            </w:rPr>
          </w:rPrChange>
        </w:rPr>
        <w:t>远程端</w:t>
      </w:r>
      <w:r w:rsidR="00BE0CBC" w:rsidRPr="002142C8">
        <w:rPr>
          <w:rFonts w:ascii="Times New Roman" w:eastAsia="宋体" w:hAnsi="Times New Roman" w:cs="Times New Roman"/>
          <w:color w:val="000000" w:themeColor="text1"/>
          <w:sz w:val="24"/>
          <w:szCs w:val="24"/>
          <w:rPrChange w:id="1101" w:author="ghj" w:date="2018-05-25T14:12:00Z">
            <w:rPr>
              <w:rFonts w:ascii="宋体" w:eastAsia="宋体" w:hAnsi="宋体" w:hint="eastAsia"/>
              <w:color w:val="000000" w:themeColor="text1"/>
              <w:sz w:val="24"/>
              <w:szCs w:val="24"/>
            </w:rPr>
          </w:rPrChange>
        </w:rPr>
        <w:t>和硬件</w:t>
      </w:r>
      <w:r w:rsidR="001A7276" w:rsidRPr="002142C8">
        <w:rPr>
          <w:rFonts w:ascii="Times New Roman" w:eastAsia="宋体" w:hAnsi="Times New Roman" w:cs="Times New Roman"/>
          <w:color w:val="000000" w:themeColor="text1"/>
          <w:sz w:val="24"/>
          <w:szCs w:val="24"/>
          <w:rPrChange w:id="1102" w:author="ghj" w:date="2018-05-25T14:12:00Z">
            <w:rPr>
              <w:rFonts w:ascii="宋体" w:eastAsia="宋体" w:hAnsi="宋体" w:hint="eastAsia"/>
              <w:color w:val="000000" w:themeColor="text1"/>
              <w:sz w:val="24"/>
              <w:szCs w:val="24"/>
            </w:rPr>
          </w:rPrChange>
        </w:rPr>
        <w:t>端</w:t>
      </w:r>
      <w:r w:rsidR="00BE0CBC" w:rsidRPr="002142C8">
        <w:rPr>
          <w:rFonts w:ascii="Times New Roman" w:eastAsia="宋体" w:hAnsi="Times New Roman" w:cs="Times New Roman"/>
          <w:color w:val="000000" w:themeColor="text1"/>
          <w:sz w:val="24"/>
          <w:szCs w:val="24"/>
          <w:rPrChange w:id="1103" w:author="ghj" w:date="2018-05-25T14:12:00Z">
            <w:rPr>
              <w:rFonts w:ascii="宋体" w:eastAsia="宋体" w:hAnsi="宋体" w:hint="eastAsia"/>
              <w:color w:val="000000" w:themeColor="text1"/>
              <w:sz w:val="24"/>
              <w:szCs w:val="24"/>
            </w:rPr>
          </w:rPrChange>
        </w:rPr>
        <w:t>两部分构成</w:t>
      </w:r>
      <w:r w:rsidR="007240D0" w:rsidRPr="002142C8">
        <w:rPr>
          <w:rFonts w:ascii="Times New Roman" w:eastAsia="宋体" w:hAnsi="Times New Roman" w:cs="Times New Roman"/>
          <w:color w:val="000000" w:themeColor="text1"/>
          <w:sz w:val="24"/>
          <w:szCs w:val="24"/>
          <w:rPrChange w:id="1104" w:author="ghj" w:date="2018-05-25T14:12:00Z">
            <w:rPr>
              <w:rFonts w:ascii="宋体" w:eastAsia="宋体" w:hAnsi="宋体" w:hint="eastAsia"/>
              <w:color w:val="000000" w:themeColor="text1"/>
              <w:sz w:val="24"/>
              <w:szCs w:val="24"/>
            </w:rPr>
          </w:rPrChange>
        </w:rPr>
        <w:t>，其中软件部分有：信息验证模块（登录模块、登出模块、修改密码模块）、信息展示模块（远程遥控器模块、学习完后的遥控器在</w:t>
      </w:r>
      <w:r w:rsidR="007240D0" w:rsidRPr="002142C8">
        <w:rPr>
          <w:rFonts w:ascii="Times New Roman" w:eastAsia="宋体" w:hAnsi="Times New Roman" w:cs="Times New Roman"/>
          <w:color w:val="000000" w:themeColor="text1"/>
          <w:sz w:val="24"/>
          <w:szCs w:val="24"/>
          <w:rPrChange w:id="1105" w:author="ghj" w:date="2018-05-25T14:12:00Z">
            <w:rPr>
              <w:rFonts w:ascii="宋体" w:eastAsia="宋体" w:hAnsi="宋体" w:hint="eastAsia"/>
              <w:color w:val="000000" w:themeColor="text1"/>
              <w:sz w:val="24"/>
              <w:szCs w:val="24"/>
            </w:rPr>
          </w:rPrChange>
        </w:rPr>
        <w:t>WEB</w:t>
      </w:r>
      <w:r w:rsidR="007240D0" w:rsidRPr="002142C8">
        <w:rPr>
          <w:rFonts w:ascii="Times New Roman" w:eastAsia="宋体" w:hAnsi="Times New Roman" w:cs="Times New Roman"/>
          <w:color w:val="000000" w:themeColor="text1"/>
          <w:sz w:val="24"/>
          <w:szCs w:val="24"/>
          <w:rPrChange w:id="1106" w:author="ghj" w:date="2018-05-25T14:12:00Z">
            <w:rPr>
              <w:rFonts w:ascii="宋体" w:eastAsia="宋体" w:hAnsi="宋体" w:hint="eastAsia"/>
              <w:color w:val="000000" w:themeColor="text1"/>
              <w:sz w:val="24"/>
              <w:szCs w:val="24"/>
            </w:rPr>
          </w:rPrChange>
        </w:rPr>
        <w:t>端命名模块）以及远程遥控模块（通过</w:t>
      </w:r>
      <w:r w:rsidR="007240D0" w:rsidRPr="002142C8">
        <w:rPr>
          <w:rFonts w:ascii="Times New Roman" w:eastAsia="宋体" w:hAnsi="Times New Roman" w:cs="Times New Roman"/>
          <w:color w:val="000000" w:themeColor="text1"/>
          <w:sz w:val="24"/>
          <w:szCs w:val="24"/>
          <w:rPrChange w:id="1107" w:author="ghj" w:date="2018-05-25T14:12:00Z">
            <w:rPr>
              <w:rFonts w:ascii="宋体" w:eastAsia="宋体" w:hAnsi="宋体" w:hint="eastAsia"/>
              <w:color w:val="000000" w:themeColor="text1"/>
              <w:sz w:val="24"/>
              <w:szCs w:val="24"/>
            </w:rPr>
          </w:rPrChange>
        </w:rPr>
        <w:t>RESTful API</w:t>
      </w:r>
      <w:r w:rsidR="007240D0" w:rsidRPr="002142C8">
        <w:rPr>
          <w:rFonts w:ascii="Times New Roman" w:eastAsia="宋体" w:hAnsi="Times New Roman" w:cs="Times New Roman"/>
          <w:color w:val="000000" w:themeColor="text1"/>
          <w:sz w:val="24"/>
          <w:szCs w:val="24"/>
          <w:rPrChange w:id="1108" w:author="ghj" w:date="2018-05-25T14:12:00Z">
            <w:rPr>
              <w:rFonts w:ascii="宋体" w:eastAsia="宋体" w:hAnsi="宋体" w:hint="eastAsia"/>
              <w:color w:val="000000" w:themeColor="text1"/>
              <w:sz w:val="24"/>
              <w:szCs w:val="24"/>
            </w:rPr>
          </w:rPrChange>
        </w:rPr>
        <w:t>进行网络请求来远程遥控模块），硬件组成为：遥控器学习模块（键盘扫描模块、红外指令存储模块）以及遥控器的使用模块（查询当前遥控器属于哪个设备模块、发送红外指令模块）。其整体架构如图</w:t>
      </w:r>
      <w:r w:rsidR="007240D0" w:rsidRPr="002142C8">
        <w:rPr>
          <w:rFonts w:ascii="Times New Roman" w:eastAsia="宋体" w:hAnsi="Times New Roman" w:cs="Times New Roman"/>
          <w:color w:val="000000" w:themeColor="text1"/>
          <w:sz w:val="24"/>
          <w:szCs w:val="24"/>
          <w:rPrChange w:id="1109" w:author="ghj" w:date="2018-05-25T14:12:00Z">
            <w:rPr>
              <w:rFonts w:ascii="宋体" w:eastAsia="宋体" w:hAnsi="宋体" w:hint="eastAsia"/>
              <w:color w:val="000000" w:themeColor="text1"/>
              <w:sz w:val="24"/>
              <w:szCs w:val="24"/>
            </w:rPr>
          </w:rPrChange>
        </w:rPr>
        <w:t>3.1</w:t>
      </w:r>
      <w:r w:rsidR="007240D0" w:rsidRPr="002142C8">
        <w:rPr>
          <w:rFonts w:ascii="Times New Roman" w:eastAsia="宋体" w:hAnsi="Times New Roman" w:cs="Times New Roman"/>
          <w:color w:val="000000" w:themeColor="text1"/>
          <w:sz w:val="24"/>
          <w:szCs w:val="24"/>
          <w:rPrChange w:id="1110" w:author="ghj" w:date="2018-05-25T14:12:00Z">
            <w:rPr>
              <w:rFonts w:ascii="宋体" w:eastAsia="宋体" w:hAnsi="宋体" w:hint="eastAsia"/>
              <w:color w:val="000000" w:themeColor="text1"/>
              <w:sz w:val="24"/>
              <w:szCs w:val="24"/>
            </w:rPr>
          </w:rPrChange>
        </w:rPr>
        <w:t>所示</w:t>
      </w:r>
      <w:r w:rsidR="007240D0" w:rsidRPr="002142C8">
        <w:rPr>
          <w:rFonts w:ascii="Times New Roman" w:eastAsia="宋体" w:hAnsi="Times New Roman" w:cs="Times New Roman"/>
          <w:color w:val="000000" w:themeColor="text1"/>
          <w:sz w:val="24"/>
          <w:szCs w:val="24"/>
          <w:rPrChange w:id="1111" w:author="ghj" w:date="2018-05-25T14:12:00Z">
            <w:rPr>
              <w:rFonts w:ascii="宋体" w:eastAsia="宋体" w:hAnsi="宋体" w:cs="Times New Roman" w:hint="eastAsia"/>
              <w:color w:val="000000" w:themeColor="text1"/>
              <w:sz w:val="24"/>
              <w:szCs w:val="24"/>
            </w:rPr>
          </w:rPrChange>
        </w:rPr>
        <w:t>：</w:t>
      </w:r>
    </w:p>
    <w:p w:rsidR="008A4FD7" w:rsidRPr="002142C8" w:rsidRDefault="008A4FD7" w:rsidP="003651A9">
      <w:pPr>
        <w:tabs>
          <w:tab w:val="left" w:pos="2022"/>
        </w:tabs>
        <w:jc w:val="center"/>
        <w:rPr>
          <w:rFonts w:ascii="Times New Roman" w:eastAsia="黑体" w:hAnsi="Times New Roman" w:cs="Times New Roman"/>
          <w:b/>
          <w:bCs/>
          <w:kern w:val="0"/>
          <w:szCs w:val="21"/>
          <w:rPrChange w:id="1112" w:author="ghj" w:date="2018-05-25T14:12:00Z">
            <w:rPr>
              <w:rFonts w:ascii="黑体" w:eastAsia="黑体" w:hAnsi="黑体" w:cs="黑体"/>
              <w:b/>
              <w:bCs/>
              <w:kern w:val="0"/>
              <w:szCs w:val="21"/>
            </w:rPr>
          </w:rPrChange>
        </w:rPr>
      </w:pPr>
      <w:r w:rsidRPr="002142C8">
        <w:rPr>
          <w:rFonts w:ascii="Times New Roman" w:eastAsia="黑体" w:hAnsi="Times New Roman" w:cs="Times New Roman"/>
          <w:b/>
          <w:bCs/>
          <w:kern w:val="0"/>
          <w:szCs w:val="21"/>
          <w:rPrChange w:id="1113" w:author="ghj" w:date="2018-05-25T14:12:00Z">
            <w:rPr>
              <w:rFonts w:ascii="黑体" w:eastAsia="黑体" w:hAnsi="黑体" w:cs="黑体" w:hint="eastAsia"/>
              <w:b/>
              <w:bCs/>
              <w:kern w:val="0"/>
              <w:szCs w:val="21"/>
            </w:rPr>
          </w:rPrChange>
        </w:rPr>
        <w:t>图</w:t>
      </w:r>
      <w:r w:rsidRPr="002142C8">
        <w:rPr>
          <w:rFonts w:ascii="Times New Roman" w:eastAsia="黑体" w:hAnsi="Times New Roman" w:cs="Times New Roman"/>
          <w:b/>
          <w:bCs/>
          <w:kern w:val="0"/>
          <w:szCs w:val="21"/>
          <w:rPrChange w:id="1114" w:author="ghj" w:date="2018-05-25T14:12:00Z">
            <w:rPr>
              <w:rFonts w:ascii="黑体" w:eastAsia="黑体" w:hAnsi="黑体" w:cs="黑体" w:hint="eastAsia"/>
              <w:b/>
              <w:bCs/>
              <w:kern w:val="0"/>
              <w:szCs w:val="21"/>
            </w:rPr>
          </w:rPrChange>
        </w:rPr>
        <w:t>3</w:t>
      </w:r>
      <w:r w:rsidR="00A12F27" w:rsidRPr="002142C8">
        <w:rPr>
          <w:rFonts w:ascii="Times New Roman" w:eastAsia="黑体" w:hAnsi="Times New Roman" w:cs="Times New Roman"/>
          <w:b/>
          <w:bCs/>
          <w:kern w:val="0"/>
          <w:szCs w:val="21"/>
          <w:rPrChange w:id="1115" w:author="ghj" w:date="2018-05-25T14:12:00Z">
            <w:rPr>
              <w:rFonts w:ascii="黑体" w:eastAsia="黑体" w:hAnsi="黑体" w:cs="黑体"/>
              <w:b/>
              <w:bCs/>
              <w:kern w:val="0"/>
              <w:szCs w:val="21"/>
            </w:rPr>
          </w:rPrChange>
        </w:rPr>
        <w:t>.</w:t>
      </w:r>
      <w:r w:rsidRPr="002142C8">
        <w:rPr>
          <w:rFonts w:ascii="Times New Roman" w:eastAsia="黑体" w:hAnsi="Times New Roman" w:cs="Times New Roman"/>
          <w:b/>
          <w:bCs/>
          <w:kern w:val="0"/>
          <w:szCs w:val="21"/>
          <w:rPrChange w:id="1116" w:author="ghj" w:date="2018-05-25T14:12:00Z">
            <w:rPr>
              <w:rFonts w:ascii="黑体" w:eastAsia="黑体" w:hAnsi="黑体" w:cs="黑体"/>
              <w:b/>
              <w:bCs/>
              <w:kern w:val="0"/>
              <w:szCs w:val="21"/>
            </w:rPr>
          </w:rPrChange>
        </w:rPr>
        <w:t xml:space="preserve">1 </w:t>
      </w:r>
      <w:r w:rsidRPr="002142C8">
        <w:rPr>
          <w:rFonts w:ascii="Times New Roman" w:eastAsia="黑体" w:hAnsi="Times New Roman" w:cs="Times New Roman"/>
          <w:b/>
          <w:bCs/>
          <w:kern w:val="0"/>
          <w:szCs w:val="21"/>
          <w:rPrChange w:id="1117" w:author="ghj" w:date="2018-05-25T14:12:00Z">
            <w:rPr>
              <w:rFonts w:ascii="黑体" w:eastAsia="黑体" w:hAnsi="黑体" w:cs="黑体" w:hint="eastAsia"/>
              <w:b/>
              <w:bCs/>
              <w:kern w:val="0"/>
              <w:szCs w:val="21"/>
            </w:rPr>
          </w:rPrChange>
        </w:rPr>
        <w:t>基于嵌入式的万能遥控器整体架构图</w:t>
      </w:r>
    </w:p>
    <w:p w:rsidR="008A4FD7" w:rsidRPr="002142C8" w:rsidRDefault="008A4FD7" w:rsidP="00E13C20">
      <w:pPr>
        <w:tabs>
          <w:tab w:val="left" w:pos="2022"/>
        </w:tabs>
        <w:spacing w:beforeLines="50" w:before="156"/>
        <w:ind w:firstLineChars="200" w:firstLine="480"/>
        <w:rPr>
          <w:rFonts w:ascii="Times New Roman" w:eastAsia="宋体" w:hAnsi="Times New Roman" w:cs="Times New Roman"/>
          <w:sz w:val="24"/>
          <w:szCs w:val="24"/>
          <w:rPrChange w:id="1118"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119" w:author="ghj" w:date="2018-05-25T14:12:00Z">
            <w:rPr>
              <w:rFonts w:ascii="Times New Roman" w:eastAsia="宋体" w:hAnsi="Times New Roman" w:cs="Times New Roman" w:hint="eastAsia"/>
              <w:sz w:val="24"/>
              <w:szCs w:val="24"/>
            </w:rPr>
          </w:rPrChange>
        </w:rPr>
        <w:t>远程遥控系统通过登录模块进行用户名密码验证，验证通过后将可进入系统，进入系统后可以控制远程设备</w:t>
      </w:r>
      <w:r w:rsidR="00D27B34" w:rsidRPr="002142C8">
        <w:rPr>
          <w:rFonts w:ascii="Times New Roman" w:eastAsia="宋体" w:hAnsi="Times New Roman" w:cs="Times New Roman"/>
          <w:sz w:val="24"/>
          <w:szCs w:val="24"/>
          <w:rPrChange w:id="1120"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121" w:author="ghj" w:date="2018-05-25T14:12:00Z">
            <w:rPr>
              <w:rFonts w:ascii="Times New Roman" w:eastAsia="宋体" w:hAnsi="Times New Roman" w:cs="Times New Roman" w:hint="eastAsia"/>
              <w:sz w:val="24"/>
              <w:szCs w:val="24"/>
            </w:rPr>
          </w:rPrChange>
        </w:rPr>
        <w:t>通过</w:t>
      </w:r>
      <w:r w:rsidRPr="002142C8">
        <w:rPr>
          <w:rFonts w:ascii="Times New Roman" w:eastAsia="宋体" w:hAnsi="Times New Roman" w:cs="Times New Roman"/>
          <w:color w:val="FF0000"/>
          <w:sz w:val="24"/>
          <w:szCs w:val="24"/>
          <w:rPrChange w:id="1122" w:author="ghj" w:date="2018-05-25T14:12:00Z">
            <w:rPr>
              <w:rFonts w:ascii="Times New Roman" w:eastAsia="宋体" w:hAnsi="Times New Roman" w:cs="Times New Roman" w:hint="eastAsia"/>
              <w:sz w:val="24"/>
              <w:szCs w:val="24"/>
            </w:rPr>
          </w:rPrChange>
        </w:rPr>
        <w:t>网页</w:t>
      </w:r>
      <w:r w:rsidR="00583002" w:rsidRPr="002142C8">
        <w:rPr>
          <w:rFonts w:ascii="Times New Roman" w:eastAsia="宋体" w:hAnsi="Times New Roman" w:cs="Times New Roman"/>
          <w:color w:val="FF0000"/>
          <w:sz w:val="24"/>
          <w:szCs w:val="24"/>
          <w:rPrChange w:id="1123" w:author="ghj" w:date="2018-05-25T14:12:00Z">
            <w:rPr>
              <w:rFonts w:ascii="Times New Roman" w:eastAsia="宋体" w:hAnsi="Times New Roman" w:cs="Times New Roman" w:hint="eastAsia"/>
              <w:sz w:val="24"/>
              <w:szCs w:val="24"/>
            </w:rPr>
          </w:rPrChange>
        </w:rPr>
        <w:t>样式设计</w:t>
      </w:r>
      <w:r w:rsidR="00583002" w:rsidRPr="002142C8">
        <w:rPr>
          <w:rFonts w:ascii="Times New Roman" w:eastAsia="宋体" w:hAnsi="Times New Roman" w:cs="Times New Roman"/>
          <w:sz w:val="24"/>
          <w:szCs w:val="24"/>
          <w:rPrChange w:id="1124" w:author="ghj" w:date="2018-05-25T14:12:00Z">
            <w:rPr>
              <w:rFonts w:ascii="Times New Roman" w:eastAsia="宋体" w:hAnsi="Times New Roman" w:cs="Times New Roman" w:hint="eastAsia"/>
              <w:sz w:val="24"/>
              <w:szCs w:val="24"/>
            </w:rPr>
          </w:rPrChange>
        </w:rPr>
        <w:t>的一个虚拟遥控器，每一个按键会触发一个</w:t>
      </w:r>
      <w:r w:rsidR="00D27B34" w:rsidRPr="002142C8">
        <w:rPr>
          <w:rFonts w:ascii="Times New Roman" w:eastAsia="宋体" w:hAnsi="Times New Roman" w:cs="Times New Roman"/>
          <w:sz w:val="24"/>
          <w:szCs w:val="24"/>
          <w:rPrChange w:id="1125" w:author="ghj" w:date="2018-05-25T14:12:00Z">
            <w:rPr>
              <w:rFonts w:ascii="Times New Roman" w:eastAsia="宋体" w:hAnsi="Times New Roman" w:cs="Times New Roman" w:hint="eastAsia"/>
              <w:sz w:val="24"/>
              <w:szCs w:val="24"/>
            </w:rPr>
          </w:rPrChange>
        </w:rPr>
        <w:t>网络</w:t>
      </w:r>
      <w:r w:rsidR="00583002" w:rsidRPr="002142C8">
        <w:rPr>
          <w:rFonts w:ascii="Times New Roman" w:eastAsia="宋体" w:hAnsi="Times New Roman" w:cs="Times New Roman"/>
          <w:sz w:val="24"/>
          <w:szCs w:val="24"/>
          <w:rPrChange w:id="1126" w:author="ghj" w:date="2018-05-25T14:12:00Z">
            <w:rPr>
              <w:rFonts w:ascii="Times New Roman" w:eastAsia="宋体" w:hAnsi="Times New Roman" w:cs="Times New Roman" w:hint="eastAsia"/>
              <w:sz w:val="24"/>
              <w:szCs w:val="24"/>
            </w:rPr>
          </w:rPrChange>
        </w:rPr>
        <w:t>请求，后台会将对应的红外编码发出去</w:t>
      </w:r>
      <w:r w:rsidR="00D27B34" w:rsidRPr="002142C8">
        <w:rPr>
          <w:rFonts w:ascii="Times New Roman" w:eastAsia="宋体" w:hAnsi="Times New Roman" w:cs="Times New Roman"/>
          <w:sz w:val="24"/>
          <w:szCs w:val="24"/>
          <w:rPrChange w:id="1127" w:author="ghj" w:date="2018-05-25T14:12:00Z">
            <w:rPr>
              <w:rFonts w:ascii="Times New Roman" w:eastAsia="宋体" w:hAnsi="Times New Roman" w:cs="Times New Roman" w:hint="eastAsia"/>
              <w:sz w:val="24"/>
              <w:szCs w:val="24"/>
            </w:rPr>
          </w:rPrChange>
        </w:rPr>
        <w:t>。</w:t>
      </w:r>
      <w:r w:rsidR="00583002" w:rsidRPr="002142C8">
        <w:rPr>
          <w:rFonts w:ascii="Times New Roman" w:eastAsia="宋体" w:hAnsi="Times New Roman" w:cs="Times New Roman"/>
          <w:sz w:val="24"/>
          <w:szCs w:val="24"/>
          <w:rPrChange w:id="1128" w:author="ghj" w:date="2018-05-25T14:12:00Z">
            <w:rPr>
              <w:rFonts w:ascii="Times New Roman" w:eastAsia="宋体" w:hAnsi="Times New Roman" w:cs="Times New Roman" w:hint="eastAsia"/>
              <w:sz w:val="24"/>
              <w:szCs w:val="24"/>
            </w:rPr>
          </w:rPrChange>
        </w:rPr>
        <w:t>在开发板中，编写了键盘扫描程序，不同的按键代表了不同的信息，用户按下学习键即可开始学习一台新的设备。</w:t>
      </w:r>
    </w:p>
    <w:p w:rsidR="00583002" w:rsidRPr="002142C8" w:rsidRDefault="00583002" w:rsidP="003927AD">
      <w:pPr>
        <w:pStyle w:val="2"/>
        <w:spacing w:before="60" w:afterLines="50" w:after="156" w:line="240" w:lineRule="auto"/>
        <w:jc w:val="left"/>
        <w:rPr>
          <w:rFonts w:ascii="Times New Roman" w:eastAsia="宋体" w:hAnsi="Times New Roman" w:cs="Times New Roman"/>
          <w:sz w:val="28"/>
          <w:szCs w:val="28"/>
          <w:rPrChange w:id="1129"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130" w:author="ghj" w:date="2018-05-25T14:12:00Z">
            <w:rPr>
              <w:rFonts w:ascii="宋体" w:eastAsia="宋体" w:hAnsi="宋体"/>
              <w:sz w:val="28"/>
              <w:szCs w:val="28"/>
            </w:rPr>
          </w:rPrChange>
        </w:rPr>
        <w:t xml:space="preserve">3.2 </w:t>
      </w:r>
      <w:r w:rsidRPr="002142C8">
        <w:rPr>
          <w:rFonts w:ascii="Times New Roman" w:eastAsia="宋体" w:hAnsi="Times New Roman" w:cs="Times New Roman"/>
          <w:sz w:val="28"/>
          <w:szCs w:val="28"/>
          <w:rPrChange w:id="1131" w:author="ghj" w:date="2018-05-25T14:12:00Z">
            <w:rPr>
              <w:rFonts w:ascii="宋体" w:eastAsia="宋体" w:hAnsi="宋体" w:hint="eastAsia"/>
              <w:sz w:val="28"/>
              <w:szCs w:val="28"/>
            </w:rPr>
          </w:rPrChange>
        </w:rPr>
        <w:t>整体功能</w:t>
      </w:r>
    </w:p>
    <w:p w:rsidR="00583002" w:rsidRPr="002142C8" w:rsidRDefault="00583002" w:rsidP="00583002">
      <w:pPr>
        <w:ind w:firstLineChars="200" w:firstLine="480"/>
        <w:rPr>
          <w:rFonts w:ascii="Times New Roman" w:eastAsia="宋体" w:hAnsi="Times New Roman" w:cs="Times New Roman"/>
          <w:color w:val="FF0000"/>
          <w:sz w:val="24"/>
          <w:szCs w:val="24"/>
          <w:rPrChange w:id="1132"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color w:val="FF0000"/>
          <w:sz w:val="24"/>
          <w:szCs w:val="24"/>
          <w:rPrChange w:id="1133" w:author="ghj" w:date="2018-05-25T14:12:00Z">
            <w:rPr>
              <w:rFonts w:ascii="Times New Roman" w:eastAsia="宋体" w:hAnsi="Times New Roman" w:cs="Times New Roman" w:hint="eastAsia"/>
              <w:sz w:val="24"/>
              <w:szCs w:val="24"/>
            </w:rPr>
          </w:rPrChange>
        </w:rPr>
        <w:t>基于嵌入式的万能遥控器的难点有一下几个：</w:t>
      </w:r>
      <w:r w:rsidR="00AD615D" w:rsidRPr="002142C8">
        <w:rPr>
          <w:rFonts w:ascii="Times New Roman" w:eastAsia="宋体" w:hAnsi="Times New Roman" w:cs="Times New Roman"/>
          <w:color w:val="FF0000"/>
          <w:sz w:val="24"/>
          <w:szCs w:val="24"/>
          <w:rPrChange w:id="1134" w:author="ghj" w:date="2018-05-25T14:12:00Z">
            <w:rPr>
              <w:rFonts w:ascii="Times New Roman" w:eastAsia="宋体" w:hAnsi="Times New Roman" w:cs="Times New Roman" w:hint="eastAsia"/>
              <w:sz w:val="24"/>
              <w:szCs w:val="24"/>
            </w:rPr>
          </w:rPrChange>
        </w:rPr>
        <w:t>1</w:t>
      </w:r>
      <w:r w:rsidR="00AD615D" w:rsidRPr="002142C8">
        <w:rPr>
          <w:rFonts w:ascii="Times New Roman" w:eastAsia="宋体" w:hAnsi="Times New Roman" w:cs="Times New Roman"/>
          <w:color w:val="FF0000"/>
          <w:sz w:val="24"/>
          <w:szCs w:val="24"/>
          <w:rPrChange w:id="1135" w:author="ghj" w:date="2018-05-25T14:12:00Z">
            <w:rPr>
              <w:rFonts w:ascii="Times New Roman" w:eastAsia="宋体" w:hAnsi="Times New Roman" w:cs="Times New Roman" w:hint="eastAsia"/>
              <w:sz w:val="24"/>
              <w:szCs w:val="24"/>
            </w:rPr>
          </w:rPrChange>
        </w:rPr>
        <w:t>、如何接收红外信号和发送红外信号？这个问题将使用</w:t>
      </w:r>
      <w:r w:rsidR="00AD615D" w:rsidRPr="002142C8">
        <w:rPr>
          <w:rFonts w:ascii="Times New Roman" w:eastAsia="宋体" w:hAnsi="Times New Roman" w:cs="Times New Roman"/>
          <w:color w:val="FF0000"/>
          <w:sz w:val="24"/>
          <w:szCs w:val="24"/>
          <w:rPrChange w:id="1136" w:author="ghj" w:date="2018-05-25T14:12:00Z">
            <w:rPr>
              <w:rFonts w:ascii="Times New Roman" w:eastAsia="宋体" w:hAnsi="Times New Roman" w:cs="Times New Roman" w:hint="eastAsia"/>
              <w:sz w:val="24"/>
              <w:szCs w:val="24"/>
            </w:rPr>
          </w:rPrChange>
        </w:rPr>
        <w:t>lirc</w:t>
      </w:r>
      <w:r w:rsidR="00AD615D" w:rsidRPr="002142C8">
        <w:rPr>
          <w:rFonts w:ascii="Times New Roman" w:eastAsia="宋体" w:hAnsi="Times New Roman" w:cs="Times New Roman"/>
          <w:color w:val="FF0000"/>
          <w:sz w:val="24"/>
          <w:szCs w:val="24"/>
          <w:rPrChange w:id="1137" w:author="ghj" w:date="2018-05-25T14:12:00Z">
            <w:rPr>
              <w:rFonts w:ascii="Times New Roman" w:eastAsia="宋体" w:hAnsi="Times New Roman" w:cs="Times New Roman" w:hint="eastAsia"/>
              <w:sz w:val="24"/>
              <w:szCs w:val="24"/>
            </w:rPr>
          </w:rPrChange>
        </w:rPr>
        <w:t>和红外接收发送扩展板解决；</w:t>
      </w:r>
      <w:r w:rsidR="00AD615D" w:rsidRPr="002142C8">
        <w:rPr>
          <w:rFonts w:ascii="Times New Roman" w:eastAsia="宋体" w:hAnsi="Times New Roman" w:cs="Times New Roman"/>
          <w:color w:val="FF0000"/>
          <w:sz w:val="24"/>
          <w:szCs w:val="24"/>
          <w:rPrChange w:id="1138" w:author="ghj" w:date="2018-05-25T14:12:00Z">
            <w:rPr>
              <w:rFonts w:ascii="Times New Roman" w:eastAsia="宋体" w:hAnsi="Times New Roman" w:cs="Times New Roman" w:hint="eastAsia"/>
              <w:sz w:val="24"/>
              <w:szCs w:val="24"/>
            </w:rPr>
          </w:rPrChange>
        </w:rPr>
        <w:t>2</w:t>
      </w:r>
      <w:r w:rsidR="00AD615D" w:rsidRPr="002142C8">
        <w:rPr>
          <w:rFonts w:ascii="Times New Roman" w:eastAsia="宋体" w:hAnsi="Times New Roman" w:cs="Times New Roman"/>
          <w:color w:val="FF0000"/>
          <w:sz w:val="24"/>
          <w:szCs w:val="24"/>
          <w:rPrChange w:id="1139" w:author="ghj" w:date="2018-05-25T14:12:00Z">
            <w:rPr>
              <w:rFonts w:ascii="Times New Roman" w:eastAsia="宋体" w:hAnsi="Times New Roman" w:cs="Times New Roman" w:hint="eastAsia"/>
              <w:sz w:val="24"/>
              <w:szCs w:val="24"/>
            </w:rPr>
          </w:rPrChange>
        </w:rPr>
        <w:t>、</w:t>
      </w:r>
      <w:r w:rsidR="00017246" w:rsidRPr="002142C8">
        <w:rPr>
          <w:rFonts w:ascii="Times New Roman" w:eastAsia="宋体" w:hAnsi="Times New Roman" w:cs="Times New Roman"/>
          <w:color w:val="FF0000"/>
          <w:sz w:val="24"/>
          <w:szCs w:val="24"/>
          <w:rPrChange w:id="1140" w:author="ghj" w:date="2018-05-25T14:12:00Z">
            <w:rPr>
              <w:rFonts w:ascii="Times New Roman" w:eastAsia="宋体" w:hAnsi="Times New Roman" w:cs="Times New Roman" w:hint="eastAsia"/>
              <w:sz w:val="24"/>
              <w:szCs w:val="24"/>
            </w:rPr>
          </w:rPrChange>
        </w:rPr>
        <w:t>接收到的信号</w:t>
      </w:r>
      <w:r w:rsidR="00AD615D" w:rsidRPr="002142C8">
        <w:rPr>
          <w:rFonts w:ascii="Times New Roman" w:eastAsia="宋体" w:hAnsi="Times New Roman" w:cs="Times New Roman"/>
          <w:color w:val="FF0000"/>
          <w:sz w:val="24"/>
          <w:szCs w:val="24"/>
          <w:rPrChange w:id="1141" w:author="ghj" w:date="2018-05-25T14:12:00Z">
            <w:rPr>
              <w:rFonts w:ascii="Times New Roman" w:eastAsia="宋体" w:hAnsi="Times New Roman" w:cs="Times New Roman" w:hint="eastAsia"/>
              <w:sz w:val="24"/>
              <w:szCs w:val="24"/>
            </w:rPr>
          </w:rPrChange>
        </w:rPr>
        <w:t>如何保存</w:t>
      </w:r>
      <w:r w:rsidR="00017246" w:rsidRPr="002142C8">
        <w:rPr>
          <w:rFonts w:ascii="Times New Roman" w:eastAsia="宋体" w:hAnsi="Times New Roman" w:cs="Times New Roman"/>
          <w:color w:val="FF0000"/>
          <w:sz w:val="24"/>
          <w:szCs w:val="24"/>
          <w:rPrChange w:id="1142" w:author="ghj" w:date="2018-05-25T14:12:00Z">
            <w:rPr>
              <w:rFonts w:ascii="Times New Roman" w:eastAsia="宋体" w:hAnsi="Times New Roman" w:cs="Times New Roman" w:hint="eastAsia"/>
              <w:sz w:val="24"/>
              <w:szCs w:val="24"/>
            </w:rPr>
          </w:rPrChange>
        </w:rPr>
        <w:t>保存呢</w:t>
      </w:r>
      <w:r w:rsidR="00AD615D" w:rsidRPr="002142C8">
        <w:rPr>
          <w:rFonts w:ascii="Times New Roman" w:eastAsia="宋体" w:hAnsi="Times New Roman" w:cs="Times New Roman"/>
          <w:color w:val="FF0000"/>
          <w:sz w:val="24"/>
          <w:szCs w:val="24"/>
          <w:rPrChange w:id="1143" w:author="ghj" w:date="2018-05-25T14:12:00Z">
            <w:rPr>
              <w:rFonts w:ascii="Times New Roman" w:eastAsia="宋体" w:hAnsi="Times New Roman" w:cs="Times New Roman" w:hint="eastAsia"/>
              <w:sz w:val="24"/>
              <w:szCs w:val="24"/>
            </w:rPr>
          </w:rPrChange>
        </w:rPr>
        <w:t>？后面将使用</w:t>
      </w:r>
      <w:r w:rsidR="00AD615D" w:rsidRPr="002142C8">
        <w:rPr>
          <w:rFonts w:ascii="Times New Roman" w:eastAsia="宋体" w:hAnsi="Times New Roman" w:cs="Times New Roman"/>
          <w:color w:val="FF0000"/>
          <w:sz w:val="24"/>
          <w:szCs w:val="24"/>
          <w:rPrChange w:id="1144" w:author="ghj" w:date="2018-05-25T14:12:00Z">
            <w:rPr>
              <w:rFonts w:ascii="Times New Roman" w:eastAsia="宋体" w:hAnsi="Times New Roman" w:cs="Times New Roman" w:hint="eastAsia"/>
              <w:sz w:val="24"/>
              <w:szCs w:val="24"/>
            </w:rPr>
          </w:rPrChange>
        </w:rPr>
        <w:t>SQLite</w:t>
      </w:r>
      <w:r w:rsidR="00AD615D" w:rsidRPr="002142C8">
        <w:rPr>
          <w:rFonts w:ascii="Times New Roman" w:eastAsia="宋体" w:hAnsi="Times New Roman" w:cs="Times New Roman"/>
          <w:color w:val="FF0000"/>
          <w:sz w:val="24"/>
          <w:szCs w:val="24"/>
          <w:rPrChange w:id="1145" w:author="ghj" w:date="2018-05-25T14:12:00Z">
            <w:rPr>
              <w:rFonts w:ascii="Times New Roman" w:eastAsia="宋体" w:hAnsi="Times New Roman" w:cs="Times New Roman"/>
              <w:sz w:val="24"/>
              <w:szCs w:val="24"/>
            </w:rPr>
          </w:rPrChange>
        </w:rPr>
        <w:t>3</w:t>
      </w:r>
      <w:r w:rsidR="00AD615D" w:rsidRPr="002142C8">
        <w:rPr>
          <w:rFonts w:ascii="Times New Roman" w:eastAsia="宋体" w:hAnsi="Times New Roman" w:cs="Times New Roman"/>
          <w:color w:val="FF0000"/>
          <w:sz w:val="24"/>
          <w:szCs w:val="24"/>
          <w:rPrChange w:id="1146" w:author="ghj" w:date="2018-05-25T14:12:00Z">
            <w:rPr>
              <w:rFonts w:ascii="Times New Roman" w:eastAsia="宋体" w:hAnsi="Times New Roman" w:cs="Times New Roman" w:hint="eastAsia"/>
              <w:sz w:val="24"/>
              <w:szCs w:val="24"/>
            </w:rPr>
          </w:rPrChange>
        </w:rPr>
        <w:t>作为整个系统的数据库，以用来存储；</w:t>
      </w:r>
      <w:r w:rsidR="00AD615D" w:rsidRPr="002142C8">
        <w:rPr>
          <w:rFonts w:ascii="Times New Roman" w:eastAsia="宋体" w:hAnsi="Times New Roman" w:cs="Times New Roman"/>
          <w:color w:val="FF0000"/>
          <w:sz w:val="24"/>
          <w:szCs w:val="24"/>
          <w:rPrChange w:id="1147" w:author="ghj" w:date="2018-05-25T14:12:00Z">
            <w:rPr>
              <w:rFonts w:ascii="Times New Roman" w:eastAsia="宋体" w:hAnsi="Times New Roman" w:cs="Times New Roman" w:hint="eastAsia"/>
              <w:sz w:val="24"/>
              <w:szCs w:val="24"/>
            </w:rPr>
          </w:rPrChange>
        </w:rPr>
        <w:t>3</w:t>
      </w:r>
      <w:r w:rsidR="00AD615D" w:rsidRPr="002142C8">
        <w:rPr>
          <w:rFonts w:ascii="Times New Roman" w:eastAsia="宋体" w:hAnsi="Times New Roman" w:cs="Times New Roman"/>
          <w:color w:val="FF0000"/>
          <w:sz w:val="24"/>
          <w:szCs w:val="24"/>
          <w:rPrChange w:id="1148" w:author="ghj" w:date="2018-05-25T14:12:00Z">
            <w:rPr>
              <w:rFonts w:ascii="Times New Roman" w:eastAsia="宋体" w:hAnsi="Times New Roman" w:cs="Times New Roman" w:hint="eastAsia"/>
              <w:sz w:val="24"/>
              <w:szCs w:val="24"/>
            </w:rPr>
          </w:rPrChange>
        </w:rPr>
        <w:t>、如何远程遥控？这个问题将使用</w:t>
      </w:r>
      <w:r w:rsidR="00AD615D" w:rsidRPr="002142C8">
        <w:rPr>
          <w:rFonts w:ascii="Times New Roman" w:eastAsia="宋体" w:hAnsi="Times New Roman" w:cs="Times New Roman"/>
          <w:color w:val="FF0000"/>
          <w:sz w:val="24"/>
          <w:szCs w:val="24"/>
          <w:rPrChange w:id="1149" w:author="ghj" w:date="2018-05-25T14:12:00Z">
            <w:rPr>
              <w:rFonts w:ascii="Times New Roman" w:eastAsia="宋体" w:hAnsi="Times New Roman" w:cs="Times New Roman" w:hint="eastAsia"/>
              <w:sz w:val="24"/>
              <w:szCs w:val="24"/>
            </w:rPr>
          </w:rPrChange>
        </w:rPr>
        <w:t>Django</w:t>
      </w:r>
      <w:r w:rsidR="00AD615D" w:rsidRPr="002142C8">
        <w:rPr>
          <w:rFonts w:ascii="Times New Roman" w:eastAsia="宋体" w:hAnsi="Times New Roman" w:cs="Times New Roman"/>
          <w:color w:val="FF0000"/>
          <w:sz w:val="24"/>
          <w:szCs w:val="24"/>
          <w:rPrChange w:id="1150" w:author="ghj" w:date="2018-05-25T14:12:00Z">
            <w:rPr>
              <w:rFonts w:ascii="Times New Roman" w:eastAsia="宋体" w:hAnsi="Times New Roman" w:cs="Times New Roman" w:hint="eastAsia"/>
              <w:sz w:val="24"/>
              <w:szCs w:val="24"/>
            </w:rPr>
          </w:rPrChange>
        </w:rPr>
        <w:t>来搭建一个</w:t>
      </w:r>
      <w:r w:rsidR="00AD615D" w:rsidRPr="002142C8">
        <w:rPr>
          <w:rFonts w:ascii="Times New Roman" w:eastAsia="宋体" w:hAnsi="Times New Roman" w:cs="Times New Roman"/>
          <w:color w:val="FF0000"/>
          <w:sz w:val="24"/>
          <w:szCs w:val="24"/>
          <w:rPrChange w:id="1151" w:author="ghj" w:date="2018-05-25T14:12:00Z">
            <w:rPr>
              <w:rFonts w:ascii="Times New Roman" w:eastAsia="宋体" w:hAnsi="Times New Roman" w:cs="Times New Roman" w:hint="eastAsia"/>
              <w:sz w:val="24"/>
              <w:szCs w:val="24"/>
            </w:rPr>
          </w:rPrChange>
        </w:rPr>
        <w:t>web</w:t>
      </w:r>
      <w:r w:rsidR="00AD615D" w:rsidRPr="002142C8">
        <w:rPr>
          <w:rFonts w:ascii="Times New Roman" w:eastAsia="宋体" w:hAnsi="Times New Roman" w:cs="Times New Roman"/>
          <w:color w:val="FF0000"/>
          <w:sz w:val="24"/>
          <w:szCs w:val="24"/>
          <w:rPrChange w:id="1152" w:author="ghj" w:date="2018-05-25T14:12:00Z">
            <w:rPr>
              <w:rFonts w:ascii="Times New Roman" w:eastAsia="宋体" w:hAnsi="Times New Roman" w:cs="Times New Roman" w:hint="eastAsia"/>
              <w:sz w:val="24"/>
              <w:szCs w:val="24"/>
            </w:rPr>
          </w:rPrChange>
        </w:rPr>
        <w:t>服务。</w:t>
      </w:r>
      <w:r w:rsidR="00A828E7" w:rsidRPr="002142C8">
        <w:rPr>
          <w:rFonts w:ascii="Times New Roman" w:eastAsia="宋体" w:hAnsi="Times New Roman" w:cs="Times New Roman"/>
          <w:color w:val="FF0000"/>
          <w:sz w:val="24"/>
          <w:szCs w:val="24"/>
          <w:rPrChange w:id="1153" w:author="ghj" w:date="2018-05-25T14:12:00Z">
            <w:rPr>
              <w:rFonts w:ascii="Times New Roman" w:eastAsia="宋体" w:hAnsi="Times New Roman" w:cs="Times New Roman" w:hint="eastAsia"/>
              <w:sz w:val="24"/>
              <w:szCs w:val="24"/>
            </w:rPr>
          </w:rPrChange>
        </w:rPr>
        <w:t>系统</w:t>
      </w:r>
      <w:r w:rsidR="002814B7" w:rsidRPr="002142C8">
        <w:rPr>
          <w:rFonts w:ascii="Times New Roman" w:eastAsia="宋体" w:hAnsi="Times New Roman" w:cs="Times New Roman"/>
          <w:color w:val="FF0000"/>
          <w:sz w:val="24"/>
          <w:szCs w:val="24"/>
          <w:rPrChange w:id="1154" w:author="ghj" w:date="2018-05-25T14:12:00Z">
            <w:rPr>
              <w:rFonts w:ascii="Times New Roman" w:eastAsia="宋体" w:hAnsi="Times New Roman" w:cs="Times New Roman" w:hint="eastAsia"/>
              <w:sz w:val="24"/>
              <w:szCs w:val="24"/>
            </w:rPr>
          </w:rPrChange>
        </w:rPr>
        <w:t>整体功能</w:t>
      </w:r>
      <w:r w:rsidR="00246E59" w:rsidRPr="002142C8">
        <w:rPr>
          <w:rFonts w:ascii="Times New Roman" w:eastAsia="宋体" w:hAnsi="Times New Roman" w:cs="Times New Roman"/>
          <w:color w:val="FF0000"/>
          <w:sz w:val="24"/>
          <w:szCs w:val="24"/>
          <w:rPrChange w:id="1155" w:author="ghj" w:date="2018-05-25T14:12:00Z">
            <w:rPr>
              <w:rFonts w:ascii="Times New Roman" w:eastAsia="宋体" w:hAnsi="Times New Roman" w:cs="Times New Roman" w:hint="eastAsia"/>
              <w:sz w:val="24"/>
              <w:szCs w:val="24"/>
            </w:rPr>
          </w:rPrChange>
        </w:rPr>
        <w:t>流程图</w:t>
      </w:r>
      <w:r w:rsidR="002814B7" w:rsidRPr="002142C8">
        <w:rPr>
          <w:rFonts w:ascii="Times New Roman" w:eastAsia="宋体" w:hAnsi="Times New Roman" w:cs="Times New Roman"/>
          <w:color w:val="FF0000"/>
          <w:sz w:val="24"/>
          <w:szCs w:val="24"/>
          <w:rPrChange w:id="1156" w:author="ghj" w:date="2018-05-25T14:12:00Z">
            <w:rPr>
              <w:rFonts w:ascii="Times New Roman" w:eastAsia="宋体" w:hAnsi="Times New Roman" w:cs="Times New Roman" w:hint="eastAsia"/>
              <w:sz w:val="24"/>
              <w:szCs w:val="24"/>
            </w:rPr>
          </w:rPrChange>
        </w:rPr>
        <w:t>如图</w:t>
      </w:r>
      <w:r w:rsidR="002814B7" w:rsidRPr="002142C8">
        <w:rPr>
          <w:rFonts w:ascii="Times New Roman" w:eastAsia="宋体" w:hAnsi="Times New Roman" w:cs="Times New Roman"/>
          <w:color w:val="FF0000"/>
          <w:sz w:val="24"/>
          <w:szCs w:val="24"/>
          <w:rPrChange w:id="1157" w:author="ghj" w:date="2018-05-25T14:12:00Z">
            <w:rPr>
              <w:rFonts w:ascii="Times New Roman" w:eastAsia="宋体" w:hAnsi="Times New Roman" w:cs="Times New Roman" w:hint="eastAsia"/>
              <w:sz w:val="24"/>
              <w:szCs w:val="24"/>
            </w:rPr>
          </w:rPrChange>
        </w:rPr>
        <w:t>3</w:t>
      </w:r>
      <w:r w:rsidR="00626A5F" w:rsidRPr="002142C8">
        <w:rPr>
          <w:rFonts w:ascii="Times New Roman" w:eastAsia="宋体" w:hAnsi="Times New Roman" w:cs="Times New Roman"/>
          <w:color w:val="FF0000"/>
          <w:sz w:val="24"/>
          <w:szCs w:val="24"/>
          <w:rPrChange w:id="1158" w:author="ghj" w:date="2018-05-25T14:12:00Z">
            <w:rPr>
              <w:rFonts w:ascii="Times New Roman" w:eastAsia="宋体" w:hAnsi="Times New Roman" w:cs="Times New Roman"/>
              <w:sz w:val="24"/>
              <w:szCs w:val="24"/>
            </w:rPr>
          </w:rPrChange>
        </w:rPr>
        <w:t>.</w:t>
      </w:r>
      <w:r w:rsidR="002814B7" w:rsidRPr="002142C8">
        <w:rPr>
          <w:rFonts w:ascii="Times New Roman" w:eastAsia="宋体" w:hAnsi="Times New Roman" w:cs="Times New Roman"/>
          <w:color w:val="FF0000"/>
          <w:sz w:val="24"/>
          <w:szCs w:val="24"/>
          <w:rPrChange w:id="1159" w:author="ghj" w:date="2018-05-25T14:12:00Z">
            <w:rPr>
              <w:rFonts w:ascii="Times New Roman" w:eastAsia="宋体" w:hAnsi="Times New Roman" w:cs="Times New Roman"/>
              <w:sz w:val="24"/>
              <w:szCs w:val="24"/>
            </w:rPr>
          </w:rPrChange>
        </w:rPr>
        <w:t>2</w:t>
      </w:r>
      <w:r w:rsidR="002814B7" w:rsidRPr="002142C8">
        <w:rPr>
          <w:rFonts w:ascii="Times New Roman" w:eastAsia="宋体" w:hAnsi="Times New Roman" w:cs="Times New Roman"/>
          <w:color w:val="FF0000"/>
          <w:sz w:val="24"/>
          <w:szCs w:val="24"/>
          <w:rPrChange w:id="1160" w:author="ghj" w:date="2018-05-25T14:12:00Z">
            <w:rPr>
              <w:rFonts w:ascii="Times New Roman" w:eastAsia="宋体" w:hAnsi="Times New Roman" w:cs="Times New Roman" w:hint="eastAsia"/>
              <w:sz w:val="24"/>
              <w:szCs w:val="24"/>
            </w:rPr>
          </w:rPrChange>
        </w:rPr>
        <w:t>所示</w:t>
      </w:r>
      <w:r w:rsidR="00AD615D" w:rsidRPr="002142C8">
        <w:rPr>
          <w:rFonts w:ascii="Times New Roman" w:eastAsia="宋体" w:hAnsi="Times New Roman" w:cs="Times New Roman"/>
          <w:color w:val="FF0000"/>
          <w:sz w:val="24"/>
          <w:szCs w:val="24"/>
          <w:rPrChange w:id="1161" w:author="ghj" w:date="2018-05-25T14:12:00Z">
            <w:rPr>
              <w:rFonts w:ascii="Times New Roman" w:eastAsia="宋体" w:hAnsi="Times New Roman" w:cs="Times New Roman" w:hint="eastAsia"/>
              <w:sz w:val="24"/>
              <w:szCs w:val="24"/>
            </w:rPr>
          </w:rPrChange>
        </w:rPr>
        <w:t>。</w:t>
      </w:r>
    </w:p>
    <w:p w:rsidR="008003DD" w:rsidRPr="002142C8" w:rsidRDefault="008003DD" w:rsidP="008003DD">
      <w:pPr>
        <w:ind w:firstLineChars="200" w:firstLine="420"/>
        <w:jc w:val="center"/>
        <w:rPr>
          <w:rFonts w:ascii="Times New Roman" w:eastAsia="宋体" w:hAnsi="Times New Roman" w:cs="Times New Roman"/>
          <w:sz w:val="24"/>
          <w:szCs w:val="24"/>
          <w:rPrChange w:id="1162" w:author="ghj" w:date="2018-05-25T14:12:00Z">
            <w:rPr>
              <w:rFonts w:ascii="Times New Roman" w:eastAsia="宋体" w:hAnsi="Times New Roman" w:cs="Times New Roman"/>
              <w:sz w:val="24"/>
              <w:szCs w:val="24"/>
            </w:rPr>
          </w:rPrChange>
        </w:rPr>
      </w:pPr>
      <w:r w:rsidRPr="002142C8">
        <w:rPr>
          <w:rFonts w:ascii="Times New Roman" w:hAnsi="Times New Roman" w:cs="Times New Roman"/>
          <w:noProof/>
          <w:rPrChange w:id="1163" w:author="ghj" w:date="2018-05-25T14:12:00Z">
            <w:rPr>
              <w:noProof/>
            </w:rPr>
          </w:rPrChange>
        </w:rPr>
        <w:lastRenderedPageBreak/>
        <w:drawing>
          <wp:inline distT="0" distB="0" distL="0" distR="0">
            <wp:extent cx="3671590" cy="48975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71590" cy="4897582"/>
                    </a:xfrm>
                    <a:prstGeom prst="rect">
                      <a:avLst/>
                    </a:prstGeom>
                  </pic:spPr>
                </pic:pic>
              </a:graphicData>
            </a:graphic>
          </wp:inline>
        </w:drawing>
      </w:r>
    </w:p>
    <w:p w:rsidR="002814B7" w:rsidRPr="002142C8" w:rsidRDefault="002814B7" w:rsidP="002814B7">
      <w:pPr>
        <w:jc w:val="center"/>
        <w:rPr>
          <w:rFonts w:ascii="Times New Roman" w:eastAsia="黑体" w:hAnsi="Times New Roman" w:cs="Times New Roman"/>
          <w:b/>
          <w:szCs w:val="21"/>
          <w:rPrChange w:id="1164"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1165"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1166" w:author="ghj" w:date="2018-05-25T14:12:00Z">
            <w:rPr>
              <w:rFonts w:ascii="黑体" w:eastAsia="黑体" w:hAnsi="黑体" w:cs="Times New Roman" w:hint="eastAsia"/>
              <w:b/>
              <w:szCs w:val="21"/>
            </w:rPr>
          </w:rPrChange>
        </w:rPr>
        <w:t>3</w:t>
      </w:r>
      <w:r w:rsidR="00A12F27" w:rsidRPr="002142C8">
        <w:rPr>
          <w:rFonts w:ascii="Times New Roman" w:eastAsia="黑体" w:hAnsi="Times New Roman" w:cs="Times New Roman"/>
          <w:b/>
          <w:szCs w:val="21"/>
          <w:rPrChange w:id="1167" w:author="ghj" w:date="2018-05-25T14:12:00Z">
            <w:rPr>
              <w:rFonts w:ascii="黑体" w:eastAsia="黑体" w:hAnsi="黑体" w:cs="Times New Roman"/>
              <w:b/>
              <w:szCs w:val="21"/>
            </w:rPr>
          </w:rPrChange>
        </w:rPr>
        <w:t>.</w:t>
      </w:r>
      <w:r w:rsidRPr="002142C8">
        <w:rPr>
          <w:rFonts w:ascii="Times New Roman" w:eastAsia="黑体" w:hAnsi="Times New Roman" w:cs="Times New Roman"/>
          <w:b/>
          <w:szCs w:val="21"/>
          <w:rPrChange w:id="1168" w:author="ghj" w:date="2018-05-25T14:12:00Z">
            <w:rPr>
              <w:rFonts w:ascii="黑体" w:eastAsia="黑体" w:hAnsi="黑体" w:cs="Times New Roman"/>
              <w:b/>
              <w:szCs w:val="21"/>
            </w:rPr>
          </w:rPrChange>
        </w:rPr>
        <w:t xml:space="preserve">2 </w:t>
      </w:r>
      <w:r w:rsidR="00CE30FF" w:rsidRPr="002142C8">
        <w:rPr>
          <w:rFonts w:ascii="Times New Roman" w:eastAsia="黑体" w:hAnsi="Times New Roman" w:cs="Times New Roman"/>
          <w:b/>
          <w:szCs w:val="21"/>
          <w:rPrChange w:id="1169" w:author="ghj" w:date="2018-05-25T14:12:00Z">
            <w:rPr>
              <w:rFonts w:ascii="黑体" w:eastAsia="黑体" w:hAnsi="黑体" w:cs="Times New Roman" w:hint="eastAsia"/>
              <w:b/>
              <w:szCs w:val="21"/>
            </w:rPr>
          </w:rPrChange>
        </w:rPr>
        <w:t>万能遥控器系统</w:t>
      </w:r>
      <w:r w:rsidRPr="002142C8">
        <w:rPr>
          <w:rFonts w:ascii="Times New Roman" w:eastAsia="黑体" w:hAnsi="Times New Roman" w:cs="Times New Roman"/>
          <w:b/>
          <w:szCs w:val="21"/>
          <w:rPrChange w:id="1170" w:author="ghj" w:date="2018-05-25T14:12:00Z">
            <w:rPr>
              <w:rFonts w:ascii="黑体" w:eastAsia="黑体" w:hAnsi="黑体" w:cs="Times New Roman" w:hint="eastAsia"/>
              <w:b/>
              <w:szCs w:val="21"/>
            </w:rPr>
          </w:rPrChange>
        </w:rPr>
        <w:t>功能</w:t>
      </w:r>
      <w:r w:rsidR="00246E59" w:rsidRPr="002142C8">
        <w:rPr>
          <w:rFonts w:ascii="Times New Roman" w:eastAsia="黑体" w:hAnsi="Times New Roman" w:cs="Times New Roman"/>
          <w:b/>
          <w:szCs w:val="21"/>
          <w:rPrChange w:id="1171" w:author="ghj" w:date="2018-05-25T14:12:00Z">
            <w:rPr>
              <w:rFonts w:ascii="黑体" w:eastAsia="黑体" w:hAnsi="黑体" w:cs="Times New Roman" w:hint="eastAsia"/>
              <w:b/>
              <w:szCs w:val="21"/>
            </w:rPr>
          </w:rPrChange>
        </w:rPr>
        <w:t>流程图</w:t>
      </w:r>
    </w:p>
    <w:p w:rsidR="00246E59" w:rsidRPr="002142C8" w:rsidRDefault="00246E59" w:rsidP="00246E59">
      <w:pPr>
        <w:ind w:firstLineChars="200" w:firstLine="480"/>
        <w:rPr>
          <w:rFonts w:ascii="Times New Roman" w:eastAsia="宋体" w:hAnsi="Times New Roman" w:cs="Times New Roman"/>
          <w:sz w:val="24"/>
          <w:szCs w:val="24"/>
          <w:rPrChange w:id="1172"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173" w:author="ghj" w:date="2018-05-25T14:12:00Z">
            <w:rPr>
              <w:rFonts w:ascii="Times New Roman" w:eastAsia="宋体" w:hAnsi="Times New Roman" w:cs="Times New Roman" w:hint="eastAsia"/>
              <w:sz w:val="24"/>
              <w:szCs w:val="24"/>
            </w:rPr>
          </w:rPrChange>
        </w:rPr>
        <w:t>要远程遥控设备要进行登录，避免被人随意使用</w:t>
      </w:r>
      <w:r w:rsidRPr="002142C8">
        <w:rPr>
          <w:rFonts w:ascii="Times New Roman" w:eastAsia="宋体" w:hAnsi="Times New Roman" w:cs="Times New Roman"/>
          <w:color w:val="FF0000"/>
          <w:sz w:val="24"/>
          <w:szCs w:val="24"/>
          <w:rPrChange w:id="1174" w:author="ghj" w:date="2018-05-25T14:12:00Z">
            <w:rPr>
              <w:rFonts w:ascii="Times New Roman" w:eastAsia="宋体" w:hAnsi="Times New Roman" w:cs="Times New Roman" w:hint="eastAsia"/>
              <w:sz w:val="24"/>
              <w:szCs w:val="24"/>
            </w:rPr>
          </w:rPrChange>
        </w:rPr>
        <w:t>。为画流程图方便</w:t>
      </w:r>
      <w:r w:rsidRPr="002142C8">
        <w:rPr>
          <w:rFonts w:ascii="Times New Roman" w:eastAsia="宋体" w:hAnsi="Times New Roman" w:cs="Times New Roman"/>
          <w:sz w:val="24"/>
          <w:szCs w:val="24"/>
          <w:rPrChange w:id="1175" w:author="ghj" w:date="2018-05-25T14:12:00Z">
            <w:rPr>
              <w:rFonts w:ascii="Times New Roman" w:eastAsia="宋体" w:hAnsi="Times New Roman" w:cs="Times New Roman" w:hint="eastAsia"/>
              <w:sz w:val="24"/>
              <w:szCs w:val="24"/>
            </w:rPr>
          </w:rPrChange>
        </w:rPr>
        <w:t>，所以画了两个数据库框图，但其实是同一的数据库。上面表示主要用于</w:t>
      </w:r>
      <w:r w:rsidRPr="002142C8">
        <w:rPr>
          <w:rFonts w:ascii="Times New Roman" w:eastAsia="宋体" w:hAnsi="Times New Roman" w:cs="Times New Roman"/>
          <w:sz w:val="24"/>
          <w:szCs w:val="24"/>
          <w:rPrChange w:id="1176" w:author="ghj" w:date="2018-05-25T14:12:00Z">
            <w:rPr>
              <w:rFonts w:ascii="Times New Roman" w:eastAsia="宋体" w:hAnsi="Times New Roman" w:cs="Times New Roman" w:hint="eastAsia"/>
              <w:sz w:val="24"/>
              <w:szCs w:val="24"/>
            </w:rPr>
          </w:rPrChange>
        </w:rPr>
        <w:t>web</w:t>
      </w:r>
      <w:r w:rsidRPr="002142C8">
        <w:rPr>
          <w:rFonts w:ascii="Times New Roman" w:eastAsia="宋体" w:hAnsi="Times New Roman" w:cs="Times New Roman"/>
          <w:sz w:val="24"/>
          <w:szCs w:val="24"/>
          <w:rPrChange w:id="1177" w:author="ghj" w:date="2018-05-25T14:12:00Z">
            <w:rPr>
              <w:rFonts w:ascii="Times New Roman" w:eastAsia="宋体" w:hAnsi="Times New Roman" w:cs="Times New Roman" w:hint="eastAsia"/>
              <w:sz w:val="24"/>
              <w:szCs w:val="24"/>
            </w:rPr>
          </w:rPrChange>
        </w:rPr>
        <w:t>端删改查操作，下面的主要表示用于学习设备时，为学好的设备产生的文本文件的路径以及学了哪些按键进行持久化操作。</w:t>
      </w:r>
    </w:p>
    <w:p w:rsidR="00496E88" w:rsidRPr="002142C8" w:rsidRDefault="00703B08" w:rsidP="00246E59">
      <w:pPr>
        <w:ind w:firstLineChars="200" w:firstLine="480"/>
        <w:rPr>
          <w:rFonts w:ascii="Times New Roman" w:eastAsia="宋体" w:hAnsi="Times New Roman" w:cs="Times New Roman"/>
          <w:color w:val="FF0000"/>
          <w:sz w:val="24"/>
          <w:szCs w:val="24"/>
          <w:rPrChange w:id="1178"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color w:val="FF0000"/>
          <w:sz w:val="24"/>
          <w:szCs w:val="24"/>
          <w:rPrChange w:id="1179" w:author="ghj" w:date="2018-05-25T14:12:00Z">
            <w:rPr>
              <w:rFonts w:ascii="Times New Roman" w:eastAsia="宋体" w:hAnsi="Times New Roman" w:cs="Times New Roman" w:hint="eastAsia"/>
              <w:sz w:val="24"/>
              <w:szCs w:val="24"/>
            </w:rPr>
          </w:rPrChange>
        </w:rPr>
        <w:t>从上面的整体流程图可知，整体系统都是分为几个大的模块，模块</w:t>
      </w:r>
      <w:r w:rsidR="00496E88" w:rsidRPr="002142C8">
        <w:rPr>
          <w:rFonts w:ascii="Times New Roman" w:eastAsia="宋体" w:hAnsi="Times New Roman" w:cs="Times New Roman"/>
          <w:color w:val="FF0000"/>
          <w:sz w:val="24"/>
          <w:szCs w:val="24"/>
          <w:rPrChange w:id="1180" w:author="ghj" w:date="2018-05-25T14:12:00Z">
            <w:rPr>
              <w:rFonts w:ascii="Times New Roman" w:eastAsia="宋体" w:hAnsi="Times New Roman" w:cs="Times New Roman" w:hint="eastAsia"/>
              <w:sz w:val="24"/>
              <w:szCs w:val="24"/>
            </w:rPr>
          </w:rPrChange>
        </w:rPr>
        <w:t>之间留有通信的接口，使得整个系统中的各个模块又紧密相连。每个模块之间又有许多的小功能点，每个功能点只负责自身独有的逻辑任务，这使得耦合性降低极低，提高了代码的可重用性。</w:t>
      </w:r>
    </w:p>
    <w:p w:rsidR="00496E88" w:rsidRPr="002142C8" w:rsidRDefault="00496E88" w:rsidP="00246E59">
      <w:pPr>
        <w:ind w:firstLineChars="200" w:firstLine="480"/>
        <w:rPr>
          <w:rFonts w:ascii="Times New Roman" w:eastAsia="宋体" w:hAnsi="Times New Roman" w:cs="Times New Roman"/>
          <w:sz w:val="24"/>
          <w:szCs w:val="24"/>
          <w:rPrChange w:id="1181"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182" w:author="ghj" w:date="2018-05-25T14:12:00Z">
            <w:rPr>
              <w:rFonts w:ascii="Times New Roman" w:eastAsia="宋体" w:hAnsi="Times New Roman" w:cs="Times New Roman" w:hint="eastAsia"/>
              <w:sz w:val="24"/>
              <w:szCs w:val="24"/>
            </w:rPr>
          </w:rPrChange>
        </w:rPr>
        <w:t>本</w:t>
      </w:r>
      <w:r w:rsidR="00017246" w:rsidRPr="002142C8">
        <w:rPr>
          <w:rFonts w:ascii="Times New Roman" w:eastAsia="宋体" w:hAnsi="Times New Roman" w:cs="Times New Roman"/>
          <w:sz w:val="24"/>
          <w:szCs w:val="24"/>
          <w:rPrChange w:id="1183" w:author="ghj" w:date="2018-05-25T14:12:00Z">
            <w:rPr>
              <w:rFonts w:ascii="Times New Roman" w:eastAsia="宋体" w:hAnsi="Times New Roman" w:cs="Times New Roman" w:hint="eastAsia"/>
              <w:sz w:val="24"/>
              <w:szCs w:val="24"/>
            </w:rPr>
          </w:rPrChange>
        </w:rPr>
        <w:t>课题</w:t>
      </w:r>
      <w:r w:rsidRPr="002142C8">
        <w:rPr>
          <w:rFonts w:ascii="Times New Roman" w:eastAsia="宋体" w:hAnsi="Times New Roman" w:cs="Times New Roman"/>
          <w:sz w:val="24"/>
          <w:szCs w:val="24"/>
          <w:rPrChange w:id="1184" w:author="ghj" w:date="2018-05-25T14:12:00Z">
            <w:rPr>
              <w:rFonts w:ascii="Times New Roman" w:eastAsia="宋体" w:hAnsi="Times New Roman" w:cs="Times New Roman" w:hint="eastAsia"/>
              <w:sz w:val="24"/>
              <w:szCs w:val="24"/>
            </w:rPr>
          </w:rPrChange>
        </w:rPr>
        <w:t>采</w:t>
      </w:r>
      <w:r w:rsidR="00017246" w:rsidRPr="002142C8">
        <w:rPr>
          <w:rFonts w:ascii="Times New Roman" w:eastAsia="宋体" w:hAnsi="Times New Roman" w:cs="Times New Roman"/>
          <w:sz w:val="24"/>
          <w:szCs w:val="24"/>
          <w:rPrChange w:id="1185" w:author="ghj" w:date="2018-05-25T14:12:00Z">
            <w:rPr>
              <w:rFonts w:ascii="Times New Roman" w:eastAsia="宋体" w:hAnsi="Times New Roman" w:cs="Times New Roman" w:hint="eastAsia"/>
              <w:sz w:val="24"/>
              <w:szCs w:val="24"/>
            </w:rPr>
          </w:rPrChange>
        </w:rPr>
        <w:t>取</w:t>
      </w:r>
      <w:r w:rsidR="00017246" w:rsidRPr="002142C8">
        <w:rPr>
          <w:rFonts w:ascii="Times New Roman" w:eastAsia="宋体" w:hAnsi="Times New Roman" w:cs="Times New Roman"/>
          <w:sz w:val="24"/>
          <w:szCs w:val="24"/>
          <w:rPrChange w:id="1186" w:author="ghj" w:date="2018-05-25T14:12:00Z">
            <w:rPr>
              <w:rFonts w:ascii="Times New Roman" w:eastAsia="宋体" w:hAnsi="Times New Roman" w:cs="Times New Roman" w:hint="eastAsia"/>
              <w:sz w:val="24"/>
              <w:szCs w:val="24"/>
            </w:rPr>
          </w:rPrChange>
        </w:rPr>
        <w:t>SQLite</w:t>
      </w:r>
      <w:r w:rsidR="00017246" w:rsidRPr="002142C8">
        <w:rPr>
          <w:rFonts w:ascii="Times New Roman" w:eastAsia="宋体" w:hAnsi="Times New Roman" w:cs="Times New Roman"/>
          <w:sz w:val="24"/>
          <w:szCs w:val="24"/>
          <w:rPrChange w:id="1187" w:author="ghj" w:date="2018-05-25T14:12:00Z">
            <w:rPr>
              <w:rFonts w:ascii="Times New Roman" w:eastAsia="宋体" w:hAnsi="Times New Roman" w:cs="Times New Roman"/>
              <w:sz w:val="24"/>
              <w:szCs w:val="24"/>
            </w:rPr>
          </w:rPrChange>
        </w:rPr>
        <w:t>3</w:t>
      </w:r>
      <w:r w:rsidR="00017246" w:rsidRPr="002142C8">
        <w:rPr>
          <w:rFonts w:ascii="Times New Roman" w:eastAsia="宋体" w:hAnsi="Times New Roman" w:cs="Times New Roman"/>
          <w:sz w:val="24"/>
          <w:szCs w:val="24"/>
          <w:rPrChange w:id="1188" w:author="ghj" w:date="2018-05-25T14:12:00Z">
            <w:rPr>
              <w:rFonts w:ascii="Times New Roman" w:eastAsia="宋体" w:hAnsi="Times New Roman" w:cs="Times New Roman" w:hint="eastAsia"/>
              <w:sz w:val="24"/>
              <w:szCs w:val="24"/>
            </w:rPr>
          </w:rPrChange>
        </w:rPr>
        <w:t>作为</w:t>
      </w:r>
      <w:r w:rsidRPr="002142C8">
        <w:rPr>
          <w:rFonts w:ascii="Times New Roman" w:eastAsia="宋体" w:hAnsi="Times New Roman" w:cs="Times New Roman"/>
          <w:sz w:val="24"/>
          <w:szCs w:val="24"/>
          <w:rPrChange w:id="1189" w:author="ghj" w:date="2018-05-25T14:12:00Z">
            <w:rPr>
              <w:rFonts w:ascii="Times New Roman" w:eastAsia="宋体" w:hAnsi="Times New Roman" w:cs="Times New Roman" w:hint="eastAsia"/>
              <w:sz w:val="24"/>
              <w:szCs w:val="24"/>
            </w:rPr>
          </w:rPrChange>
        </w:rPr>
        <w:t>数据库，</w:t>
      </w:r>
      <w:r w:rsidR="00017246" w:rsidRPr="002142C8">
        <w:rPr>
          <w:rFonts w:ascii="Times New Roman" w:eastAsia="宋体" w:hAnsi="Times New Roman" w:cs="Times New Roman"/>
          <w:color w:val="FF0000"/>
          <w:sz w:val="24"/>
          <w:szCs w:val="24"/>
          <w:rPrChange w:id="1190" w:author="ghj" w:date="2018-05-25T14:12:00Z">
            <w:rPr>
              <w:rFonts w:ascii="Times New Roman" w:eastAsia="宋体" w:hAnsi="Times New Roman" w:cs="Times New Roman" w:hint="eastAsia"/>
              <w:sz w:val="24"/>
              <w:szCs w:val="24"/>
            </w:rPr>
          </w:rPrChange>
        </w:rPr>
        <w:t>并且</w:t>
      </w:r>
      <w:r w:rsidR="00017246" w:rsidRPr="002142C8">
        <w:rPr>
          <w:rFonts w:ascii="Times New Roman" w:eastAsia="宋体" w:hAnsi="Times New Roman" w:cs="Times New Roman"/>
          <w:sz w:val="24"/>
          <w:szCs w:val="24"/>
          <w:rPrChange w:id="1191" w:author="ghj" w:date="2018-05-25T14:12:00Z">
            <w:rPr>
              <w:rFonts w:ascii="Times New Roman" w:eastAsia="宋体" w:hAnsi="Times New Roman" w:cs="Times New Roman" w:hint="eastAsia"/>
              <w:sz w:val="24"/>
              <w:szCs w:val="24"/>
            </w:rPr>
          </w:rPrChange>
        </w:rPr>
        <w:t>取</w:t>
      </w:r>
      <w:r w:rsidRPr="002142C8">
        <w:rPr>
          <w:rFonts w:ascii="Times New Roman" w:eastAsia="宋体" w:hAnsi="Times New Roman" w:cs="Times New Roman"/>
          <w:sz w:val="24"/>
          <w:szCs w:val="24"/>
          <w:rPrChange w:id="1192" w:author="ghj" w:date="2018-05-25T14:12:00Z">
            <w:rPr>
              <w:rFonts w:ascii="Times New Roman" w:eastAsia="宋体" w:hAnsi="Times New Roman" w:cs="Times New Roman" w:hint="eastAsia"/>
              <w:sz w:val="24"/>
              <w:szCs w:val="24"/>
            </w:rPr>
          </w:rPrChange>
        </w:rPr>
        <w:t>数据库</w:t>
      </w:r>
      <w:r w:rsidR="00017246" w:rsidRPr="002142C8">
        <w:rPr>
          <w:rFonts w:ascii="Times New Roman" w:eastAsia="宋体" w:hAnsi="Times New Roman" w:cs="Times New Roman"/>
          <w:sz w:val="24"/>
          <w:szCs w:val="24"/>
          <w:rPrChange w:id="1193"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sz w:val="24"/>
          <w:szCs w:val="24"/>
          <w:rPrChange w:id="1194" w:author="ghj" w:date="2018-05-25T14:12:00Z">
            <w:rPr>
              <w:rFonts w:ascii="Times New Roman" w:eastAsia="宋体" w:hAnsi="Times New Roman" w:cs="Times New Roman" w:hint="eastAsia"/>
              <w:sz w:val="24"/>
              <w:szCs w:val="24"/>
            </w:rPr>
          </w:rPrChange>
        </w:rPr>
        <w:t>名字为</w:t>
      </w:r>
      <w:r w:rsidRPr="002142C8">
        <w:rPr>
          <w:rFonts w:ascii="Times New Roman" w:eastAsia="宋体" w:hAnsi="Times New Roman" w:cs="Times New Roman"/>
          <w:sz w:val="24"/>
          <w:szCs w:val="24"/>
          <w:rPrChange w:id="1195" w:author="ghj" w:date="2018-05-25T14:12:00Z">
            <w:rPr>
              <w:rFonts w:ascii="Times New Roman" w:eastAsia="宋体" w:hAnsi="Times New Roman" w:cs="Times New Roman" w:hint="eastAsia"/>
              <w:sz w:val="24"/>
              <w:szCs w:val="24"/>
            </w:rPr>
          </w:rPrChange>
        </w:rPr>
        <w:t>db.</w:t>
      </w:r>
      <w:r w:rsidRPr="002142C8">
        <w:rPr>
          <w:rFonts w:ascii="Times New Roman" w:eastAsia="宋体" w:hAnsi="Times New Roman" w:cs="Times New Roman"/>
          <w:sz w:val="24"/>
          <w:szCs w:val="24"/>
          <w:rPrChange w:id="1196" w:author="ghj" w:date="2018-05-25T14:12:00Z">
            <w:rPr>
              <w:rFonts w:ascii="Times New Roman" w:eastAsia="宋体" w:hAnsi="Times New Roman" w:cs="Times New Roman"/>
              <w:sz w:val="24"/>
              <w:szCs w:val="24"/>
            </w:rPr>
          </w:rPrChange>
        </w:rPr>
        <w:t>sqlite3</w:t>
      </w:r>
      <w:r w:rsidRPr="002142C8">
        <w:rPr>
          <w:rFonts w:ascii="Times New Roman" w:eastAsia="宋体" w:hAnsi="Times New Roman" w:cs="Times New Roman"/>
          <w:sz w:val="24"/>
          <w:szCs w:val="24"/>
          <w:rPrChange w:id="1197" w:author="ghj" w:date="2018-05-25T14:12:00Z">
            <w:rPr>
              <w:rFonts w:ascii="Times New Roman" w:eastAsia="宋体" w:hAnsi="Times New Roman" w:cs="Times New Roman" w:hint="eastAsia"/>
              <w:sz w:val="24"/>
              <w:szCs w:val="24"/>
            </w:rPr>
          </w:rPrChange>
        </w:rPr>
        <w:t>，它是</w:t>
      </w:r>
      <w:r w:rsidRPr="002142C8">
        <w:rPr>
          <w:rFonts w:ascii="Times New Roman" w:eastAsia="宋体" w:hAnsi="Times New Roman" w:cs="Times New Roman"/>
          <w:sz w:val="24"/>
          <w:szCs w:val="24"/>
          <w:rPrChange w:id="1198" w:author="ghj" w:date="2018-05-25T14:12:00Z">
            <w:rPr>
              <w:rFonts w:ascii="Times New Roman" w:eastAsia="宋体" w:hAnsi="Times New Roman" w:cs="Times New Roman" w:hint="eastAsia"/>
              <w:sz w:val="24"/>
              <w:szCs w:val="24"/>
            </w:rPr>
          </w:rPrChange>
        </w:rPr>
        <w:t>WEB</w:t>
      </w:r>
      <w:r w:rsidRPr="002142C8">
        <w:rPr>
          <w:rFonts w:ascii="Times New Roman" w:eastAsia="宋体" w:hAnsi="Times New Roman" w:cs="Times New Roman"/>
          <w:sz w:val="24"/>
          <w:szCs w:val="24"/>
          <w:rPrChange w:id="1199" w:author="ghj" w:date="2018-05-25T14:12:00Z">
            <w:rPr>
              <w:rFonts w:ascii="Times New Roman" w:eastAsia="宋体" w:hAnsi="Times New Roman" w:cs="Times New Roman" w:hint="eastAsia"/>
              <w:sz w:val="24"/>
              <w:szCs w:val="24"/>
            </w:rPr>
          </w:rPrChange>
        </w:rPr>
        <w:t>部分与硬件交互的桥梁。硬件将学习完成的情况持久化到数据库中，</w:t>
      </w:r>
      <w:r w:rsidRPr="002142C8">
        <w:rPr>
          <w:rFonts w:ascii="Times New Roman" w:eastAsia="宋体" w:hAnsi="Times New Roman" w:cs="Times New Roman"/>
          <w:sz w:val="24"/>
          <w:szCs w:val="24"/>
          <w:rPrChange w:id="1200" w:author="ghj" w:date="2018-05-25T14:12:00Z">
            <w:rPr>
              <w:rFonts w:ascii="Times New Roman" w:eastAsia="宋体" w:hAnsi="Times New Roman" w:cs="Times New Roman" w:hint="eastAsia"/>
              <w:sz w:val="24"/>
              <w:szCs w:val="24"/>
            </w:rPr>
          </w:rPrChange>
        </w:rPr>
        <w:t>WEB</w:t>
      </w:r>
      <w:r w:rsidRPr="002142C8">
        <w:rPr>
          <w:rFonts w:ascii="Times New Roman" w:eastAsia="宋体" w:hAnsi="Times New Roman" w:cs="Times New Roman"/>
          <w:sz w:val="24"/>
          <w:szCs w:val="24"/>
          <w:rPrChange w:id="1201" w:author="ghj" w:date="2018-05-25T14:12:00Z">
            <w:rPr>
              <w:rFonts w:ascii="Times New Roman" w:eastAsia="宋体" w:hAnsi="Times New Roman" w:cs="Times New Roman" w:hint="eastAsia"/>
              <w:sz w:val="24"/>
              <w:szCs w:val="24"/>
            </w:rPr>
          </w:rPrChange>
        </w:rPr>
        <w:t>部分从数据库中读取，以实现远程功能。</w:t>
      </w:r>
    </w:p>
    <w:p w:rsidR="00945683" w:rsidRPr="002142C8" w:rsidRDefault="00945683" w:rsidP="003927AD">
      <w:pPr>
        <w:pStyle w:val="2"/>
        <w:spacing w:before="60" w:afterLines="50" w:after="156" w:line="240" w:lineRule="auto"/>
        <w:jc w:val="left"/>
        <w:rPr>
          <w:rFonts w:ascii="Times New Roman" w:eastAsia="宋体" w:hAnsi="Times New Roman" w:cs="Times New Roman"/>
          <w:sz w:val="28"/>
          <w:szCs w:val="28"/>
          <w:rPrChange w:id="1202"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203" w:author="ghj" w:date="2018-05-25T14:12:00Z">
            <w:rPr>
              <w:rFonts w:ascii="宋体" w:eastAsia="宋体" w:hAnsi="宋体"/>
              <w:sz w:val="28"/>
              <w:szCs w:val="28"/>
            </w:rPr>
          </w:rPrChange>
        </w:rPr>
        <w:t xml:space="preserve">3.3 </w:t>
      </w:r>
      <w:r w:rsidRPr="002142C8">
        <w:rPr>
          <w:rFonts w:ascii="Times New Roman" w:eastAsia="宋体" w:hAnsi="Times New Roman" w:cs="Times New Roman"/>
          <w:sz w:val="28"/>
          <w:szCs w:val="28"/>
          <w:rPrChange w:id="1204" w:author="ghj" w:date="2018-05-25T14:12:00Z">
            <w:rPr>
              <w:rFonts w:ascii="宋体" w:eastAsia="宋体" w:hAnsi="宋体" w:hint="eastAsia"/>
              <w:sz w:val="28"/>
              <w:szCs w:val="28"/>
            </w:rPr>
          </w:rPrChange>
        </w:rPr>
        <w:t>设计原则</w:t>
      </w:r>
      <w:r w:rsidR="001C2695" w:rsidRPr="002142C8">
        <w:rPr>
          <w:rFonts w:ascii="Times New Roman" w:eastAsia="宋体" w:hAnsi="Times New Roman" w:cs="Times New Roman"/>
          <w:sz w:val="28"/>
          <w:szCs w:val="28"/>
          <w:rPrChange w:id="1205" w:author="ghj" w:date="2018-05-25T14:12:00Z">
            <w:rPr>
              <w:rFonts w:ascii="宋体" w:eastAsia="宋体" w:hAnsi="宋体" w:hint="eastAsia"/>
              <w:sz w:val="28"/>
              <w:szCs w:val="28"/>
            </w:rPr>
          </w:rPrChange>
        </w:rPr>
        <w:t xml:space="preserve"> </w:t>
      </w:r>
    </w:p>
    <w:p w:rsidR="00945683" w:rsidRPr="002142C8" w:rsidRDefault="00945683" w:rsidP="00AD615D">
      <w:pPr>
        <w:ind w:firstLineChars="200" w:firstLine="482"/>
        <w:rPr>
          <w:rFonts w:ascii="Times New Roman" w:eastAsia="宋体" w:hAnsi="Times New Roman" w:cs="Times New Roman"/>
          <w:bCs/>
          <w:sz w:val="24"/>
          <w:szCs w:val="24"/>
          <w:rPrChange w:id="1206" w:author="ghj" w:date="2018-05-25T14:12:00Z">
            <w:rPr>
              <w:rFonts w:ascii="Times New Roman" w:eastAsia="宋体" w:hAnsi="Times New Roman" w:cs="Times New Roman"/>
              <w:bCs/>
              <w:sz w:val="24"/>
              <w:szCs w:val="24"/>
            </w:rPr>
          </w:rPrChange>
        </w:rPr>
      </w:pPr>
      <w:r w:rsidRPr="002142C8">
        <w:rPr>
          <w:rFonts w:ascii="Times New Roman" w:eastAsia="宋体" w:hAnsi="Times New Roman" w:cs="Times New Roman"/>
          <w:b/>
          <w:bCs/>
          <w:sz w:val="24"/>
          <w:szCs w:val="24"/>
          <w:rPrChange w:id="1207" w:author="ghj" w:date="2018-05-25T14:12:00Z">
            <w:rPr>
              <w:rFonts w:ascii="Times New Roman" w:eastAsia="宋体" w:hAnsi="Times New Roman" w:cs="Times New Roman"/>
              <w:b/>
              <w:bCs/>
              <w:sz w:val="24"/>
              <w:szCs w:val="24"/>
            </w:rPr>
          </w:rPrChange>
        </w:rPr>
        <w:t>低功耗设计：</w:t>
      </w:r>
      <w:r w:rsidRPr="002142C8">
        <w:rPr>
          <w:rFonts w:ascii="Times New Roman" w:eastAsia="宋体" w:hAnsi="Times New Roman" w:cs="Times New Roman"/>
          <w:bCs/>
          <w:sz w:val="24"/>
          <w:szCs w:val="24"/>
          <w:rPrChange w:id="1208" w:author="ghj" w:date="2018-05-25T14:12:00Z">
            <w:rPr>
              <w:rFonts w:ascii="Times New Roman" w:eastAsia="宋体" w:hAnsi="Times New Roman" w:cs="Times New Roman" w:hint="eastAsia"/>
              <w:bCs/>
              <w:sz w:val="24"/>
              <w:szCs w:val="24"/>
            </w:rPr>
          </w:rPrChange>
        </w:rPr>
        <w:t>整个</w:t>
      </w:r>
      <w:r w:rsidR="00703B08" w:rsidRPr="002142C8">
        <w:rPr>
          <w:rFonts w:ascii="Times New Roman" w:eastAsia="宋体" w:hAnsi="Times New Roman" w:cs="Times New Roman"/>
          <w:bCs/>
          <w:sz w:val="24"/>
          <w:szCs w:val="24"/>
          <w:rPrChange w:id="1209" w:author="ghj" w:date="2018-05-25T14:12:00Z">
            <w:rPr>
              <w:rFonts w:ascii="Times New Roman" w:eastAsia="宋体" w:hAnsi="Times New Roman" w:cs="Times New Roman" w:hint="eastAsia"/>
              <w:bCs/>
              <w:sz w:val="24"/>
              <w:szCs w:val="24"/>
            </w:rPr>
          </w:rPrChange>
        </w:rPr>
        <w:t>系统以树莓派作为开发板</w:t>
      </w:r>
      <w:r w:rsidRPr="002142C8">
        <w:rPr>
          <w:rFonts w:ascii="Times New Roman" w:eastAsia="宋体" w:hAnsi="Times New Roman" w:cs="Times New Roman"/>
          <w:bCs/>
          <w:sz w:val="24"/>
          <w:szCs w:val="24"/>
          <w:rPrChange w:id="1210" w:author="ghj" w:date="2018-05-25T14:12:00Z">
            <w:rPr>
              <w:rFonts w:ascii="Times New Roman" w:eastAsia="宋体" w:hAnsi="Times New Roman" w:cs="Times New Roman" w:hint="eastAsia"/>
              <w:bCs/>
              <w:sz w:val="24"/>
              <w:szCs w:val="24"/>
            </w:rPr>
          </w:rPrChange>
        </w:rPr>
        <w:t>，仅需</w:t>
      </w:r>
      <w:r w:rsidRPr="002142C8">
        <w:rPr>
          <w:rFonts w:ascii="Times New Roman" w:eastAsia="宋体" w:hAnsi="Times New Roman" w:cs="Times New Roman"/>
          <w:bCs/>
          <w:sz w:val="24"/>
          <w:szCs w:val="24"/>
          <w:rPrChange w:id="1211" w:author="ghj" w:date="2018-05-25T14:12:00Z">
            <w:rPr>
              <w:rFonts w:ascii="Times New Roman" w:eastAsia="宋体" w:hAnsi="Times New Roman" w:cs="Times New Roman" w:hint="eastAsia"/>
              <w:bCs/>
              <w:sz w:val="24"/>
              <w:szCs w:val="24"/>
            </w:rPr>
          </w:rPrChange>
        </w:rPr>
        <w:t>USB</w:t>
      </w:r>
      <w:r w:rsidRPr="002142C8">
        <w:rPr>
          <w:rFonts w:ascii="Times New Roman" w:eastAsia="宋体" w:hAnsi="Times New Roman" w:cs="Times New Roman"/>
          <w:bCs/>
          <w:sz w:val="24"/>
          <w:szCs w:val="24"/>
          <w:rPrChange w:id="1212" w:author="ghj" w:date="2018-05-25T14:12:00Z">
            <w:rPr>
              <w:rFonts w:ascii="Times New Roman" w:eastAsia="宋体" w:hAnsi="Times New Roman" w:cs="Times New Roman" w:hint="eastAsia"/>
              <w:bCs/>
              <w:sz w:val="24"/>
              <w:szCs w:val="24"/>
            </w:rPr>
          </w:rPrChange>
        </w:rPr>
        <w:t>供电，并且其余器件</w:t>
      </w:r>
      <w:r w:rsidR="001A2170" w:rsidRPr="002142C8">
        <w:rPr>
          <w:rFonts w:ascii="Times New Roman" w:eastAsia="宋体" w:hAnsi="Times New Roman" w:cs="Times New Roman"/>
          <w:bCs/>
          <w:sz w:val="24"/>
          <w:szCs w:val="24"/>
          <w:rPrChange w:id="1213" w:author="ghj" w:date="2018-05-25T14:12:00Z">
            <w:rPr>
              <w:rFonts w:ascii="Times New Roman" w:eastAsia="宋体" w:hAnsi="Times New Roman" w:cs="Times New Roman" w:hint="eastAsia"/>
              <w:bCs/>
              <w:sz w:val="24"/>
              <w:szCs w:val="24"/>
            </w:rPr>
          </w:rPrChange>
        </w:rPr>
        <w:t>也是选用的低且可控功耗的器件。</w:t>
      </w:r>
    </w:p>
    <w:p w:rsidR="001A2170" w:rsidRPr="002142C8" w:rsidRDefault="001A2170" w:rsidP="00AD615D">
      <w:pPr>
        <w:ind w:firstLineChars="200" w:firstLine="482"/>
        <w:rPr>
          <w:rFonts w:ascii="Times New Roman" w:eastAsia="宋体" w:hAnsi="Times New Roman" w:cs="Times New Roman"/>
          <w:bCs/>
          <w:sz w:val="24"/>
          <w:szCs w:val="24"/>
          <w:rPrChange w:id="1214" w:author="ghj" w:date="2018-05-25T14:12:00Z">
            <w:rPr>
              <w:rFonts w:ascii="Times New Roman" w:eastAsia="宋体" w:hAnsi="Times New Roman" w:cs="Times New Roman"/>
              <w:bCs/>
              <w:sz w:val="24"/>
              <w:szCs w:val="24"/>
            </w:rPr>
          </w:rPrChange>
        </w:rPr>
      </w:pPr>
      <w:r w:rsidRPr="002142C8">
        <w:rPr>
          <w:rFonts w:ascii="Times New Roman" w:eastAsia="宋体" w:hAnsi="Times New Roman" w:cs="Times New Roman"/>
          <w:b/>
          <w:bCs/>
          <w:sz w:val="24"/>
          <w:szCs w:val="24"/>
          <w:rPrChange w:id="1215" w:author="ghj" w:date="2018-05-25T14:12:00Z">
            <w:rPr>
              <w:rFonts w:ascii="Times New Roman" w:eastAsia="宋体" w:hAnsi="Times New Roman" w:cs="Times New Roman"/>
              <w:b/>
              <w:bCs/>
              <w:sz w:val="24"/>
              <w:szCs w:val="24"/>
            </w:rPr>
          </w:rPrChange>
        </w:rPr>
        <w:t>模块化设计</w:t>
      </w:r>
      <w:r w:rsidRPr="002142C8">
        <w:rPr>
          <w:rFonts w:ascii="Times New Roman" w:eastAsia="宋体" w:hAnsi="Times New Roman" w:cs="Times New Roman"/>
          <w:b/>
          <w:bCs/>
          <w:sz w:val="24"/>
          <w:szCs w:val="24"/>
          <w:rPrChange w:id="1216" w:author="ghj" w:date="2018-05-25T14:12:00Z">
            <w:rPr>
              <w:rFonts w:ascii="Times New Roman" w:eastAsia="宋体" w:hAnsi="Times New Roman" w:cs="Times New Roman" w:hint="eastAsia"/>
              <w:b/>
              <w:bCs/>
              <w:sz w:val="24"/>
              <w:szCs w:val="24"/>
            </w:rPr>
          </w:rPrChange>
        </w:rPr>
        <w:t>：</w:t>
      </w:r>
      <w:r w:rsidRPr="002142C8">
        <w:rPr>
          <w:rFonts w:ascii="Times New Roman" w:eastAsia="宋体" w:hAnsi="Times New Roman" w:cs="Times New Roman"/>
          <w:bCs/>
          <w:color w:val="FF0000"/>
          <w:sz w:val="24"/>
          <w:szCs w:val="24"/>
          <w:rPrChange w:id="1217" w:author="ghj" w:date="2018-05-25T14:12:00Z">
            <w:rPr>
              <w:rFonts w:ascii="Times New Roman" w:eastAsia="宋体" w:hAnsi="Times New Roman" w:cs="Times New Roman" w:hint="eastAsia"/>
              <w:bCs/>
              <w:sz w:val="24"/>
              <w:szCs w:val="24"/>
            </w:rPr>
          </w:rPrChange>
        </w:rPr>
        <w:t>整个系统</w:t>
      </w:r>
      <w:r w:rsidR="00017246" w:rsidRPr="002142C8">
        <w:rPr>
          <w:rFonts w:ascii="Times New Roman" w:eastAsia="宋体" w:hAnsi="Times New Roman" w:cs="Times New Roman"/>
          <w:bCs/>
          <w:color w:val="FF0000"/>
          <w:sz w:val="24"/>
          <w:szCs w:val="24"/>
          <w:rPrChange w:id="1218" w:author="ghj" w:date="2018-05-25T14:12:00Z">
            <w:rPr>
              <w:rFonts w:ascii="Times New Roman" w:eastAsia="宋体" w:hAnsi="Times New Roman" w:cs="Times New Roman" w:hint="eastAsia"/>
              <w:bCs/>
              <w:sz w:val="24"/>
              <w:szCs w:val="24"/>
            </w:rPr>
          </w:rPrChange>
        </w:rPr>
        <w:t>采用</w:t>
      </w:r>
      <w:r w:rsidR="0039351F" w:rsidRPr="002142C8">
        <w:rPr>
          <w:rFonts w:ascii="Times New Roman" w:eastAsia="宋体" w:hAnsi="Times New Roman" w:cs="Times New Roman"/>
          <w:bCs/>
          <w:color w:val="FF0000"/>
          <w:sz w:val="24"/>
          <w:szCs w:val="24"/>
          <w:rPrChange w:id="1219" w:author="ghj" w:date="2018-05-25T14:12:00Z">
            <w:rPr>
              <w:rFonts w:ascii="Times New Roman" w:eastAsia="宋体" w:hAnsi="Times New Roman" w:cs="Times New Roman" w:hint="eastAsia"/>
              <w:bCs/>
              <w:sz w:val="24"/>
              <w:szCs w:val="24"/>
            </w:rPr>
          </w:rPrChange>
        </w:rPr>
        <w:t>分</w:t>
      </w:r>
      <w:r w:rsidRPr="002142C8">
        <w:rPr>
          <w:rFonts w:ascii="Times New Roman" w:eastAsia="宋体" w:hAnsi="Times New Roman" w:cs="Times New Roman"/>
          <w:bCs/>
          <w:color w:val="FF0000"/>
          <w:sz w:val="24"/>
          <w:szCs w:val="24"/>
          <w:rPrChange w:id="1220" w:author="ghj" w:date="2018-05-25T14:12:00Z">
            <w:rPr>
              <w:rFonts w:ascii="Times New Roman" w:eastAsia="宋体" w:hAnsi="Times New Roman" w:cs="Times New Roman" w:hint="eastAsia"/>
              <w:bCs/>
              <w:sz w:val="24"/>
              <w:szCs w:val="24"/>
            </w:rPr>
          </w:rPrChange>
        </w:rPr>
        <w:t>模块</w:t>
      </w:r>
      <w:r w:rsidR="0039351F" w:rsidRPr="002142C8">
        <w:rPr>
          <w:rFonts w:ascii="Times New Roman" w:eastAsia="宋体" w:hAnsi="Times New Roman" w:cs="Times New Roman"/>
          <w:bCs/>
          <w:color w:val="FF0000"/>
          <w:sz w:val="24"/>
          <w:szCs w:val="24"/>
          <w:rPrChange w:id="1221" w:author="ghj" w:date="2018-05-25T14:12:00Z">
            <w:rPr>
              <w:rFonts w:ascii="Times New Roman" w:eastAsia="宋体" w:hAnsi="Times New Roman" w:cs="Times New Roman" w:hint="eastAsia"/>
              <w:bCs/>
              <w:sz w:val="24"/>
              <w:szCs w:val="24"/>
            </w:rPr>
          </w:rPrChange>
        </w:rPr>
        <w:t>的</w:t>
      </w:r>
      <w:r w:rsidRPr="002142C8">
        <w:rPr>
          <w:rFonts w:ascii="Times New Roman" w:eastAsia="宋体" w:hAnsi="Times New Roman" w:cs="Times New Roman"/>
          <w:bCs/>
          <w:color w:val="FF0000"/>
          <w:sz w:val="24"/>
          <w:szCs w:val="24"/>
          <w:rPrChange w:id="1222" w:author="ghj" w:date="2018-05-25T14:12:00Z">
            <w:rPr>
              <w:rFonts w:ascii="Times New Roman" w:eastAsia="宋体" w:hAnsi="Times New Roman" w:cs="Times New Roman" w:hint="eastAsia"/>
              <w:bCs/>
              <w:sz w:val="24"/>
              <w:szCs w:val="24"/>
            </w:rPr>
          </w:rPrChange>
        </w:rPr>
        <w:t>设计，每个模块单独实现功能再整合成完整系统。每个模块下面又分了很多小功能，每个小功能也尽量是实现高内聚低</w:t>
      </w:r>
      <w:r w:rsidRPr="002142C8">
        <w:rPr>
          <w:rFonts w:ascii="Times New Roman" w:eastAsia="宋体" w:hAnsi="Times New Roman" w:cs="Times New Roman"/>
          <w:bCs/>
          <w:color w:val="FF0000"/>
          <w:sz w:val="24"/>
          <w:szCs w:val="24"/>
          <w:rPrChange w:id="1223" w:author="ghj" w:date="2018-05-25T14:12:00Z">
            <w:rPr>
              <w:rFonts w:ascii="Times New Roman" w:eastAsia="宋体" w:hAnsi="Times New Roman" w:cs="Times New Roman" w:hint="eastAsia"/>
              <w:bCs/>
              <w:sz w:val="24"/>
              <w:szCs w:val="24"/>
            </w:rPr>
          </w:rPrChange>
        </w:rPr>
        <w:lastRenderedPageBreak/>
        <w:t>耦合方式，所以不会产生重复开发的情况，让得系统更简洁、更高效</w:t>
      </w:r>
      <w:r w:rsidRPr="002142C8">
        <w:rPr>
          <w:rFonts w:ascii="Times New Roman" w:eastAsia="宋体" w:hAnsi="Times New Roman" w:cs="Times New Roman"/>
          <w:bCs/>
          <w:sz w:val="24"/>
          <w:szCs w:val="24"/>
          <w:rPrChange w:id="1224" w:author="ghj" w:date="2018-05-25T14:12:00Z">
            <w:rPr>
              <w:rFonts w:ascii="Times New Roman" w:eastAsia="宋体" w:hAnsi="Times New Roman" w:cs="Times New Roman" w:hint="eastAsia"/>
              <w:bCs/>
              <w:sz w:val="24"/>
              <w:szCs w:val="24"/>
            </w:rPr>
          </w:rPrChange>
        </w:rPr>
        <w:t>。</w:t>
      </w:r>
    </w:p>
    <w:p w:rsidR="002814B7" w:rsidRPr="002142C8" w:rsidRDefault="001A2170" w:rsidP="00AD615D">
      <w:pPr>
        <w:ind w:firstLineChars="200" w:firstLine="482"/>
        <w:rPr>
          <w:rFonts w:ascii="Times New Roman" w:eastAsia="宋体" w:hAnsi="Times New Roman" w:cs="Times New Roman"/>
          <w:bCs/>
          <w:sz w:val="24"/>
          <w:szCs w:val="24"/>
          <w:rPrChange w:id="1225" w:author="ghj" w:date="2018-05-25T14:12:00Z">
            <w:rPr>
              <w:rFonts w:ascii="Times New Roman" w:eastAsia="宋体" w:hAnsi="Times New Roman" w:cs="Times New Roman"/>
              <w:bCs/>
              <w:sz w:val="24"/>
              <w:szCs w:val="24"/>
            </w:rPr>
          </w:rPrChange>
        </w:rPr>
      </w:pPr>
      <w:r w:rsidRPr="002142C8">
        <w:rPr>
          <w:rFonts w:ascii="Times New Roman" w:eastAsia="宋体" w:hAnsi="Times New Roman" w:cs="Times New Roman"/>
          <w:b/>
          <w:bCs/>
          <w:sz w:val="24"/>
          <w:szCs w:val="24"/>
          <w:rPrChange w:id="1226" w:author="ghj" w:date="2018-05-25T14:12:00Z">
            <w:rPr>
              <w:rFonts w:ascii="Times New Roman" w:eastAsia="宋体" w:hAnsi="Times New Roman" w:cs="Times New Roman" w:hint="eastAsia"/>
              <w:b/>
              <w:bCs/>
              <w:sz w:val="24"/>
              <w:szCs w:val="24"/>
            </w:rPr>
          </w:rPrChange>
        </w:rPr>
        <w:t>能优化则优化</w:t>
      </w:r>
      <w:r w:rsidR="001C21C0" w:rsidRPr="002142C8">
        <w:rPr>
          <w:rFonts w:ascii="Times New Roman" w:eastAsia="宋体" w:hAnsi="Times New Roman" w:cs="Times New Roman"/>
          <w:b/>
          <w:sz w:val="24"/>
          <w:szCs w:val="20"/>
          <w:rPrChange w:id="1227" w:author="ghj" w:date="2018-05-25T14:12:00Z">
            <w:rPr>
              <w:rFonts w:ascii="宋体" w:eastAsia="宋体" w:hAnsi="宋体" w:hint="eastAsia"/>
              <w:b/>
              <w:sz w:val="24"/>
              <w:szCs w:val="20"/>
            </w:rPr>
          </w:rPrChange>
        </w:rPr>
        <w:t>：</w:t>
      </w:r>
      <w:r w:rsidR="001C21C0" w:rsidRPr="002142C8">
        <w:rPr>
          <w:rFonts w:ascii="Times New Roman" w:eastAsia="宋体" w:hAnsi="Times New Roman" w:cs="Times New Roman"/>
          <w:sz w:val="24"/>
          <w:szCs w:val="20"/>
          <w:rPrChange w:id="1228" w:author="ghj" w:date="2018-05-25T14:12:00Z">
            <w:rPr>
              <w:rFonts w:ascii="宋体" w:eastAsia="宋体" w:hAnsi="宋体" w:hint="eastAsia"/>
              <w:sz w:val="24"/>
              <w:szCs w:val="20"/>
            </w:rPr>
          </w:rPrChange>
        </w:rPr>
        <w:t>整个系统</w:t>
      </w:r>
      <w:r w:rsidR="00027760" w:rsidRPr="002142C8">
        <w:rPr>
          <w:rFonts w:ascii="Times New Roman" w:eastAsia="宋体" w:hAnsi="Times New Roman" w:cs="Times New Roman"/>
          <w:sz w:val="24"/>
          <w:szCs w:val="20"/>
          <w:rPrChange w:id="1229" w:author="ghj" w:date="2018-05-25T14:12:00Z">
            <w:rPr>
              <w:rFonts w:ascii="宋体" w:eastAsia="宋体" w:hAnsi="宋体" w:hint="eastAsia"/>
              <w:sz w:val="24"/>
              <w:szCs w:val="20"/>
            </w:rPr>
          </w:rPrChange>
        </w:rPr>
        <w:t>的</w:t>
      </w:r>
      <w:r w:rsidR="001C21C0" w:rsidRPr="002142C8">
        <w:rPr>
          <w:rFonts w:ascii="Times New Roman" w:eastAsia="宋体" w:hAnsi="Times New Roman" w:cs="Times New Roman"/>
          <w:sz w:val="24"/>
          <w:szCs w:val="20"/>
          <w:rPrChange w:id="1230" w:author="ghj" w:date="2018-05-25T14:12:00Z">
            <w:rPr>
              <w:rFonts w:ascii="宋体" w:eastAsia="宋体" w:hAnsi="宋体" w:hint="eastAsia"/>
              <w:sz w:val="24"/>
              <w:szCs w:val="20"/>
            </w:rPr>
          </w:rPrChange>
        </w:rPr>
        <w:t>开发过程中，不管是软件还是硬件，对于能优化的部分都进行了优化，比如说开发中硬件的绝大部分都是采用杜邦线连接，而不是在电路板中焊接，减少了电路与电路之间的干扰，使得系统稳定性以及抗干扰能力都在很大程度上有所增强</w:t>
      </w:r>
      <w:r w:rsidRPr="002142C8">
        <w:rPr>
          <w:rFonts w:ascii="Times New Roman" w:eastAsia="宋体" w:hAnsi="Times New Roman" w:cs="Times New Roman"/>
          <w:bCs/>
          <w:sz w:val="24"/>
          <w:szCs w:val="24"/>
          <w:rPrChange w:id="1231" w:author="ghj" w:date="2018-05-25T14:12:00Z">
            <w:rPr>
              <w:rFonts w:ascii="Times New Roman" w:eastAsia="宋体" w:hAnsi="Times New Roman" w:cs="Times New Roman" w:hint="eastAsia"/>
              <w:bCs/>
              <w:sz w:val="24"/>
              <w:szCs w:val="24"/>
            </w:rPr>
          </w:rPrChange>
        </w:rPr>
        <w:t>。</w:t>
      </w:r>
    </w:p>
    <w:p w:rsidR="001A2170" w:rsidRPr="002142C8" w:rsidRDefault="002814B7" w:rsidP="001C21C0">
      <w:pPr>
        <w:tabs>
          <w:tab w:val="center" w:pos="4153"/>
        </w:tabs>
        <w:rPr>
          <w:rFonts w:ascii="Times New Roman" w:hAnsi="Times New Roman" w:cs="Times New Roman"/>
          <w:rPrChange w:id="1232" w:author="ghj" w:date="2018-05-25T14:12:00Z">
            <w:rPr/>
          </w:rPrChange>
        </w:rPr>
      </w:pPr>
      <w:r w:rsidRPr="002142C8">
        <w:rPr>
          <w:rFonts w:ascii="Times New Roman" w:hAnsi="Times New Roman" w:cs="Times New Roman"/>
          <w:rPrChange w:id="1233" w:author="ghj" w:date="2018-05-25T14:12:00Z">
            <w:rPr/>
          </w:rPrChange>
        </w:rPr>
        <w:br w:type="page"/>
      </w:r>
    </w:p>
    <w:p w:rsidR="001A2170" w:rsidRPr="002142C8" w:rsidRDefault="003927AD" w:rsidP="000B33A3">
      <w:pPr>
        <w:pStyle w:val="1"/>
        <w:spacing w:after="156"/>
        <w:jc w:val="center"/>
        <w:rPr>
          <w:rFonts w:ascii="Times New Roman" w:hAnsi="Times New Roman" w:cs="Times New Roman"/>
          <w:rPrChange w:id="1234" w:author="ghj" w:date="2018-05-25T14:12:00Z">
            <w:rPr/>
          </w:rPrChange>
        </w:rPr>
      </w:pPr>
      <w:r w:rsidRPr="002142C8">
        <w:rPr>
          <w:rFonts w:ascii="Times New Roman" w:hAnsi="Times New Roman" w:cs="Times New Roman"/>
          <w:rPrChange w:id="1235" w:author="ghj" w:date="2018-05-25T14:12:00Z">
            <w:rPr>
              <w:rFonts w:hint="eastAsia"/>
            </w:rPr>
          </w:rPrChange>
        </w:rPr>
        <w:lastRenderedPageBreak/>
        <w:t>第四章</w:t>
      </w:r>
      <w:r w:rsidRPr="002142C8">
        <w:rPr>
          <w:rFonts w:ascii="Times New Roman" w:hAnsi="Times New Roman" w:cs="Times New Roman"/>
          <w:rPrChange w:id="1236" w:author="ghj" w:date="2018-05-25T14:12:00Z">
            <w:rPr>
              <w:rFonts w:hint="eastAsia"/>
            </w:rPr>
          </w:rPrChange>
        </w:rPr>
        <w:t xml:space="preserve"> </w:t>
      </w:r>
      <w:r w:rsidR="00E3469D" w:rsidRPr="002142C8">
        <w:rPr>
          <w:rFonts w:ascii="Times New Roman" w:hAnsi="Times New Roman" w:cs="Times New Roman"/>
          <w:rPrChange w:id="1237" w:author="ghj" w:date="2018-05-25T14:12:00Z">
            <w:rPr>
              <w:rFonts w:hint="eastAsia"/>
            </w:rPr>
          </w:rPrChange>
        </w:rPr>
        <w:t>硬件设计</w:t>
      </w:r>
    </w:p>
    <w:p w:rsidR="00DA1BE4" w:rsidRPr="002142C8" w:rsidRDefault="00DA1BE4" w:rsidP="00DA1BE4">
      <w:pPr>
        <w:ind w:firstLineChars="200" w:firstLine="480"/>
        <w:rPr>
          <w:rFonts w:ascii="Times New Roman" w:eastAsia="宋体" w:hAnsi="Times New Roman" w:cs="Times New Roman"/>
          <w:sz w:val="24"/>
          <w:szCs w:val="24"/>
          <w:rPrChange w:id="1238" w:author="ghj" w:date="2018-05-25T14:12:00Z">
            <w:rPr>
              <w:rFonts w:ascii="宋体" w:eastAsia="宋体" w:hAnsi="宋体"/>
              <w:sz w:val="24"/>
              <w:szCs w:val="24"/>
            </w:rPr>
          </w:rPrChange>
        </w:rPr>
      </w:pPr>
      <w:r w:rsidRPr="002142C8">
        <w:rPr>
          <w:rFonts w:ascii="Times New Roman" w:eastAsia="宋体" w:hAnsi="Times New Roman" w:cs="Times New Roman"/>
          <w:sz w:val="24"/>
          <w:szCs w:val="24"/>
          <w:rPrChange w:id="1239" w:author="ghj" w:date="2018-05-25T14:12:00Z">
            <w:rPr>
              <w:rFonts w:ascii="宋体" w:eastAsia="宋体" w:hAnsi="宋体" w:hint="eastAsia"/>
              <w:sz w:val="24"/>
              <w:szCs w:val="24"/>
            </w:rPr>
          </w:rPrChange>
        </w:rPr>
        <w:t>此章节将详细的描述整个硬件的部分，包括整个硬件电路的设计、红外模块电路的设计、按键模块的设计以及指示灯模块电路设计。</w:t>
      </w:r>
    </w:p>
    <w:p w:rsidR="00DA1BE4" w:rsidRPr="002142C8" w:rsidRDefault="00DA1BE4" w:rsidP="003927AD">
      <w:pPr>
        <w:pStyle w:val="2"/>
        <w:spacing w:before="60" w:afterLines="50" w:after="156" w:line="240" w:lineRule="auto"/>
        <w:jc w:val="left"/>
        <w:rPr>
          <w:rFonts w:ascii="Times New Roman" w:eastAsia="宋体" w:hAnsi="Times New Roman" w:cs="Times New Roman"/>
          <w:sz w:val="28"/>
          <w:szCs w:val="28"/>
          <w:rPrChange w:id="1240"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241" w:author="ghj" w:date="2018-05-25T14:12:00Z">
            <w:rPr>
              <w:rFonts w:ascii="宋体" w:eastAsia="宋体" w:hAnsi="宋体"/>
              <w:sz w:val="28"/>
              <w:szCs w:val="28"/>
            </w:rPr>
          </w:rPrChange>
        </w:rPr>
        <w:t xml:space="preserve">4.1 </w:t>
      </w:r>
      <w:r w:rsidRPr="002142C8">
        <w:rPr>
          <w:rFonts w:ascii="Times New Roman" w:eastAsia="宋体" w:hAnsi="Times New Roman" w:cs="Times New Roman"/>
          <w:sz w:val="28"/>
          <w:szCs w:val="28"/>
          <w:rPrChange w:id="1242" w:author="ghj" w:date="2018-05-25T14:12:00Z">
            <w:rPr>
              <w:rFonts w:ascii="宋体" w:eastAsia="宋体" w:hAnsi="宋体" w:hint="eastAsia"/>
              <w:sz w:val="28"/>
              <w:szCs w:val="28"/>
            </w:rPr>
          </w:rPrChange>
        </w:rPr>
        <w:t>硬件整体方案</w:t>
      </w:r>
    </w:p>
    <w:p w:rsidR="000B33A3" w:rsidRPr="002142C8" w:rsidRDefault="002814B7" w:rsidP="000B33A3">
      <w:pPr>
        <w:ind w:firstLineChars="200" w:firstLine="422"/>
        <w:rPr>
          <w:rFonts w:ascii="Times New Roman" w:eastAsia="宋体" w:hAnsi="Times New Roman" w:cs="Times New Roman"/>
          <w:sz w:val="24"/>
          <w:szCs w:val="24"/>
          <w:rPrChange w:id="1243" w:author="ghj" w:date="2018-05-25T14:12:00Z">
            <w:rPr>
              <w:rFonts w:ascii="Times New Roman" w:eastAsia="宋体" w:hAnsi="Times New Roman" w:cs="Times New Roman"/>
              <w:sz w:val="24"/>
              <w:szCs w:val="24"/>
            </w:rPr>
          </w:rPrChange>
        </w:rPr>
      </w:pPr>
      <w:r w:rsidRPr="002142C8">
        <w:rPr>
          <w:rFonts w:ascii="Times New Roman" w:eastAsia="黑体" w:hAnsi="Times New Roman" w:cs="Times New Roman"/>
          <w:b/>
          <w:noProof/>
          <w:szCs w:val="21"/>
          <w:rPrChange w:id="1244" w:author="ghj" w:date="2018-05-25T14:12:00Z">
            <w:rPr>
              <w:rFonts w:ascii="黑体" w:eastAsia="黑体" w:hAnsi="黑体"/>
              <w:b/>
              <w:noProof/>
              <w:szCs w:val="21"/>
            </w:rPr>
          </w:rPrChange>
        </w:rPr>
        <w:drawing>
          <wp:anchor distT="0" distB="0" distL="114300" distR="114300" simplePos="0" relativeHeight="251654144" behindDoc="0" locked="0" layoutInCell="1" allowOverlap="1">
            <wp:simplePos x="0" y="0"/>
            <wp:positionH relativeFrom="column">
              <wp:posOffset>311150</wp:posOffset>
            </wp:positionH>
            <wp:positionV relativeFrom="paragraph">
              <wp:posOffset>871220</wp:posOffset>
            </wp:positionV>
            <wp:extent cx="4914900" cy="23050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4900" cy="2305050"/>
                    </a:xfrm>
                    <a:prstGeom prst="rect">
                      <a:avLst/>
                    </a:prstGeom>
                  </pic:spPr>
                </pic:pic>
              </a:graphicData>
            </a:graphic>
          </wp:anchor>
        </w:drawing>
      </w:r>
      <w:r w:rsidR="00EB1AC7" w:rsidRPr="002142C8">
        <w:rPr>
          <w:rFonts w:ascii="Times New Roman" w:eastAsia="宋体" w:hAnsi="Times New Roman" w:cs="Times New Roman"/>
          <w:sz w:val="24"/>
          <w:szCs w:val="24"/>
          <w:rPrChange w:id="1245" w:author="ghj" w:date="2018-05-25T14:12:00Z">
            <w:rPr>
              <w:rFonts w:ascii="宋体" w:eastAsia="宋体" w:hAnsi="宋体" w:hint="eastAsia"/>
              <w:sz w:val="24"/>
              <w:szCs w:val="24"/>
            </w:rPr>
          </w:rPrChange>
        </w:rPr>
        <w:t xml:space="preserve"> </w:t>
      </w:r>
      <w:r w:rsidR="00017246" w:rsidRPr="002142C8">
        <w:rPr>
          <w:rFonts w:ascii="Times New Roman" w:eastAsia="宋体" w:hAnsi="Times New Roman" w:cs="Times New Roman"/>
          <w:sz w:val="24"/>
          <w:szCs w:val="24"/>
          <w:rPrChange w:id="1246" w:author="ghj" w:date="2018-05-25T14:12:00Z">
            <w:rPr>
              <w:rFonts w:ascii="宋体" w:eastAsia="宋体" w:hAnsi="宋体" w:hint="eastAsia"/>
              <w:sz w:val="24"/>
              <w:szCs w:val="24"/>
            </w:rPr>
          </w:rPrChange>
        </w:rPr>
        <w:t>尽管</w:t>
      </w:r>
      <w:r w:rsidR="00242309" w:rsidRPr="002142C8">
        <w:rPr>
          <w:rFonts w:ascii="Times New Roman" w:eastAsia="宋体" w:hAnsi="Times New Roman" w:cs="Times New Roman"/>
          <w:sz w:val="24"/>
          <w:szCs w:val="24"/>
          <w:rPrChange w:id="1247" w:author="ghj" w:date="2018-05-25T14:12:00Z">
            <w:rPr>
              <w:rFonts w:ascii="宋体" w:eastAsia="宋体" w:hAnsi="宋体" w:hint="eastAsia"/>
              <w:sz w:val="24"/>
              <w:szCs w:val="24"/>
            </w:rPr>
          </w:rPrChange>
        </w:rPr>
        <w:t>硬件是模块</w:t>
      </w:r>
      <w:r w:rsidR="00017246" w:rsidRPr="002142C8">
        <w:rPr>
          <w:rFonts w:ascii="Times New Roman" w:eastAsia="宋体" w:hAnsi="Times New Roman" w:cs="Times New Roman"/>
          <w:sz w:val="24"/>
          <w:szCs w:val="24"/>
          <w:rPrChange w:id="1248" w:author="ghj" w:date="2018-05-25T14:12:00Z">
            <w:rPr>
              <w:rFonts w:ascii="宋体" w:eastAsia="宋体" w:hAnsi="宋体" w:hint="eastAsia"/>
              <w:sz w:val="24"/>
              <w:szCs w:val="24"/>
            </w:rPr>
          </w:rPrChange>
        </w:rPr>
        <w:t>化</w:t>
      </w:r>
      <w:r w:rsidR="00242309" w:rsidRPr="002142C8">
        <w:rPr>
          <w:rFonts w:ascii="Times New Roman" w:eastAsia="宋体" w:hAnsi="Times New Roman" w:cs="Times New Roman"/>
          <w:sz w:val="24"/>
          <w:szCs w:val="24"/>
          <w:rPrChange w:id="1249" w:author="ghj" w:date="2018-05-25T14:12:00Z">
            <w:rPr>
              <w:rFonts w:ascii="宋体" w:eastAsia="宋体" w:hAnsi="宋体" w:hint="eastAsia"/>
              <w:sz w:val="24"/>
              <w:szCs w:val="24"/>
            </w:rPr>
          </w:rPrChange>
        </w:rPr>
        <w:t>设计的，但是每个模块之间</w:t>
      </w:r>
      <w:r w:rsidR="00027760" w:rsidRPr="002142C8">
        <w:rPr>
          <w:rFonts w:ascii="Times New Roman" w:eastAsia="宋体" w:hAnsi="Times New Roman" w:cs="Times New Roman"/>
          <w:sz w:val="24"/>
          <w:szCs w:val="24"/>
          <w:rPrChange w:id="1250" w:author="ghj" w:date="2018-05-25T14:12:00Z">
            <w:rPr>
              <w:rFonts w:ascii="宋体" w:eastAsia="宋体" w:hAnsi="宋体" w:hint="eastAsia"/>
              <w:sz w:val="24"/>
              <w:szCs w:val="24"/>
            </w:rPr>
          </w:rPrChange>
        </w:rPr>
        <w:t>都互相建立了</w:t>
      </w:r>
      <w:r w:rsidR="00017246" w:rsidRPr="002142C8">
        <w:rPr>
          <w:rFonts w:ascii="Times New Roman" w:eastAsia="宋体" w:hAnsi="Times New Roman" w:cs="Times New Roman"/>
          <w:sz w:val="24"/>
          <w:szCs w:val="24"/>
          <w:rPrChange w:id="1251" w:author="ghj" w:date="2018-05-25T14:12:00Z">
            <w:rPr>
              <w:rFonts w:ascii="宋体" w:eastAsia="宋体" w:hAnsi="宋体" w:hint="eastAsia"/>
              <w:sz w:val="24"/>
              <w:szCs w:val="24"/>
            </w:rPr>
          </w:rPrChange>
        </w:rPr>
        <w:t>联系</w:t>
      </w:r>
      <w:r w:rsidR="00242309" w:rsidRPr="002142C8">
        <w:rPr>
          <w:rFonts w:ascii="Times New Roman" w:eastAsia="宋体" w:hAnsi="Times New Roman" w:cs="Times New Roman"/>
          <w:sz w:val="24"/>
          <w:szCs w:val="24"/>
          <w:rPrChange w:id="1252" w:author="ghj" w:date="2018-05-25T14:12:00Z">
            <w:rPr>
              <w:rFonts w:ascii="宋体" w:eastAsia="宋体" w:hAnsi="宋体" w:hint="eastAsia"/>
              <w:sz w:val="24"/>
              <w:szCs w:val="24"/>
            </w:rPr>
          </w:rPrChange>
        </w:rPr>
        <w:t>。</w:t>
      </w:r>
      <w:r w:rsidR="00855216" w:rsidRPr="002142C8">
        <w:rPr>
          <w:rFonts w:ascii="Times New Roman" w:eastAsia="宋体" w:hAnsi="Times New Roman" w:cs="Times New Roman"/>
          <w:sz w:val="24"/>
          <w:szCs w:val="24"/>
          <w:rPrChange w:id="1253" w:author="ghj" w:date="2018-05-25T14:12:00Z">
            <w:rPr>
              <w:rFonts w:ascii="宋体" w:eastAsia="宋体" w:hAnsi="宋体" w:hint="eastAsia"/>
              <w:sz w:val="24"/>
              <w:szCs w:val="24"/>
            </w:rPr>
          </w:rPrChange>
        </w:rPr>
        <w:t>整个</w:t>
      </w:r>
      <w:r w:rsidR="00242309" w:rsidRPr="002142C8">
        <w:rPr>
          <w:rFonts w:ascii="Times New Roman" w:eastAsia="宋体" w:hAnsi="Times New Roman" w:cs="Times New Roman"/>
          <w:sz w:val="24"/>
          <w:szCs w:val="24"/>
          <w:rPrChange w:id="1254" w:author="ghj" w:date="2018-05-25T14:12:00Z">
            <w:rPr>
              <w:rFonts w:ascii="宋体" w:eastAsia="宋体" w:hAnsi="宋体" w:hint="eastAsia"/>
              <w:sz w:val="24"/>
              <w:szCs w:val="24"/>
            </w:rPr>
          </w:rPrChange>
        </w:rPr>
        <w:t>系统以</w:t>
      </w:r>
      <w:r w:rsidR="00242309" w:rsidRPr="002142C8">
        <w:rPr>
          <w:rFonts w:ascii="Times New Roman" w:eastAsia="宋体" w:hAnsi="Times New Roman" w:cs="Times New Roman"/>
          <w:sz w:val="24"/>
          <w:szCs w:val="24"/>
          <w:rPrChange w:id="1255" w:author="ghj" w:date="2018-05-25T14:12:00Z">
            <w:rPr>
              <w:rFonts w:ascii="Times New Roman" w:eastAsia="宋体" w:hAnsi="Times New Roman" w:cs="Times New Roman"/>
              <w:sz w:val="24"/>
              <w:szCs w:val="24"/>
            </w:rPr>
          </w:rPrChange>
        </w:rPr>
        <w:t xml:space="preserve">Raspberry </w:t>
      </w:r>
      <w:r w:rsidR="00242309" w:rsidRPr="002142C8">
        <w:rPr>
          <w:rFonts w:ascii="Times New Roman" w:eastAsia="宋体" w:hAnsi="Times New Roman" w:cs="Times New Roman"/>
          <w:sz w:val="24"/>
          <w:szCs w:val="24"/>
          <w:rPrChange w:id="1256" w:author="ghj" w:date="2018-05-25T14:12:00Z">
            <w:rPr>
              <w:rFonts w:ascii="Times New Roman" w:eastAsia="宋体" w:hAnsi="Times New Roman" w:cs="Times New Roman" w:hint="eastAsia"/>
              <w:sz w:val="24"/>
              <w:szCs w:val="24"/>
            </w:rPr>
          </w:rPrChange>
        </w:rPr>
        <w:t>Pi</w:t>
      </w:r>
      <w:r w:rsidR="00855216" w:rsidRPr="002142C8">
        <w:rPr>
          <w:rFonts w:ascii="Times New Roman" w:eastAsia="宋体" w:hAnsi="Times New Roman" w:cs="Times New Roman"/>
          <w:sz w:val="24"/>
          <w:szCs w:val="24"/>
          <w:rPrChange w:id="1257" w:author="ghj" w:date="2018-05-25T14:12:00Z">
            <w:rPr>
              <w:rFonts w:ascii="Times New Roman" w:eastAsia="宋体" w:hAnsi="Times New Roman" w:cs="Times New Roman" w:hint="eastAsia"/>
              <w:sz w:val="24"/>
              <w:szCs w:val="24"/>
            </w:rPr>
          </w:rPrChange>
        </w:rPr>
        <w:t>作</w:t>
      </w:r>
      <w:r w:rsidR="00242309" w:rsidRPr="002142C8">
        <w:rPr>
          <w:rFonts w:ascii="Times New Roman" w:eastAsia="宋体" w:hAnsi="Times New Roman" w:cs="Times New Roman"/>
          <w:sz w:val="24"/>
          <w:szCs w:val="24"/>
          <w:rPrChange w:id="1258" w:author="ghj" w:date="2018-05-25T14:12:00Z">
            <w:rPr>
              <w:rFonts w:ascii="Times New Roman" w:eastAsia="宋体" w:hAnsi="Times New Roman" w:cs="Times New Roman" w:hint="eastAsia"/>
              <w:sz w:val="24"/>
              <w:szCs w:val="24"/>
            </w:rPr>
          </w:rPrChange>
        </w:rPr>
        <w:t>为主控，用</w:t>
      </w:r>
      <w:r w:rsidR="00242309" w:rsidRPr="002142C8">
        <w:rPr>
          <w:rFonts w:ascii="Times New Roman" w:eastAsia="宋体" w:hAnsi="Times New Roman" w:cs="Times New Roman"/>
          <w:sz w:val="24"/>
          <w:szCs w:val="24"/>
          <w:rPrChange w:id="1259" w:author="ghj" w:date="2018-05-25T14:12:00Z">
            <w:rPr>
              <w:rFonts w:ascii="Times New Roman" w:eastAsia="宋体" w:hAnsi="Times New Roman" w:cs="Times New Roman" w:hint="eastAsia"/>
              <w:sz w:val="24"/>
              <w:szCs w:val="24"/>
            </w:rPr>
          </w:rPrChange>
        </w:rPr>
        <w:t>2</w:t>
      </w:r>
      <w:r w:rsidR="00242309" w:rsidRPr="002142C8">
        <w:rPr>
          <w:rFonts w:ascii="Times New Roman" w:eastAsia="宋体" w:hAnsi="Times New Roman" w:cs="Times New Roman"/>
          <w:sz w:val="24"/>
          <w:szCs w:val="24"/>
          <w:rPrChange w:id="1260" w:author="ghj" w:date="2018-05-25T14:12:00Z">
            <w:rPr>
              <w:rFonts w:ascii="Times New Roman" w:eastAsia="宋体" w:hAnsi="Times New Roman" w:cs="Times New Roman" w:hint="eastAsia"/>
              <w:sz w:val="24"/>
              <w:szCs w:val="24"/>
            </w:rPr>
          </w:rPrChange>
        </w:rPr>
        <w:t>个</w:t>
      </w:r>
      <w:r w:rsidR="00242309" w:rsidRPr="002142C8">
        <w:rPr>
          <w:rFonts w:ascii="Times New Roman" w:eastAsia="宋体" w:hAnsi="Times New Roman" w:cs="Times New Roman"/>
          <w:sz w:val="24"/>
          <w:szCs w:val="24"/>
          <w:rPrChange w:id="1261" w:author="ghj" w:date="2018-05-25T14:12:00Z">
            <w:rPr>
              <w:rFonts w:ascii="Times New Roman" w:eastAsia="宋体" w:hAnsi="Times New Roman" w:cs="Times New Roman" w:hint="eastAsia"/>
              <w:sz w:val="24"/>
              <w:szCs w:val="24"/>
            </w:rPr>
          </w:rPrChange>
        </w:rPr>
        <w:t>4*</w:t>
      </w:r>
      <w:r w:rsidR="00242309" w:rsidRPr="002142C8">
        <w:rPr>
          <w:rFonts w:ascii="Times New Roman" w:eastAsia="宋体" w:hAnsi="Times New Roman" w:cs="Times New Roman"/>
          <w:sz w:val="24"/>
          <w:szCs w:val="24"/>
          <w:rPrChange w:id="1262" w:author="ghj" w:date="2018-05-25T14:12:00Z">
            <w:rPr>
              <w:rFonts w:ascii="Times New Roman" w:eastAsia="宋体" w:hAnsi="Times New Roman" w:cs="Times New Roman"/>
              <w:sz w:val="24"/>
              <w:szCs w:val="24"/>
            </w:rPr>
          </w:rPrChange>
        </w:rPr>
        <w:t>4</w:t>
      </w:r>
      <w:r w:rsidR="00242309" w:rsidRPr="002142C8">
        <w:rPr>
          <w:rFonts w:ascii="Times New Roman" w:eastAsia="宋体" w:hAnsi="Times New Roman" w:cs="Times New Roman"/>
          <w:sz w:val="24"/>
          <w:szCs w:val="24"/>
          <w:rPrChange w:id="1263" w:author="ghj" w:date="2018-05-25T14:12:00Z">
            <w:rPr>
              <w:rFonts w:ascii="Times New Roman" w:eastAsia="宋体" w:hAnsi="Times New Roman" w:cs="Times New Roman" w:hint="eastAsia"/>
              <w:sz w:val="24"/>
              <w:szCs w:val="24"/>
            </w:rPr>
          </w:rPrChange>
        </w:rPr>
        <w:t>的矩阵键盘作为</w:t>
      </w:r>
      <w:r w:rsidR="007819F4" w:rsidRPr="002142C8">
        <w:rPr>
          <w:rFonts w:ascii="Times New Roman" w:eastAsia="宋体" w:hAnsi="Times New Roman" w:cs="Times New Roman"/>
          <w:sz w:val="24"/>
          <w:szCs w:val="24"/>
          <w:rPrChange w:id="1264" w:author="ghj" w:date="2018-05-25T14:12:00Z">
            <w:rPr>
              <w:rFonts w:ascii="Times New Roman" w:eastAsia="宋体" w:hAnsi="Times New Roman" w:cs="Times New Roman" w:hint="eastAsia"/>
              <w:sz w:val="24"/>
              <w:szCs w:val="24"/>
            </w:rPr>
          </w:rPrChange>
        </w:rPr>
        <w:t>遥控键值的</w:t>
      </w:r>
      <w:r w:rsidR="00242309" w:rsidRPr="002142C8">
        <w:rPr>
          <w:rFonts w:ascii="Times New Roman" w:eastAsia="宋体" w:hAnsi="Times New Roman" w:cs="Times New Roman"/>
          <w:sz w:val="24"/>
          <w:szCs w:val="24"/>
          <w:rPrChange w:id="1265" w:author="ghj" w:date="2018-05-25T14:12:00Z">
            <w:rPr>
              <w:rFonts w:ascii="Times New Roman" w:eastAsia="宋体" w:hAnsi="Times New Roman" w:cs="Times New Roman" w:hint="eastAsia"/>
              <w:sz w:val="24"/>
              <w:szCs w:val="24"/>
            </w:rPr>
          </w:rPrChange>
        </w:rPr>
        <w:t>输入，</w:t>
      </w:r>
      <w:r w:rsidR="007819F4" w:rsidRPr="002142C8">
        <w:rPr>
          <w:rFonts w:ascii="Times New Roman" w:eastAsia="宋体" w:hAnsi="Times New Roman" w:cs="Times New Roman"/>
          <w:sz w:val="24"/>
          <w:szCs w:val="24"/>
          <w:rPrChange w:id="1266" w:author="ghj" w:date="2018-05-25T14:12:00Z">
            <w:rPr>
              <w:rFonts w:ascii="Times New Roman" w:eastAsia="宋体" w:hAnsi="Times New Roman" w:cs="Times New Roman" w:hint="eastAsia"/>
              <w:sz w:val="24"/>
              <w:szCs w:val="24"/>
            </w:rPr>
          </w:rPrChange>
        </w:rPr>
        <w:t>以红外拓展</w:t>
      </w:r>
      <w:proofErr w:type="gramStart"/>
      <w:r w:rsidR="007819F4" w:rsidRPr="002142C8">
        <w:rPr>
          <w:rFonts w:ascii="Times New Roman" w:eastAsia="宋体" w:hAnsi="Times New Roman" w:cs="Times New Roman"/>
          <w:sz w:val="24"/>
          <w:szCs w:val="24"/>
          <w:rPrChange w:id="1267" w:author="ghj" w:date="2018-05-25T14:12:00Z">
            <w:rPr>
              <w:rFonts w:ascii="Times New Roman" w:eastAsia="宋体" w:hAnsi="Times New Roman" w:cs="Times New Roman" w:hint="eastAsia"/>
              <w:sz w:val="24"/>
              <w:szCs w:val="24"/>
            </w:rPr>
          </w:rPrChange>
        </w:rPr>
        <w:t>板作为</w:t>
      </w:r>
      <w:proofErr w:type="gramEnd"/>
      <w:r w:rsidR="007819F4" w:rsidRPr="002142C8">
        <w:rPr>
          <w:rFonts w:ascii="Times New Roman" w:eastAsia="宋体" w:hAnsi="Times New Roman" w:cs="Times New Roman"/>
          <w:sz w:val="24"/>
          <w:szCs w:val="24"/>
          <w:rPrChange w:id="1268" w:author="ghj" w:date="2018-05-25T14:12:00Z">
            <w:rPr>
              <w:rFonts w:ascii="Times New Roman" w:eastAsia="宋体" w:hAnsi="Times New Roman" w:cs="Times New Roman" w:hint="eastAsia"/>
              <w:sz w:val="24"/>
              <w:szCs w:val="24"/>
            </w:rPr>
          </w:rPrChange>
        </w:rPr>
        <w:t>红外信号的接收和发射，</w:t>
      </w:r>
      <w:r w:rsidR="007819F4" w:rsidRPr="002142C8">
        <w:rPr>
          <w:rFonts w:ascii="Times New Roman" w:eastAsia="宋体" w:hAnsi="Times New Roman" w:cs="Times New Roman"/>
          <w:sz w:val="24"/>
          <w:szCs w:val="24"/>
          <w:rPrChange w:id="1269" w:author="ghj" w:date="2018-05-25T14:12:00Z">
            <w:rPr>
              <w:rFonts w:ascii="Times New Roman" w:eastAsia="宋体" w:hAnsi="Times New Roman" w:cs="Times New Roman" w:hint="eastAsia"/>
              <w:sz w:val="24"/>
              <w:szCs w:val="24"/>
            </w:rPr>
          </w:rPrChange>
        </w:rPr>
        <w:t>Raspberry</w:t>
      </w:r>
      <w:r w:rsidR="007819F4" w:rsidRPr="002142C8">
        <w:rPr>
          <w:rFonts w:ascii="Times New Roman" w:eastAsia="宋体" w:hAnsi="Times New Roman" w:cs="Times New Roman"/>
          <w:sz w:val="24"/>
          <w:szCs w:val="24"/>
          <w:rPrChange w:id="1270" w:author="ghj" w:date="2018-05-25T14:12:00Z">
            <w:rPr>
              <w:rFonts w:ascii="Times New Roman" w:eastAsia="宋体" w:hAnsi="Times New Roman" w:cs="Times New Roman"/>
              <w:sz w:val="24"/>
              <w:szCs w:val="24"/>
            </w:rPr>
          </w:rPrChange>
        </w:rPr>
        <w:t xml:space="preserve"> </w:t>
      </w:r>
      <w:r w:rsidR="007819F4" w:rsidRPr="002142C8">
        <w:rPr>
          <w:rFonts w:ascii="Times New Roman" w:eastAsia="宋体" w:hAnsi="Times New Roman" w:cs="Times New Roman"/>
          <w:sz w:val="24"/>
          <w:szCs w:val="24"/>
          <w:rPrChange w:id="1271" w:author="ghj" w:date="2018-05-25T14:12:00Z">
            <w:rPr>
              <w:rFonts w:ascii="Times New Roman" w:eastAsia="宋体" w:hAnsi="Times New Roman" w:cs="Times New Roman" w:hint="eastAsia"/>
              <w:sz w:val="24"/>
              <w:szCs w:val="24"/>
            </w:rPr>
          </w:rPrChange>
        </w:rPr>
        <w:t>Pi</w:t>
      </w:r>
      <w:r w:rsidR="007819F4" w:rsidRPr="002142C8">
        <w:rPr>
          <w:rFonts w:ascii="Times New Roman" w:eastAsia="宋体" w:hAnsi="Times New Roman" w:cs="Times New Roman"/>
          <w:sz w:val="24"/>
          <w:szCs w:val="24"/>
          <w:rPrChange w:id="1272" w:author="ghj" w:date="2018-05-25T14:12:00Z">
            <w:rPr>
              <w:rFonts w:ascii="Times New Roman" w:eastAsia="宋体" w:hAnsi="Times New Roman" w:cs="Times New Roman" w:hint="eastAsia"/>
              <w:sz w:val="24"/>
              <w:szCs w:val="24"/>
            </w:rPr>
          </w:rPrChange>
        </w:rPr>
        <w:t>的</w:t>
      </w:r>
      <w:r w:rsidR="007819F4" w:rsidRPr="002142C8">
        <w:rPr>
          <w:rFonts w:ascii="Times New Roman" w:eastAsia="宋体" w:hAnsi="Times New Roman" w:cs="Times New Roman"/>
          <w:sz w:val="24"/>
          <w:szCs w:val="24"/>
          <w:rPrChange w:id="1273" w:author="ghj" w:date="2018-05-25T14:12:00Z">
            <w:rPr>
              <w:rFonts w:ascii="Times New Roman" w:eastAsia="宋体" w:hAnsi="Times New Roman" w:cs="Times New Roman" w:hint="eastAsia"/>
              <w:sz w:val="24"/>
              <w:szCs w:val="24"/>
            </w:rPr>
          </w:rPrChange>
        </w:rPr>
        <w:t>GPIO</w:t>
      </w:r>
      <w:r w:rsidR="007819F4" w:rsidRPr="002142C8">
        <w:rPr>
          <w:rFonts w:ascii="Times New Roman" w:eastAsia="宋体" w:hAnsi="Times New Roman" w:cs="Times New Roman"/>
          <w:sz w:val="24"/>
          <w:szCs w:val="24"/>
          <w:rPrChange w:id="1274" w:author="ghj" w:date="2018-05-25T14:12:00Z">
            <w:rPr>
              <w:rFonts w:ascii="Times New Roman" w:eastAsia="宋体" w:hAnsi="Times New Roman" w:cs="Times New Roman" w:hint="eastAsia"/>
              <w:sz w:val="24"/>
              <w:szCs w:val="24"/>
            </w:rPr>
          </w:rPrChange>
        </w:rPr>
        <w:t>编程作为整个业务的逻辑判断，设计图如图</w:t>
      </w:r>
      <w:r w:rsidR="007819F4" w:rsidRPr="002142C8">
        <w:rPr>
          <w:rFonts w:ascii="Times New Roman" w:eastAsia="宋体" w:hAnsi="Times New Roman" w:cs="Times New Roman"/>
          <w:sz w:val="24"/>
          <w:szCs w:val="24"/>
          <w:rPrChange w:id="1275" w:author="ghj" w:date="2018-05-25T14:12:00Z">
            <w:rPr>
              <w:rFonts w:ascii="Times New Roman" w:eastAsia="宋体" w:hAnsi="Times New Roman" w:cs="Times New Roman" w:hint="eastAsia"/>
              <w:sz w:val="24"/>
              <w:szCs w:val="24"/>
            </w:rPr>
          </w:rPrChange>
        </w:rPr>
        <w:t>4</w:t>
      </w:r>
      <w:r w:rsidR="00626A5F" w:rsidRPr="002142C8">
        <w:rPr>
          <w:rFonts w:ascii="Times New Roman" w:eastAsia="宋体" w:hAnsi="Times New Roman" w:cs="Times New Roman"/>
          <w:sz w:val="24"/>
          <w:szCs w:val="24"/>
          <w:rPrChange w:id="1276" w:author="ghj" w:date="2018-05-25T14:12:00Z">
            <w:rPr>
              <w:rFonts w:ascii="Times New Roman" w:eastAsia="宋体" w:hAnsi="Times New Roman" w:cs="Times New Roman"/>
              <w:sz w:val="24"/>
              <w:szCs w:val="24"/>
            </w:rPr>
          </w:rPrChange>
        </w:rPr>
        <w:t>.</w:t>
      </w:r>
      <w:r w:rsidR="007819F4" w:rsidRPr="002142C8">
        <w:rPr>
          <w:rFonts w:ascii="Times New Roman" w:eastAsia="宋体" w:hAnsi="Times New Roman" w:cs="Times New Roman"/>
          <w:sz w:val="24"/>
          <w:szCs w:val="24"/>
          <w:rPrChange w:id="1277" w:author="ghj" w:date="2018-05-25T14:12:00Z">
            <w:rPr>
              <w:rFonts w:ascii="Times New Roman" w:eastAsia="宋体" w:hAnsi="Times New Roman" w:cs="Times New Roman"/>
              <w:sz w:val="24"/>
              <w:szCs w:val="24"/>
            </w:rPr>
          </w:rPrChange>
        </w:rPr>
        <w:t>1</w:t>
      </w:r>
      <w:r w:rsidR="007819F4" w:rsidRPr="002142C8">
        <w:rPr>
          <w:rFonts w:ascii="Times New Roman" w:eastAsia="宋体" w:hAnsi="Times New Roman" w:cs="Times New Roman"/>
          <w:sz w:val="24"/>
          <w:szCs w:val="24"/>
          <w:rPrChange w:id="1278" w:author="ghj" w:date="2018-05-25T14:12:00Z">
            <w:rPr>
              <w:rFonts w:ascii="Times New Roman" w:eastAsia="宋体" w:hAnsi="Times New Roman" w:cs="Times New Roman" w:hint="eastAsia"/>
              <w:sz w:val="24"/>
              <w:szCs w:val="24"/>
            </w:rPr>
          </w:rPrChange>
        </w:rPr>
        <w:t>所示。</w:t>
      </w:r>
    </w:p>
    <w:p w:rsidR="00F03F5D" w:rsidRPr="002142C8" w:rsidRDefault="00F03F5D" w:rsidP="00F03F5D">
      <w:pPr>
        <w:jc w:val="center"/>
        <w:rPr>
          <w:rFonts w:ascii="Times New Roman" w:eastAsia="黑体" w:hAnsi="Times New Roman" w:cs="Times New Roman"/>
          <w:b/>
          <w:szCs w:val="21"/>
          <w:rPrChange w:id="1279" w:author="ghj" w:date="2018-05-25T14:12:00Z">
            <w:rPr>
              <w:rFonts w:ascii="黑体" w:eastAsia="黑体" w:hAnsi="黑体"/>
              <w:b/>
              <w:szCs w:val="21"/>
            </w:rPr>
          </w:rPrChange>
        </w:rPr>
      </w:pPr>
      <w:r w:rsidRPr="002142C8">
        <w:rPr>
          <w:rFonts w:ascii="Times New Roman" w:eastAsia="黑体" w:hAnsi="Times New Roman" w:cs="Times New Roman"/>
          <w:b/>
          <w:szCs w:val="21"/>
          <w:rPrChange w:id="1280"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1281" w:author="ghj" w:date="2018-05-25T14:12:00Z">
            <w:rPr>
              <w:rFonts w:ascii="黑体" w:eastAsia="黑体" w:hAnsi="黑体" w:hint="eastAsia"/>
              <w:b/>
              <w:szCs w:val="21"/>
            </w:rPr>
          </w:rPrChange>
        </w:rPr>
        <w:t>4</w:t>
      </w:r>
      <w:r w:rsidR="00A12F27" w:rsidRPr="002142C8">
        <w:rPr>
          <w:rFonts w:ascii="Times New Roman" w:eastAsia="黑体" w:hAnsi="Times New Roman" w:cs="Times New Roman"/>
          <w:b/>
          <w:szCs w:val="21"/>
          <w:rPrChange w:id="1282" w:author="ghj" w:date="2018-05-25T14:12:00Z">
            <w:rPr>
              <w:rFonts w:ascii="黑体" w:eastAsia="黑体" w:hAnsi="黑体"/>
              <w:b/>
              <w:szCs w:val="21"/>
            </w:rPr>
          </w:rPrChange>
        </w:rPr>
        <w:t>.</w:t>
      </w:r>
      <w:r w:rsidRPr="002142C8">
        <w:rPr>
          <w:rFonts w:ascii="Times New Roman" w:eastAsia="黑体" w:hAnsi="Times New Roman" w:cs="Times New Roman"/>
          <w:b/>
          <w:szCs w:val="21"/>
          <w:rPrChange w:id="1283" w:author="ghj" w:date="2018-05-25T14:12:00Z">
            <w:rPr>
              <w:rFonts w:ascii="黑体" w:eastAsia="黑体" w:hAnsi="黑体"/>
              <w:b/>
              <w:szCs w:val="21"/>
            </w:rPr>
          </w:rPrChange>
        </w:rPr>
        <w:t xml:space="preserve">1 </w:t>
      </w:r>
      <w:r w:rsidR="00CE30FF" w:rsidRPr="002142C8">
        <w:rPr>
          <w:rFonts w:ascii="Times New Roman" w:eastAsia="黑体" w:hAnsi="Times New Roman" w:cs="Times New Roman"/>
          <w:b/>
          <w:szCs w:val="21"/>
          <w:rPrChange w:id="1284" w:author="ghj" w:date="2018-05-25T14:12:00Z">
            <w:rPr>
              <w:rFonts w:ascii="黑体" w:eastAsia="黑体" w:hAnsi="黑体" w:hint="eastAsia"/>
              <w:b/>
              <w:szCs w:val="21"/>
            </w:rPr>
          </w:rPrChange>
        </w:rPr>
        <w:t>嵌入式万能遥控器</w:t>
      </w:r>
      <w:r w:rsidRPr="002142C8">
        <w:rPr>
          <w:rFonts w:ascii="Times New Roman" w:eastAsia="黑体" w:hAnsi="Times New Roman" w:cs="Times New Roman"/>
          <w:b/>
          <w:szCs w:val="21"/>
          <w:rPrChange w:id="1285" w:author="ghj" w:date="2018-05-25T14:12:00Z">
            <w:rPr>
              <w:rFonts w:ascii="黑体" w:eastAsia="黑体" w:hAnsi="黑体" w:hint="eastAsia"/>
              <w:b/>
              <w:szCs w:val="21"/>
            </w:rPr>
          </w:rPrChange>
        </w:rPr>
        <w:t>硬件设计</w:t>
      </w:r>
    </w:p>
    <w:p w:rsidR="00F03F5D" w:rsidRPr="002142C8" w:rsidRDefault="00F03F5D" w:rsidP="003927AD">
      <w:pPr>
        <w:pStyle w:val="2"/>
        <w:spacing w:before="60" w:afterLines="50" w:after="156" w:line="240" w:lineRule="auto"/>
        <w:jc w:val="left"/>
        <w:rPr>
          <w:rFonts w:ascii="Times New Roman" w:eastAsia="宋体" w:hAnsi="Times New Roman" w:cs="Times New Roman"/>
          <w:sz w:val="28"/>
          <w:szCs w:val="28"/>
          <w:rPrChange w:id="1286"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287" w:author="ghj" w:date="2018-05-25T14:12:00Z">
            <w:rPr>
              <w:rFonts w:ascii="宋体" w:eastAsia="宋体" w:hAnsi="宋体"/>
              <w:sz w:val="28"/>
              <w:szCs w:val="28"/>
            </w:rPr>
          </w:rPrChange>
        </w:rPr>
        <w:t xml:space="preserve">4.2 </w:t>
      </w:r>
      <w:r w:rsidRPr="002142C8">
        <w:rPr>
          <w:rFonts w:ascii="Times New Roman" w:eastAsia="宋体" w:hAnsi="Times New Roman" w:cs="Times New Roman"/>
          <w:sz w:val="28"/>
          <w:szCs w:val="28"/>
          <w:rPrChange w:id="1288" w:author="ghj" w:date="2018-05-25T14:12:00Z">
            <w:rPr>
              <w:rFonts w:ascii="宋体" w:eastAsia="宋体" w:hAnsi="宋体" w:hint="eastAsia"/>
              <w:sz w:val="28"/>
              <w:szCs w:val="28"/>
            </w:rPr>
          </w:rPrChange>
        </w:rPr>
        <w:t>红外拓展板与</w:t>
      </w:r>
      <w:r w:rsidRPr="002142C8">
        <w:rPr>
          <w:rFonts w:ascii="Times New Roman" w:eastAsia="宋体" w:hAnsi="Times New Roman" w:cs="Times New Roman"/>
          <w:sz w:val="28"/>
          <w:szCs w:val="28"/>
          <w:rPrChange w:id="1289" w:author="ghj" w:date="2018-05-25T14:12:00Z">
            <w:rPr>
              <w:rFonts w:ascii="宋体" w:eastAsia="宋体" w:hAnsi="宋体" w:hint="eastAsia"/>
              <w:sz w:val="28"/>
              <w:szCs w:val="28"/>
            </w:rPr>
          </w:rPrChange>
        </w:rPr>
        <w:t>Raspberry</w:t>
      </w:r>
      <w:r w:rsidRPr="002142C8">
        <w:rPr>
          <w:rFonts w:ascii="Times New Roman" w:eastAsia="宋体" w:hAnsi="Times New Roman" w:cs="Times New Roman"/>
          <w:sz w:val="28"/>
          <w:szCs w:val="28"/>
          <w:rPrChange w:id="1290"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1291" w:author="ghj" w:date="2018-05-25T14:12:00Z">
            <w:rPr>
              <w:rFonts w:ascii="宋体" w:eastAsia="宋体" w:hAnsi="宋体" w:hint="eastAsia"/>
              <w:sz w:val="28"/>
              <w:szCs w:val="28"/>
            </w:rPr>
          </w:rPrChange>
        </w:rPr>
        <w:t>Pi</w:t>
      </w:r>
    </w:p>
    <w:p w:rsidR="0011015B" w:rsidRPr="002142C8" w:rsidRDefault="0011015B" w:rsidP="0011015B">
      <w:pPr>
        <w:pStyle w:val="3"/>
        <w:rPr>
          <w:rFonts w:ascii="Times New Roman" w:hAnsi="Times New Roman" w:cs="Times New Roman"/>
          <w:rPrChange w:id="1292" w:author="ghj" w:date="2018-05-25T14:12:00Z">
            <w:rPr>
              <w:rFonts w:ascii="Times New Roman" w:hAnsi="Times New Roman" w:cs="Times New Roman"/>
            </w:rPr>
          </w:rPrChange>
        </w:rPr>
      </w:pPr>
      <w:r w:rsidRPr="002142C8">
        <w:rPr>
          <w:rFonts w:ascii="Times New Roman" w:hAnsi="Times New Roman" w:cs="Times New Roman"/>
          <w:rPrChange w:id="1293" w:author="ghj" w:date="2018-05-25T14:12:00Z">
            <w:rPr>
              <w:rFonts w:ascii="Times New Roman" w:hAnsi="Times New Roman" w:cs="Times New Roman"/>
            </w:rPr>
          </w:rPrChange>
        </w:rPr>
        <w:t>4.2</w:t>
      </w:r>
      <w:r w:rsidRPr="002142C8">
        <w:rPr>
          <w:rFonts w:ascii="Times New Roman" w:hAnsi="Times New Roman" w:cs="Times New Roman"/>
          <w:rPrChange w:id="1294" w:author="ghj" w:date="2018-05-25T14:12:00Z">
            <w:rPr>
              <w:rFonts w:ascii="Times New Roman" w:hAnsi="Times New Roman" w:cs="Times New Roman" w:hint="eastAsia"/>
            </w:rPr>
          </w:rPrChange>
        </w:rPr>
        <w:t>.</w:t>
      </w:r>
      <w:r w:rsidRPr="002142C8">
        <w:rPr>
          <w:rFonts w:ascii="Times New Roman" w:hAnsi="Times New Roman" w:cs="Times New Roman"/>
          <w:rPrChange w:id="1295" w:author="ghj" w:date="2018-05-25T14:12:00Z">
            <w:rPr>
              <w:rFonts w:ascii="Times New Roman" w:hAnsi="Times New Roman" w:cs="Times New Roman"/>
            </w:rPr>
          </w:rPrChange>
        </w:rPr>
        <w:t xml:space="preserve">1 </w:t>
      </w:r>
      <w:r w:rsidRPr="002142C8">
        <w:rPr>
          <w:rFonts w:ascii="Times New Roman" w:hAnsi="Times New Roman" w:cs="Times New Roman"/>
          <w:rPrChange w:id="1296" w:author="ghj" w:date="2018-05-25T14:12:00Z">
            <w:rPr>
              <w:rFonts w:ascii="Times New Roman" w:hAnsi="Times New Roman" w:cs="Times New Roman" w:hint="eastAsia"/>
            </w:rPr>
          </w:rPrChange>
        </w:rPr>
        <w:t>红外拓展板</w:t>
      </w:r>
    </w:p>
    <w:p w:rsidR="00F03F5D" w:rsidRPr="002142C8" w:rsidRDefault="00801FA3" w:rsidP="00F03F5D">
      <w:pPr>
        <w:ind w:firstLineChars="200" w:firstLine="480"/>
        <w:rPr>
          <w:rFonts w:ascii="Times New Roman" w:eastAsia="宋体" w:hAnsi="Times New Roman" w:cs="Times New Roman"/>
          <w:sz w:val="24"/>
          <w:szCs w:val="24"/>
          <w:rPrChange w:id="1297"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298" w:author="ghj" w:date="2018-05-25T14:12:00Z">
            <w:rPr>
              <w:rFonts w:ascii="Times New Roman" w:eastAsia="宋体" w:hAnsi="Times New Roman" w:cs="Times New Roman" w:hint="eastAsia"/>
              <w:sz w:val="24"/>
              <w:szCs w:val="24"/>
            </w:rPr>
          </w:rPrChange>
        </w:rPr>
        <w:t>红外拓展实物图如图</w:t>
      </w:r>
      <w:r w:rsidRPr="002142C8">
        <w:rPr>
          <w:rFonts w:ascii="Times New Roman" w:eastAsia="宋体" w:hAnsi="Times New Roman" w:cs="Times New Roman"/>
          <w:sz w:val="24"/>
          <w:szCs w:val="24"/>
          <w:rPrChange w:id="1299" w:author="ghj" w:date="2018-05-25T14:12:00Z">
            <w:rPr>
              <w:rFonts w:ascii="Times New Roman" w:eastAsia="宋体" w:hAnsi="Times New Roman" w:cs="Times New Roman" w:hint="eastAsia"/>
              <w:sz w:val="24"/>
              <w:szCs w:val="24"/>
            </w:rPr>
          </w:rPrChange>
        </w:rPr>
        <w:t>4</w:t>
      </w:r>
      <w:r w:rsidR="00626A5F" w:rsidRPr="002142C8">
        <w:rPr>
          <w:rFonts w:ascii="Times New Roman" w:eastAsia="宋体" w:hAnsi="Times New Roman" w:cs="Times New Roman"/>
          <w:sz w:val="24"/>
          <w:szCs w:val="24"/>
          <w:rPrChange w:id="1300" w:author="ghj" w:date="2018-05-25T14:12:00Z">
            <w:rPr>
              <w:rFonts w:ascii="Times New Roman" w:eastAsia="宋体" w:hAnsi="Times New Roman" w:cs="Times New Roman"/>
              <w:sz w:val="24"/>
              <w:szCs w:val="24"/>
            </w:rPr>
          </w:rPrChange>
        </w:rPr>
        <w:t>.</w:t>
      </w:r>
      <w:r w:rsidRPr="002142C8">
        <w:rPr>
          <w:rFonts w:ascii="Times New Roman" w:eastAsia="宋体" w:hAnsi="Times New Roman" w:cs="Times New Roman"/>
          <w:sz w:val="24"/>
          <w:szCs w:val="24"/>
          <w:rPrChange w:id="1301" w:author="ghj" w:date="2018-05-25T14:12:00Z">
            <w:rPr>
              <w:rFonts w:ascii="Times New Roman" w:eastAsia="宋体" w:hAnsi="Times New Roman" w:cs="Times New Roman"/>
              <w:sz w:val="24"/>
              <w:szCs w:val="24"/>
            </w:rPr>
          </w:rPrChange>
        </w:rPr>
        <w:t>2</w:t>
      </w:r>
      <w:r w:rsidRPr="002142C8">
        <w:rPr>
          <w:rFonts w:ascii="Times New Roman" w:eastAsia="宋体" w:hAnsi="Times New Roman" w:cs="Times New Roman"/>
          <w:sz w:val="24"/>
          <w:szCs w:val="24"/>
          <w:rPrChange w:id="1302" w:author="ghj" w:date="2018-05-25T14:12:00Z">
            <w:rPr>
              <w:rFonts w:ascii="Times New Roman" w:eastAsia="宋体" w:hAnsi="Times New Roman" w:cs="Times New Roman" w:hint="eastAsia"/>
              <w:sz w:val="24"/>
              <w:szCs w:val="24"/>
            </w:rPr>
          </w:rPrChange>
        </w:rPr>
        <w:t>所示。</w:t>
      </w:r>
    </w:p>
    <w:p w:rsidR="00CE6E86" w:rsidRPr="002142C8" w:rsidRDefault="0079437F" w:rsidP="00CE6E86">
      <w:pPr>
        <w:jc w:val="center"/>
        <w:rPr>
          <w:rFonts w:ascii="Times New Roman" w:eastAsia="黑体" w:hAnsi="Times New Roman" w:cs="Times New Roman"/>
          <w:b/>
          <w:szCs w:val="21"/>
          <w:rPrChange w:id="1303" w:author="ghj" w:date="2018-05-25T14:12:00Z">
            <w:rPr>
              <w:rFonts w:ascii="黑体" w:eastAsia="黑体" w:hAnsi="黑体"/>
              <w:b/>
              <w:szCs w:val="21"/>
            </w:rPr>
          </w:rPrChange>
        </w:rPr>
      </w:pPr>
      <w:r w:rsidRPr="002142C8">
        <w:rPr>
          <w:rFonts w:ascii="Times New Roman" w:eastAsia="黑体" w:hAnsi="Times New Roman" w:cs="Times New Roman"/>
          <w:b/>
          <w:szCs w:val="21"/>
          <w:rPrChange w:id="1304" w:author="ghj" w:date="2018-05-25T14:12:00Z">
            <w:rPr>
              <w:rFonts w:ascii="黑体" w:eastAsia="黑体" w:hAnsi="黑体" w:hint="eastAsia"/>
              <w:b/>
              <w:szCs w:val="21"/>
            </w:rPr>
          </w:rPrChange>
        </w:rPr>
        <w:t>图</w:t>
      </w:r>
      <w:r w:rsidR="00C437B6" w:rsidRPr="002142C8">
        <w:rPr>
          <w:rFonts w:ascii="Times New Roman" w:eastAsia="宋体" w:hAnsi="Times New Roman" w:cs="Times New Roman"/>
          <w:noProof/>
          <w:sz w:val="24"/>
          <w:szCs w:val="24"/>
          <w:rPrChange w:id="1305" w:author="ghj" w:date="2018-05-25T14:12:00Z">
            <w:rPr>
              <w:rFonts w:ascii="宋体" w:eastAsia="宋体" w:hAnsi="宋体"/>
              <w:noProof/>
              <w:sz w:val="24"/>
              <w:szCs w:val="24"/>
            </w:rPr>
          </w:rPrChange>
        </w:rPr>
        <w:drawing>
          <wp:anchor distT="0" distB="0" distL="114300" distR="114300" simplePos="0" relativeHeight="251655168" behindDoc="0" locked="0" layoutInCell="1" allowOverlap="1">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2200" cy="2240280"/>
                    </a:xfrm>
                    <a:prstGeom prst="rect">
                      <a:avLst/>
                    </a:prstGeom>
                    <a:noFill/>
                    <a:ln>
                      <a:noFill/>
                    </a:ln>
                  </pic:spPr>
                </pic:pic>
              </a:graphicData>
            </a:graphic>
          </wp:anchor>
        </w:drawing>
      </w:r>
      <w:r w:rsidRPr="002142C8">
        <w:rPr>
          <w:rFonts w:ascii="Times New Roman" w:eastAsia="黑体" w:hAnsi="Times New Roman" w:cs="Times New Roman"/>
          <w:b/>
          <w:szCs w:val="21"/>
          <w:rPrChange w:id="1306" w:author="ghj" w:date="2018-05-25T14:12:00Z">
            <w:rPr>
              <w:rFonts w:ascii="黑体" w:eastAsia="黑体" w:hAnsi="黑体" w:hint="eastAsia"/>
              <w:b/>
              <w:szCs w:val="21"/>
            </w:rPr>
          </w:rPrChange>
        </w:rPr>
        <w:t>4</w:t>
      </w:r>
      <w:r w:rsidR="00A12F27" w:rsidRPr="002142C8">
        <w:rPr>
          <w:rFonts w:ascii="Times New Roman" w:eastAsia="黑体" w:hAnsi="Times New Roman" w:cs="Times New Roman"/>
          <w:b/>
          <w:szCs w:val="21"/>
          <w:rPrChange w:id="1307" w:author="ghj" w:date="2018-05-25T14:12:00Z">
            <w:rPr>
              <w:rFonts w:ascii="黑体" w:eastAsia="黑体" w:hAnsi="黑体"/>
              <w:b/>
              <w:szCs w:val="21"/>
            </w:rPr>
          </w:rPrChange>
        </w:rPr>
        <w:t>.</w:t>
      </w:r>
      <w:r w:rsidRPr="002142C8">
        <w:rPr>
          <w:rFonts w:ascii="Times New Roman" w:eastAsia="黑体" w:hAnsi="Times New Roman" w:cs="Times New Roman"/>
          <w:b/>
          <w:szCs w:val="21"/>
          <w:rPrChange w:id="1308" w:author="ghj" w:date="2018-05-25T14:12:00Z">
            <w:rPr>
              <w:rFonts w:ascii="黑体" w:eastAsia="黑体" w:hAnsi="黑体"/>
              <w:b/>
              <w:szCs w:val="21"/>
            </w:rPr>
          </w:rPrChange>
        </w:rPr>
        <w:t>2</w:t>
      </w:r>
      <w:r w:rsidR="00A12F27" w:rsidRPr="002142C8">
        <w:rPr>
          <w:rFonts w:ascii="Times New Roman" w:eastAsia="黑体" w:hAnsi="Times New Roman" w:cs="Times New Roman"/>
          <w:b/>
          <w:szCs w:val="21"/>
          <w:rPrChange w:id="1309"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310" w:author="ghj" w:date="2018-05-25T14:12:00Z">
            <w:rPr>
              <w:rFonts w:ascii="黑体" w:eastAsia="黑体" w:hAnsi="黑体" w:hint="eastAsia"/>
              <w:b/>
              <w:szCs w:val="21"/>
            </w:rPr>
          </w:rPrChange>
        </w:rPr>
        <w:t>红外拓展</w:t>
      </w:r>
      <w:r w:rsidR="00CE30FF" w:rsidRPr="002142C8">
        <w:rPr>
          <w:rFonts w:ascii="Times New Roman" w:eastAsia="黑体" w:hAnsi="Times New Roman" w:cs="Times New Roman"/>
          <w:b/>
          <w:szCs w:val="21"/>
          <w:rPrChange w:id="1311" w:author="ghj" w:date="2018-05-25T14:12:00Z">
            <w:rPr>
              <w:rFonts w:ascii="黑体" w:eastAsia="黑体" w:hAnsi="黑体" w:hint="eastAsia"/>
              <w:b/>
              <w:szCs w:val="21"/>
            </w:rPr>
          </w:rPrChange>
        </w:rPr>
        <w:t>板</w:t>
      </w:r>
    </w:p>
    <w:p w:rsidR="005F6F7B" w:rsidRPr="002142C8" w:rsidRDefault="0011015B" w:rsidP="00A5118B">
      <w:pPr>
        <w:ind w:firstLineChars="200" w:firstLine="480"/>
        <w:rPr>
          <w:rFonts w:ascii="Times New Roman" w:eastAsia="宋体" w:hAnsi="Times New Roman" w:cs="Times New Roman"/>
          <w:sz w:val="24"/>
          <w:szCs w:val="24"/>
          <w:rPrChange w:id="1312" w:author="ghj" w:date="2018-05-25T14:12:00Z">
            <w:rPr>
              <w:rFonts w:ascii="宋体" w:eastAsia="宋体" w:hAnsi="宋体"/>
              <w:sz w:val="24"/>
              <w:szCs w:val="24"/>
            </w:rPr>
          </w:rPrChange>
        </w:rPr>
      </w:pPr>
      <w:r w:rsidRPr="002142C8">
        <w:rPr>
          <w:rFonts w:ascii="Times New Roman" w:eastAsia="宋体" w:hAnsi="Times New Roman" w:cs="Times New Roman"/>
          <w:sz w:val="24"/>
          <w:szCs w:val="24"/>
          <w:rPrChange w:id="1313" w:author="ghj" w:date="2018-05-25T14:12:00Z">
            <w:rPr>
              <w:rFonts w:ascii="宋体" w:eastAsia="宋体" w:hAnsi="宋体" w:hint="eastAsia"/>
              <w:sz w:val="24"/>
              <w:szCs w:val="24"/>
            </w:rPr>
          </w:rPrChange>
        </w:rPr>
        <w:t>这个红外拓展板是针对</w:t>
      </w:r>
      <w:r w:rsidRPr="002142C8">
        <w:rPr>
          <w:rFonts w:ascii="Times New Roman" w:eastAsia="宋体" w:hAnsi="Times New Roman" w:cs="Times New Roman"/>
          <w:sz w:val="24"/>
          <w:szCs w:val="24"/>
          <w:rPrChange w:id="1314" w:author="ghj" w:date="2018-05-25T14:12:00Z">
            <w:rPr>
              <w:rFonts w:ascii="Times New Roman" w:eastAsia="宋体" w:hAnsi="Times New Roman" w:cs="Times New Roman"/>
              <w:sz w:val="24"/>
              <w:szCs w:val="24"/>
            </w:rPr>
          </w:rPrChange>
        </w:rPr>
        <w:t>Raspberry Pi</w:t>
      </w:r>
      <w:r w:rsidRPr="002142C8">
        <w:rPr>
          <w:rFonts w:ascii="Times New Roman" w:eastAsia="宋体" w:hAnsi="Times New Roman" w:cs="Times New Roman"/>
          <w:sz w:val="24"/>
          <w:szCs w:val="24"/>
          <w:rPrChange w:id="1315" w:author="ghj" w:date="2018-05-25T14:12:00Z">
            <w:rPr>
              <w:rFonts w:ascii="Times New Roman" w:eastAsia="宋体" w:hAnsi="Times New Roman" w:cs="Times New Roman" w:hint="eastAsia"/>
              <w:sz w:val="24"/>
              <w:szCs w:val="24"/>
            </w:rPr>
          </w:rPrChange>
        </w:rPr>
        <w:t>的专用红外控制拓展板，用户可以使用该拓展</w:t>
      </w:r>
      <w:proofErr w:type="gramStart"/>
      <w:r w:rsidRPr="002142C8">
        <w:rPr>
          <w:rFonts w:ascii="Times New Roman" w:eastAsia="宋体" w:hAnsi="Times New Roman" w:cs="Times New Roman"/>
          <w:sz w:val="24"/>
          <w:szCs w:val="24"/>
          <w:rPrChange w:id="1316" w:author="ghj" w:date="2018-05-25T14:12:00Z">
            <w:rPr>
              <w:rFonts w:ascii="Times New Roman" w:eastAsia="宋体" w:hAnsi="Times New Roman" w:cs="Times New Roman" w:hint="eastAsia"/>
              <w:sz w:val="24"/>
              <w:szCs w:val="24"/>
            </w:rPr>
          </w:rPrChange>
        </w:rPr>
        <w:t>板配合</w:t>
      </w:r>
      <w:proofErr w:type="gramEnd"/>
      <w:r w:rsidRPr="002142C8">
        <w:rPr>
          <w:rFonts w:ascii="Times New Roman" w:eastAsia="宋体" w:hAnsi="Times New Roman" w:cs="Times New Roman"/>
          <w:sz w:val="24"/>
          <w:szCs w:val="24"/>
          <w:rPrChange w:id="1317" w:author="ghj" w:date="2018-05-25T14:12:00Z">
            <w:rPr>
              <w:rFonts w:ascii="Times New Roman" w:eastAsia="宋体" w:hAnsi="Times New Roman" w:cs="Times New Roman" w:hint="eastAsia"/>
              <w:sz w:val="24"/>
              <w:szCs w:val="24"/>
            </w:rPr>
          </w:rPrChange>
        </w:rPr>
        <w:t>Raspberry</w:t>
      </w:r>
      <w:r w:rsidRPr="002142C8">
        <w:rPr>
          <w:rFonts w:ascii="Times New Roman" w:eastAsia="宋体" w:hAnsi="Times New Roman" w:cs="Times New Roman"/>
          <w:sz w:val="24"/>
          <w:szCs w:val="24"/>
          <w:rPrChange w:id="1318" w:author="ghj" w:date="2018-05-25T14:12:00Z">
            <w:rPr>
              <w:rFonts w:ascii="Times New Roman" w:eastAsia="宋体" w:hAnsi="Times New Roman" w:cs="Times New Roman"/>
              <w:sz w:val="24"/>
              <w:szCs w:val="24"/>
            </w:rPr>
          </w:rPrChange>
        </w:rPr>
        <w:t xml:space="preserve"> </w:t>
      </w:r>
      <w:r w:rsidRPr="002142C8">
        <w:rPr>
          <w:rFonts w:ascii="Times New Roman" w:eastAsia="宋体" w:hAnsi="Times New Roman" w:cs="Times New Roman"/>
          <w:sz w:val="24"/>
          <w:szCs w:val="24"/>
          <w:rPrChange w:id="1319" w:author="ghj" w:date="2018-05-25T14:12:00Z">
            <w:rPr>
              <w:rFonts w:ascii="Times New Roman" w:eastAsia="宋体" w:hAnsi="Times New Roman" w:cs="Times New Roman" w:hint="eastAsia"/>
              <w:sz w:val="24"/>
              <w:szCs w:val="24"/>
            </w:rPr>
          </w:rPrChange>
        </w:rPr>
        <w:t>Pi</w:t>
      </w:r>
      <w:r w:rsidRPr="002142C8">
        <w:rPr>
          <w:rFonts w:ascii="Times New Roman" w:eastAsia="宋体" w:hAnsi="Times New Roman" w:cs="Times New Roman"/>
          <w:sz w:val="24"/>
          <w:szCs w:val="24"/>
          <w:rPrChange w:id="1320" w:author="ghj" w:date="2018-05-25T14:12:00Z">
            <w:rPr>
              <w:rFonts w:ascii="Times New Roman" w:eastAsia="宋体" w:hAnsi="Times New Roman" w:cs="Times New Roman" w:hint="eastAsia"/>
              <w:sz w:val="24"/>
              <w:szCs w:val="24"/>
            </w:rPr>
          </w:rPrChange>
        </w:rPr>
        <w:t>完成各种遥控和被遥控的功能。红外拓展板使用</w:t>
      </w:r>
      <w:r w:rsidRPr="002142C8">
        <w:rPr>
          <w:rFonts w:ascii="Times New Roman" w:eastAsia="宋体" w:hAnsi="Times New Roman" w:cs="Times New Roman"/>
          <w:sz w:val="24"/>
          <w:szCs w:val="24"/>
          <w:rPrChange w:id="1321" w:author="ghj" w:date="2018-05-25T14:12:00Z">
            <w:rPr>
              <w:rFonts w:ascii="Times New Roman" w:eastAsia="宋体" w:hAnsi="Times New Roman" w:cs="Times New Roman"/>
              <w:sz w:val="24"/>
              <w:szCs w:val="24"/>
            </w:rPr>
          </w:rPrChange>
        </w:rPr>
        <w:t>5</w:t>
      </w:r>
      <w:r w:rsidRPr="002142C8">
        <w:rPr>
          <w:rFonts w:ascii="Times New Roman" w:eastAsia="宋体" w:hAnsi="Times New Roman" w:cs="Times New Roman"/>
          <w:sz w:val="24"/>
          <w:szCs w:val="24"/>
          <w:rPrChange w:id="1322" w:author="ghj" w:date="2018-05-25T14:12:00Z">
            <w:rPr>
              <w:rFonts w:ascii="Times New Roman" w:eastAsia="宋体" w:hAnsi="Times New Roman" w:cs="Times New Roman" w:hint="eastAsia"/>
              <w:sz w:val="24"/>
              <w:szCs w:val="24"/>
            </w:rPr>
          </w:rPrChange>
        </w:rPr>
        <w:t>v</w:t>
      </w:r>
      <w:r w:rsidRPr="002142C8">
        <w:rPr>
          <w:rFonts w:ascii="Times New Roman" w:eastAsia="宋体" w:hAnsi="Times New Roman" w:cs="Times New Roman"/>
          <w:sz w:val="24"/>
          <w:szCs w:val="24"/>
          <w:rPrChange w:id="1323" w:author="ghj" w:date="2018-05-25T14:12:00Z">
            <w:rPr>
              <w:rFonts w:ascii="Times New Roman" w:eastAsia="宋体" w:hAnsi="Times New Roman" w:cs="Times New Roman" w:hint="eastAsia"/>
              <w:sz w:val="24"/>
              <w:szCs w:val="24"/>
            </w:rPr>
          </w:rPrChange>
        </w:rPr>
        <w:lastRenderedPageBreak/>
        <w:t>及</w:t>
      </w:r>
      <w:r w:rsidRPr="002142C8">
        <w:rPr>
          <w:rFonts w:ascii="Times New Roman" w:eastAsia="宋体" w:hAnsi="Times New Roman" w:cs="Times New Roman"/>
          <w:sz w:val="24"/>
          <w:szCs w:val="24"/>
          <w:rPrChange w:id="1324" w:author="ghj" w:date="2018-05-25T14:12:00Z">
            <w:rPr>
              <w:rFonts w:ascii="Times New Roman" w:eastAsia="宋体" w:hAnsi="Times New Roman" w:cs="Times New Roman" w:hint="eastAsia"/>
              <w:sz w:val="24"/>
              <w:szCs w:val="24"/>
            </w:rPr>
          </w:rPrChange>
        </w:rPr>
        <w:t>3</w:t>
      </w:r>
      <w:r w:rsidRPr="002142C8">
        <w:rPr>
          <w:rFonts w:ascii="Times New Roman" w:eastAsia="宋体" w:hAnsi="Times New Roman" w:cs="Times New Roman"/>
          <w:sz w:val="24"/>
          <w:szCs w:val="24"/>
          <w:rPrChange w:id="1325" w:author="ghj" w:date="2018-05-25T14:12:00Z">
            <w:rPr>
              <w:rFonts w:ascii="Times New Roman" w:eastAsia="宋体" w:hAnsi="Times New Roman" w:cs="Times New Roman"/>
              <w:sz w:val="24"/>
              <w:szCs w:val="24"/>
            </w:rPr>
          </w:rPrChange>
        </w:rPr>
        <w:t>.3</w:t>
      </w:r>
      <w:r w:rsidRPr="002142C8">
        <w:rPr>
          <w:rFonts w:ascii="Times New Roman" w:eastAsia="宋体" w:hAnsi="Times New Roman" w:cs="Times New Roman"/>
          <w:sz w:val="24"/>
          <w:szCs w:val="24"/>
          <w:rPrChange w:id="1326" w:author="ghj" w:date="2018-05-25T14:12:00Z">
            <w:rPr>
              <w:rFonts w:ascii="Times New Roman" w:eastAsia="宋体" w:hAnsi="Times New Roman" w:cs="Times New Roman" w:hint="eastAsia"/>
              <w:sz w:val="24"/>
              <w:szCs w:val="24"/>
            </w:rPr>
          </w:rPrChange>
        </w:rPr>
        <w:t>v</w:t>
      </w:r>
      <w:r w:rsidR="0039351F" w:rsidRPr="002142C8">
        <w:rPr>
          <w:rFonts w:ascii="Times New Roman" w:eastAsia="宋体" w:hAnsi="Times New Roman" w:cs="Times New Roman"/>
          <w:sz w:val="24"/>
          <w:szCs w:val="24"/>
          <w:rPrChange w:id="1327" w:author="ghj" w:date="2018-05-25T14:12:00Z">
            <w:rPr>
              <w:rFonts w:ascii="Times New Roman" w:eastAsia="宋体" w:hAnsi="Times New Roman" w:cs="Times New Roman" w:hint="eastAsia"/>
              <w:sz w:val="24"/>
              <w:szCs w:val="24"/>
            </w:rPr>
          </w:rPrChange>
        </w:rPr>
        <w:t>配合供电，红外接收管</w:t>
      </w:r>
      <w:r w:rsidRPr="002142C8">
        <w:rPr>
          <w:rFonts w:ascii="Times New Roman" w:eastAsia="宋体" w:hAnsi="Times New Roman" w:cs="Times New Roman"/>
          <w:sz w:val="24"/>
          <w:szCs w:val="24"/>
          <w:rPrChange w:id="1328" w:author="ghj" w:date="2018-05-25T14:12:00Z">
            <w:rPr>
              <w:rFonts w:ascii="Times New Roman" w:eastAsia="宋体" w:hAnsi="Times New Roman" w:cs="Times New Roman" w:hint="eastAsia"/>
              <w:sz w:val="24"/>
              <w:szCs w:val="24"/>
            </w:rPr>
          </w:rPrChange>
        </w:rPr>
        <w:t>脚连</w:t>
      </w:r>
      <w:r w:rsidRPr="002142C8">
        <w:rPr>
          <w:rFonts w:ascii="Times New Roman" w:eastAsia="宋体" w:hAnsi="Times New Roman" w:cs="Times New Roman"/>
          <w:sz w:val="24"/>
          <w:szCs w:val="24"/>
          <w:rPrChange w:id="1329" w:author="ghj" w:date="2018-05-25T14:12:00Z">
            <w:rPr>
              <w:rFonts w:ascii="Times New Roman" w:eastAsia="宋体" w:hAnsi="Times New Roman" w:cs="Times New Roman" w:hint="eastAsia"/>
              <w:sz w:val="24"/>
              <w:szCs w:val="24"/>
            </w:rPr>
          </w:rPrChange>
        </w:rPr>
        <w:t>Raspberry</w:t>
      </w:r>
      <w:r w:rsidRPr="002142C8">
        <w:rPr>
          <w:rFonts w:ascii="Times New Roman" w:eastAsia="宋体" w:hAnsi="Times New Roman" w:cs="Times New Roman"/>
          <w:sz w:val="24"/>
          <w:szCs w:val="24"/>
          <w:rPrChange w:id="1330" w:author="ghj" w:date="2018-05-25T14:12:00Z">
            <w:rPr>
              <w:rFonts w:ascii="Times New Roman" w:eastAsia="宋体" w:hAnsi="Times New Roman" w:cs="Times New Roman"/>
              <w:sz w:val="24"/>
              <w:szCs w:val="24"/>
            </w:rPr>
          </w:rPrChange>
        </w:rPr>
        <w:t xml:space="preserve"> </w:t>
      </w:r>
      <w:r w:rsidRPr="002142C8">
        <w:rPr>
          <w:rFonts w:ascii="Times New Roman" w:eastAsia="宋体" w:hAnsi="Times New Roman" w:cs="Times New Roman"/>
          <w:sz w:val="24"/>
          <w:szCs w:val="24"/>
          <w:rPrChange w:id="1331" w:author="ghj" w:date="2018-05-25T14:12:00Z">
            <w:rPr>
              <w:rFonts w:ascii="Times New Roman" w:eastAsia="宋体" w:hAnsi="Times New Roman" w:cs="Times New Roman" w:hint="eastAsia"/>
              <w:sz w:val="24"/>
              <w:szCs w:val="24"/>
            </w:rPr>
          </w:rPrChange>
        </w:rPr>
        <w:t>Pi</w:t>
      </w:r>
      <w:r w:rsidRPr="002142C8">
        <w:rPr>
          <w:rFonts w:ascii="Times New Roman" w:eastAsia="宋体" w:hAnsi="Times New Roman" w:cs="Times New Roman"/>
          <w:sz w:val="24"/>
          <w:szCs w:val="24"/>
          <w:rPrChange w:id="1332" w:author="ghj" w:date="2018-05-25T14:12:00Z">
            <w:rPr>
              <w:rFonts w:ascii="Times New Roman" w:eastAsia="宋体" w:hAnsi="Times New Roman" w:cs="Times New Roman"/>
              <w:sz w:val="24"/>
              <w:szCs w:val="24"/>
            </w:rPr>
          </w:rPrChange>
        </w:rPr>
        <w:t xml:space="preserve"> </w:t>
      </w:r>
      <w:r w:rsidRPr="002142C8">
        <w:rPr>
          <w:rFonts w:ascii="Times New Roman" w:eastAsia="宋体" w:hAnsi="Times New Roman" w:cs="Times New Roman"/>
          <w:sz w:val="24"/>
          <w:szCs w:val="24"/>
          <w:rPrChange w:id="1333"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sz w:val="24"/>
          <w:szCs w:val="24"/>
          <w:rPrChange w:id="1334" w:author="ghj" w:date="2018-05-25T14:12:00Z">
            <w:rPr>
              <w:rFonts w:ascii="Times New Roman" w:eastAsia="宋体" w:hAnsi="Times New Roman" w:cs="Times New Roman" w:hint="eastAsia"/>
              <w:sz w:val="24"/>
              <w:szCs w:val="24"/>
            </w:rPr>
          </w:rPrChange>
        </w:rPr>
        <w:t>GPIO</w:t>
      </w:r>
      <w:r w:rsidRPr="002142C8">
        <w:rPr>
          <w:rFonts w:ascii="Times New Roman" w:eastAsia="宋体" w:hAnsi="Times New Roman" w:cs="Times New Roman"/>
          <w:sz w:val="24"/>
          <w:szCs w:val="24"/>
          <w:rPrChange w:id="1335" w:author="ghj" w:date="2018-05-25T14:12:00Z">
            <w:rPr>
              <w:rFonts w:ascii="Times New Roman" w:eastAsia="宋体" w:hAnsi="Times New Roman" w:cs="Times New Roman"/>
              <w:sz w:val="24"/>
              <w:szCs w:val="24"/>
            </w:rPr>
          </w:rPrChange>
        </w:rPr>
        <w:t>18</w:t>
      </w:r>
      <w:r w:rsidRPr="002142C8">
        <w:rPr>
          <w:rFonts w:ascii="Times New Roman" w:eastAsia="宋体" w:hAnsi="Times New Roman" w:cs="Times New Roman"/>
          <w:sz w:val="24"/>
          <w:szCs w:val="24"/>
          <w:rPrChange w:id="1336"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337" w:author="ghj" w:date="2018-05-25T14:12:00Z">
            <w:rPr>
              <w:rFonts w:ascii="Times New Roman" w:eastAsia="宋体" w:hAnsi="Times New Roman" w:cs="Times New Roman" w:hint="eastAsia"/>
              <w:sz w:val="24"/>
              <w:szCs w:val="24"/>
            </w:rPr>
          </w:rPrChange>
        </w:rPr>
        <w:t>BCM</w:t>
      </w:r>
      <w:r w:rsidRPr="002142C8">
        <w:rPr>
          <w:rFonts w:ascii="Times New Roman" w:eastAsia="宋体" w:hAnsi="Times New Roman" w:cs="Times New Roman"/>
          <w:sz w:val="24"/>
          <w:szCs w:val="24"/>
          <w:rPrChange w:id="1338" w:author="ghj" w:date="2018-05-25T14:12:00Z">
            <w:rPr>
              <w:rFonts w:ascii="Times New Roman" w:eastAsia="宋体" w:hAnsi="Times New Roman" w:cs="Times New Roman" w:hint="eastAsia"/>
              <w:sz w:val="24"/>
              <w:szCs w:val="24"/>
            </w:rPr>
          </w:rPrChange>
        </w:rPr>
        <w:t>），红外发射</w:t>
      </w:r>
      <w:r w:rsidR="0039351F" w:rsidRPr="002142C8">
        <w:rPr>
          <w:rFonts w:ascii="Times New Roman" w:eastAsia="宋体" w:hAnsi="Times New Roman" w:cs="Times New Roman"/>
          <w:sz w:val="24"/>
          <w:szCs w:val="24"/>
          <w:rPrChange w:id="1339" w:author="ghj" w:date="2018-05-25T14:12:00Z">
            <w:rPr>
              <w:rFonts w:ascii="Times New Roman" w:eastAsia="宋体" w:hAnsi="Times New Roman" w:cs="Times New Roman" w:hint="eastAsia"/>
              <w:sz w:val="24"/>
              <w:szCs w:val="24"/>
            </w:rPr>
          </w:rPrChange>
        </w:rPr>
        <w:t>管</w:t>
      </w:r>
      <w:r w:rsidRPr="002142C8">
        <w:rPr>
          <w:rFonts w:ascii="Times New Roman" w:eastAsia="宋体" w:hAnsi="Times New Roman" w:cs="Times New Roman"/>
          <w:sz w:val="24"/>
          <w:szCs w:val="24"/>
          <w:rPrChange w:id="1340" w:author="ghj" w:date="2018-05-25T14:12:00Z">
            <w:rPr>
              <w:rFonts w:ascii="Times New Roman" w:eastAsia="宋体" w:hAnsi="Times New Roman" w:cs="Times New Roman" w:hint="eastAsia"/>
              <w:sz w:val="24"/>
              <w:szCs w:val="24"/>
            </w:rPr>
          </w:rPrChange>
        </w:rPr>
        <w:t>脚接</w:t>
      </w:r>
      <w:r w:rsidRPr="002142C8">
        <w:rPr>
          <w:rFonts w:ascii="Times New Roman" w:eastAsia="宋体" w:hAnsi="Times New Roman" w:cs="Times New Roman"/>
          <w:sz w:val="24"/>
          <w:szCs w:val="24"/>
          <w:rPrChange w:id="1341" w:author="ghj" w:date="2018-05-25T14:12:00Z">
            <w:rPr>
              <w:rFonts w:ascii="Times New Roman" w:eastAsia="宋体" w:hAnsi="Times New Roman" w:cs="Times New Roman" w:hint="eastAsia"/>
              <w:sz w:val="24"/>
              <w:szCs w:val="24"/>
            </w:rPr>
          </w:rPrChange>
        </w:rPr>
        <w:t>Raspberry</w:t>
      </w:r>
      <w:r w:rsidRPr="002142C8">
        <w:rPr>
          <w:rFonts w:ascii="Times New Roman" w:eastAsia="宋体" w:hAnsi="Times New Roman" w:cs="Times New Roman"/>
          <w:sz w:val="24"/>
          <w:szCs w:val="24"/>
          <w:rPrChange w:id="1342" w:author="ghj" w:date="2018-05-25T14:12:00Z">
            <w:rPr>
              <w:rFonts w:ascii="Times New Roman" w:eastAsia="宋体" w:hAnsi="Times New Roman" w:cs="Times New Roman"/>
              <w:sz w:val="24"/>
              <w:szCs w:val="24"/>
            </w:rPr>
          </w:rPrChange>
        </w:rPr>
        <w:t xml:space="preserve"> </w:t>
      </w:r>
      <w:r w:rsidRPr="002142C8">
        <w:rPr>
          <w:rFonts w:ascii="Times New Roman" w:eastAsia="宋体" w:hAnsi="Times New Roman" w:cs="Times New Roman"/>
          <w:sz w:val="24"/>
          <w:szCs w:val="24"/>
          <w:rPrChange w:id="1343" w:author="ghj" w:date="2018-05-25T14:12:00Z">
            <w:rPr>
              <w:rFonts w:ascii="Times New Roman" w:eastAsia="宋体" w:hAnsi="Times New Roman" w:cs="Times New Roman" w:hint="eastAsia"/>
              <w:sz w:val="24"/>
              <w:szCs w:val="24"/>
            </w:rPr>
          </w:rPrChange>
        </w:rPr>
        <w:t>Pi</w:t>
      </w:r>
      <w:r w:rsidRPr="002142C8">
        <w:rPr>
          <w:rFonts w:ascii="Times New Roman" w:eastAsia="宋体" w:hAnsi="Times New Roman" w:cs="Times New Roman"/>
          <w:sz w:val="24"/>
          <w:szCs w:val="24"/>
          <w:rPrChange w:id="1344"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sz w:val="24"/>
          <w:szCs w:val="24"/>
          <w:rPrChange w:id="1345" w:author="ghj" w:date="2018-05-25T14:12:00Z">
            <w:rPr>
              <w:rFonts w:ascii="Times New Roman" w:eastAsia="宋体" w:hAnsi="Times New Roman" w:cs="Times New Roman" w:hint="eastAsia"/>
              <w:sz w:val="24"/>
              <w:szCs w:val="24"/>
            </w:rPr>
          </w:rPrChange>
        </w:rPr>
        <w:t>GPIO</w:t>
      </w:r>
      <w:r w:rsidRPr="002142C8">
        <w:rPr>
          <w:rFonts w:ascii="Times New Roman" w:eastAsia="宋体" w:hAnsi="Times New Roman" w:cs="Times New Roman"/>
          <w:sz w:val="24"/>
          <w:szCs w:val="24"/>
          <w:rPrChange w:id="1346" w:author="ghj" w:date="2018-05-25T14:12:00Z">
            <w:rPr>
              <w:rFonts w:ascii="Times New Roman" w:eastAsia="宋体" w:hAnsi="Times New Roman" w:cs="Times New Roman"/>
              <w:sz w:val="24"/>
              <w:szCs w:val="24"/>
            </w:rPr>
          </w:rPrChange>
        </w:rPr>
        <w:t>17</w:t>
      </w:r>
      <w:r w:rsidRPr="002142C8">
        <w:rPr>
          <w:rFonts w:ascii="Times New Roman" w:eastAsia="宋体" w:hAnsi="Times New Roman" w:cs="Times New Roman"/>
          <w:sz w:val="24"/>
          <w:szCs w:val="24"/>
          <w:rPrChange w:id="1347"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348" w:author="ghj" w:date="2018-05-25T14:12:00Z">
            <w:rPr>
              <w:rFonts w:ascii="Times New Roman" w:eastAsia="宋体" w:hAnsi="Times New Roman" w:cs="Times New Roman" w:hint="eastAsia"/>
              <w:sz w:val="24"/>
              <w:szCs w:val="24"/>
            </w:rPr>
          </w:rPrChange>
        </w:rPr>
        <w:t>BCM</w:t>
      </w:r>
      <w:r w:rsidRPr="002142C8">
        <w:rPr>
          <w:rFonts w:ascii="Times New Roman" w:eastAsia="宋体" w:hAnsi="Times New Roman" w:cs="Times New Roman"/>
          <w:sz w:val="24"/>
          <w:szCs w:val="24"/>
          <w:rPrChange w:id="1349" w:author="ghj" w:date="2018-05-25T14:12:00Z">
            <w:rPr>
              <w:rFonts w:ascii="Times New Roman" w:eastAsia="宋体" w:hAnsi="Times New Roman" w:cs="Times New Roman" w:hint="eastAsia"/>
              <w:sz w:val="24"/>
              <w:szCs w:val="24"/>
            </w:rPr>
          </w:rPrChange>
        </w:rPr>
        <w:t>）。</w:t>
      </w:r>
      <w:r w:rsidR="005F6F7B" w:rsidRPr="002142C8">
        <w:rPr>
          <w:rFonts w:ascii="Times New Roman" w:eastAsia="宋体" w:hAnsi="Times New Roman" w:cs="Times New Roman"/>
          <w:sz w:val="24"/>
          <w:szCs w:val="24"/>
          <w:rPrChange w:id="1350" w:author="ghj" w:date="2018-05-25T14:12:00Z">
            <w:rPr>
              <w:rFonts w:ascii="宋体" w:eastAsia="宋体" w:hAnsi="宋体" w:hint="eastAsia"/>
              <w:sz w:val="24"/>
              <w:szCs w:val="24"/>
            </w:rPr>
          </w:rPrChange>
        </w:rPr>
        <w:t>这个红外拓展板的工作特点是：</w:t>
      </w:r>
    </w:p>
    <w:p w:rsidR="005F6F7B" w:rsidRPr="002142C8" w:rsidRDefault="005F6F7B" w:rsidP="005F6F7B">
      <w:pPr>
        <w:widowControl/>
        <w:ind w:firstLineChars="200" w:firstLine="480"/>
        <w:rPr>
          <w:rFonts w:ascii="Times New Roman" w:eastAsia="宋体" w:hAnsi="Times New Roman" w:cs="Times New Roman"/>
          <w:kern w:val="0"/>
          <w:sz w:val="24"/>
          <w:szCs w:val="24"/>
          <w:rPrChange w:id="1351" w:author="ghj" w:date="2018-05-25T14:12:00Z">
            <w:rPr>
              <w:rFonts w:ascii="宋体" w:eastAsia="宋体" w:hAnsi="宋体" w:cs="宋体"/>
              <w:kern w:val="0"/>
              <w:sz w:val="24"/>
              <w:szCs w:val="24"/>
            </w:rPr>
          </w:rPrChange>
        </w:rPr>
      </w:pPr>
      <w:r w:rsidRPr="002142C8">
        <w:rPr>
          <w:rFonts w:ascii="Times New Roman" w:eastAsia="宋体" w:hAnsi="Times New Roman" w:cs="Times New Roman"/>
          <w:kern w:val="0"/>
          <w:sz w:val="24"/>
          <w:szCs w:val="24"/>
          <w:rPrChange w:id="1352" w:author="ghj" w:date="2018-05-25T14:12:00Z">
            <w:rPr>
              <w:rFonts w:ascii="宋体" w:eastAsia="宋体" w:hAnsi="宋体" w:cs="宋体"/>
              <w:kern w:val="0"/>
              <w:sz w:val="24"/>
              <w:szCs w:val="24"/>
            </w:rPr>
          </w:rPrChange>
        </w:rPr>
        <w:t>（</w:t>
      </w:r>
      <w:r w:rsidRPr="002142C8">
        <w:rPr>
          <w:rFonts w:ascii="Times New Roman" w:eastAsia="宋体" w:hAnsi="Times New Roman" w:cs="Times New Roman"/>
          <w:kern w:val="0"/>
          <w:sz w:val="24"/>
          <w:szCs w:val="24"/>
          <w:rPrChange w:id="1353" w:author="ghj" w:date="2018-05-25T14:12:00Z">
            <w:rPr>
              <w:rFonts w:ascii="宋体" w:eastAsia="宋体" w:hAnsi="宋体" w:cs="宋体"/>
              <w:kern w:val="0"/>
              <w:sz w:val="24"/>
              <w:szCs w:val="24"/>
            </w:rPr>
          </w:rPrChange>
        </w:rPr>
        <w:t>1</w:t>
      </w:r>
      <w:r w:rsidR="00DE2DB2" w:rsidRPr="002142C8">
        <w:rPr>
          <w:rFonts w:ascii="Times New Roman" w:eastAsia="宋体" w:hAnsi="Times New Roman" w:cs="Times New Roman"/>
          <w:kern w:val="0"/>
          <w:sz w:val="24"/>
          <w:szCs w:val="24"/>
          <w:rPrChange w:id="1354" w:author="ghj" w:date="2018-05-25T14:12:00Z">
            <w:rPr>
              <w:rFonts w:ascii="宋体" w:eastAsia="宋体" w:hAnsi="宋体" w:cs="宋体"/>
              <w:kern w:val="0"/>
              <w:sz w:val="24"/>
              <w:szCs w:val="24"/>
            </w:rPr>
          </w:rPrChange>
        </w:rPr>
        <w:t>）红外线接收</w:t>
      </w:r>
      <w:r w:rsidR="00DE2DB2" w:rsidRPr="002142C8">
        <w:rPr>
          <w:rFonts w:ascii="Times New Roman" w:eastAsia="宋体" w:hAnsi="Times New Roman" w:cs="Times New Roman"/>
          <w:kern w:val="0"/>
          <w:sz w:val="24"/>
          <w:szCs w:val="24"/>
          <w:rPrChange w:id="1355" w:author="ghj" w:date="2018-05-25T14:12:00Z">
            <w:rPr>
              <w:rFonts w:ascii="宋体" w:eastAsia="宋体" w:hAnsi="宋体" w:cs="宋体" w:hint="eastAsia"/>
              <w:kern w:val="0"/>
              <w:sz w:val="24"/>
              <w:szCs w:val="24"/>
            </w:rPr>
          </w:rPrChange>
        </w:rPr>
        <w:t>特点</w:t>
      </w:r>
      <w:r w:rsidR="00DE2DB2" w:rsidRPr="002142C8">
        <w:rPr>
          <w:rFonts w:ascii="Times New Roman" w:eastAsia="宋体" w:hAnsi="Times New Roman" w:cs="Times New Roman"/>
          <w:kern w:val="0"/>
          <w:sz w:val="24"/>
          <w:szCs w:val="24"/>
          <w:rPrChange w:id="1356" w:author="ghj" w:date="2018-05-25T14:12:00Z">
            <w:rPr>
              <w:rFonts w:ascii="宋体" w:eastAsia="宋体" w:hAnsi="宋体" w:cs="宋体"/>
              <w:kern w:val="0"/>
              <w:sz w:val="24"/>
              <w:szCs w:val="24"/>
            </w:rPr>
          </w:rPrChange>
        </w:rPr>
        <w:t>：工作</w:t>
      </w:r>
      <w:r w:rsidR="00DE2DB2" w:rsidRPr="002142C8">
        <w:rPr>
          <w:rFonts w:ascii="Times New Roman" w:eastAsia="宋体" w:hAnsi="Times New Roman" w:cs="Times New Roman"/>
          <w:kern w:val="0"/>
          <w:sz w:val="24"/>
          <w:szCs w:val="24"/>
          <w:rPrChange w:id="1357" w:author="ghj" w:date="2018-05-25T14:12:00Z">
            <w:rPr>
              <w:rFonts w:ascii="宋体" w:eastAsia="宋体" w:hAnsi="宋体" w:cs="宋体" w:hint="eastAsia"/>
              <w:kern w:val="0"/>
              <w:sz w:val="24"/>
              <w:szCs w:val="24"/>
            </w:rPr>
          </w:rPrChange>
        </w:rPr>
        <w:t>的</w:t>
      </w:r>
      <w:r w:rsidR="00DE2DB2" w:rsidRPr="002142C8">
        <w:rPr>
          <w:rFonts w:ascii="Times New Roman" w:eastAsia="宋体" w:hAnsi="Times New Roman" w:cs="Times New Roman"/>
          <w:kern w:val="0"/>
          <w:sz w:val="24"/>
          <w:szCs w:val="24"/>
          <w:rPrChange w:id="1358" w:author="ghj" w:date="2018-05-25T14:12:00Z">
            <w:rPr>
              <w:rFonts w:ascii="宋体" w:eastAsia="宋体" w:hAnsi="宋体" w:cs="宋体"/>
              <w:kern w:val="0"/>
              <w:sz w:val="24"/>
              <w:szCs w:val="24"/>
            </w:rPr>
          </w:rPrChange>
        </w:rPr>
        <w:t>频率</w:t>
      </w:r>
      <w:r w:rsidR="00DE2DB2" w:rsidRPr="002142C8">
        <w:rPr>
          <w:rFonts w:ascii="Times New Roman" w:eastAsia="宋体" w:hAnsi="Times New Roman" w:cs="Times New Roman"/>
          <w:kern w:val="0"/>
          <w:sz w:val="24"/>
          <w:szCs w:val="24"/>
          <w:rPrChange w:id="1359" w:author="ghj" w:date="2018-05-25T14:12:00Z">
            <w:rPr>
              <w:rFonts w:ascii="宋体" w:eastAsia="宋体" w:hAnsi="宋体" w:cs="宋体" w:hint="eastAsia"/>
              <w:kern w:val="0"/>
              <w:sz w:val="24"/>
              <w:szCs w:val="24"/>
            </w:rPr>
          </w:rPrChange>
        </w:rPr>
        <w:t>为</w:t>
      </w:r>
      <w:r w:rsidRPr="002142C8">
        <w:rPr>
          <w:rFonts w:ascii="Times New Roman" w:eastAsia="宋体" w:hAnsi="Times New Roman" w:cs="Times New Roman"/>
          <w:kern w:val="0"/>
          <w:sz w:val="24"/>
          <w:szCs w:val="24"/>
          <w:rPrChange w:id="1360" w:author="ghj" w:date="2018-05-25T14:12:00Z">
            <w:rPr>
              <w:rFonts w:ascii="宋体" w:eastAsia="宋体" w:hAnsi="宋体" w:cs="宋体"/>
              <w:kern w:val="0"/>
              <w:sz w:val="24"/>
              <w:szCs w:val="24"/>
            </w:rPr>
          </w:rPrChange>
        </w:rPr>
        <w:t>38KHZ</w:t>
      </w:r>
      <w:r w:rsidRPr="002142C8">
        <w:rPr>
          <w:rFonts w:ascii="Times New Roman" w:eastAsia="宋体" w:hAnsi="Times New Roman" w:cs="Times New Roman"/>
          <w:kern w:val="0"/>
          <w:sz w:val="24"/>
          <w:szCs w:val="24"/>
          <w:rPrChange w:id="1361" w:author="ghj" w:date="2018-05-25T14:12:00Z">
            <w:rPr>
              <w:rFonts w:ascii="宋体" w:eastAsia="宋体" w:hAnsi="宋体" w:cs="宋体" w:hint="eastAsia"/>
              <w:kern w:val="0"/>
              <w:sz w:val="24"/>
              <w:szCs w:val="24"/>
            </w:rPr>
          </w:rPrChange>
        </w:rPr>
        <w:t>，</w:t>
      </w:r>
      <w:r w:rsidR="00DE2DB2" w:rsidRPr="002142C8">
        <w:rPr>
          <w:rFonts w:ascii="Times New Roman" w:eastAsia="宋体" w:hAnsi="Times New Roman" w:cs="Times New Roman"/>
          <w:kern w:val="0"/>
          <w:sz w:val="24"/>
          <w:szCs w:val="24"/>
          <w:rPrChange w:id="1362" w:author="ghj" w:date="2018-05-25T14:12:00Z">
            <w:rPr>
              <w:rFonts w:ascii="宋体" w:eastAsia="宋体" w:hAnsi="宋体" w:cs="宋体"/>
              <w:kern w:val="0"/>
              <w:sz w:val="24"/>
              <w:szCs w:val="24"/>
            </w:rPr>
          </w:rPrChange>
        </w:rPr>
        <w:t>接收</w:t>
      </w:r>
      <w:r w:rsidR="00DE2DB2" w:rsidRPr="002142C8">
        <w:rPr>
          <w:rFonts w:ascii="Times New Roman" w:eastAsia="宋体" w:hAnsi="Times New Roman" w:cs="Times New Roman"/>
          <w:kern w:val="0"/>
          <w:sz w:val="24"/>
          <w:szCs w:val="24"/>
          <w:rPrChange w:id="1363" w:author="ghj" w:date="2018-05-25T14:12:00Z">
            <w:rPr>
              <w:rFonts w:ascii="宋体" w:eastAsia="宋体" w:hAnsi="宋体" w:cs="宋体" w:hint="eastAsia"/>
              <w:kern w:val="0"/>
              <w:sz w:val="24"/>
              <w:szCs w:val="24"/>
            </w:rPr>
          </w:rPrChange>
        </w:rPr>
        <w:t>的</w:t>
      </w:r>
      <w:r w:rsidR="00DE2DB2" w:rsidRPr="002142C8">
        <w:rPr>
          <w:rFonts w:ascii="Times New Roman" w:eastAsia="宋体" w:hAnsi="Times New Roman" w:cs="Times New Roman"/>
          <w:kern w:val="0"/>
          <w:sz w:val="24"/>
          <w:szCs w:val="24"/>
          <w:rPrChange w:id="1364" w:author="ghj" w:date="2018-05-25T14:12:00Z">
            <w:rPr>
              <w:rFonts w:ascii="宋体" w:eastAsia="宋体" w:hAnsi="宋体" w:cs="宋体"/>
              <w:kern w:val="0"/>
              <w:sz w:val="24"/>
              <w:szCs w:val="24"/>
            </w:rPr>
          </w:rPrChange>
        </w:rPr>
        <w:t>距离</w:t>
      </w:r>
      <w:r w:rsidR="00DE2DB2" w:rsidRPr="002142C8">
        <w:rPr>
          <w:rFonts w:ascii="Times New Roman" w:eastAsia="宋体" w:hAnsi="Times New Roman" w:cs="Times New Roman"/>
          <w:kern w:val="0"/>
          <w:sz w:val="24"/>
          <w:szCs w:val="24"/>
          <w:rPrChange w:id="1365" w:author="ghj" w:date="2018-05-25T14:12:00Z">
            <w:rPr>
              <w:rFonts w:ascii="宋体" w:eastAsia="宋体" w:hAnsi="宋体" w:cs="宋体" w:hint="eastAsia"/>
              <w:kern w:val="0"/>
              <w:sz w:val="24"/>
              <w:szCs w:val="24"/>
            </w:rPr>
          </w:rPrChange>
        </w:rPr>
        <w:t>是</w:t>
      </w:r>
      <w:r w:rsidRPr="002142C8">
        <w:rPr>
          <w:rFonts w:ascii="Times New Roman" w:eastAsia="宋体" w:hAnsi="Times New Roman" w:cs="Times New Roman"/>
          <w:kern w:val="0"/>
          <w:sz w:val="24"/>
          <w:szCs w:val="24"/>
          <w:rPrChange w:id="1366" w:author="ghj" w:date="2018-05-25T14:12:00Z">
            <w:rPr>
              <w:rFonts w:ascii="宋体" w:eastAsia="宋体" w:hAnsi="宋体" w:cs="宋体"/>
              <w:kern w:val="0"/>
              <w:sz w:val="24"/>
              <w:szCs w:val="24"/>
            </w:rPr>
          </w:rPrChange>
        </w:rPr>
        <w:t>18-20m</w:t>
      </w:r>
    </w:p>
    <w:p w:rsidR="005F6F7B" w:rsidRPr="002142C8" w:rsidRDefault="005F6F7B" w:rsidP="005F6F7B">
      <w:pPr>
        <w:widowControl/>
        <w:ind w:firstLineChars="200" w:firstLine="480"/>
        <w:rPr>
          <w:rFonts w:ascii="Times New Roman" w:eastAsia="宋体" w:hAnsi="Times New Roman" w:cs="Times New Roman"/>
          <w:kern w:val="0"/>
          <w:sz w:val="24"/>
          <w:szCs w:val="24"/>
          <w:rPrChange w:id="1367" w:author="ghj" w:date="2018-05-25T14:12:00Z">
            <w:rPr>
              <w:rFonts w:ascii="宋体" w:eastAsia="宋体" w:hAnsi="宋体" w:cs="宋体"/>
              <w:kern w:val="0"/>
              <w:sz w:val="24"/>
              <w:szCs w:val="24"/>
            </w:rPr>
          </w:rPrChange>
        </w:rPr>
      </w:pPr>
      <w:r w:rsidRPr="002142C8">
        <w:rPr>
          <w:rFonts w:ascii="Times New Roman" w:eastAsia="宋体" w:hAnsi="Times New Roman" w:cs="Times New Roman"/>
          <w:kern w:val="0"/>
          <w:sz w:val="24"/>
          <w:szCs w:val="24"/>
          <w:rPrChange w:id="1368" w:author="ghj" w:date="2018-05-25T14:12:00Z">
            <w:rPr>
              <w:rFonts w:ascii="宋体" w:eastAsia="宋体" w:hAnsi="宋体" w:cs="宋体"/>
              <w:kern w:val="0"/>
              <w:sz w:val="24"/>
              <w:szCs w:val="24"/>
            </w:rPr>
          </w:rPrChange>
        </w:rPr>
        <w:t>（</w:t>
      </w:r>
      <w:r w:rsidRPr="002142C8">
        <w:rPr>
          <w:rFonts w:ascii="Times New Roman" w:eastAsia="宋体" w:hAnsi="Times New Roman" w:cs="Times New Roman"/>
          <w:kern w:val="0"/>
          <w:sz w:val="24"/>
          <w:szCs w:val="24"/>
          <w:rPrChange w:id="1369" w:author="ghj" w:date="2018-05-25T14:12:00Z">
            <w:rPr>
              <w:rFonts w:ascii="宋体" w:eastAsia="宋体" w:hAnsi="宋体" w:cs="宋体"/>
              <w:kern w:val="0"/>
              <w:sz w:val="24"/>
              <w:szCs w:val="24"/>
            </w:rPr>
          </w:rPrChange>
        </w:rPr>
        <w:t>2</w:t>
      </w:r>
      <w:r w:rsidR="00DE2DB2" w:rsidRPr="002142C8">
        <w:rPr>
          <w:rFonts w:ascii="Times New Roman" w:eastAsia="宋体" w:hAnsi="Times New Roman" w:cs="Times New Roman"/>
          <w:kern w:val="0"/>
          <w:sz w:val="24"/>
          <w:szCs w:val="24"/>
          <w:rPrChange w:id="1370" w:author="ghj" w:date="2018-05-25T14:12:00Z">
            <w:rPr>
              <w:rFonts w:ascii="宋体" w:eastAsia="宋体" w:hAnsi="宋体" w:cs="宋体"/>
              <w:kern w:val="0"/>
              <w:sz w:val="24"/>
              <w:szCs w:val="24"/>
            </w:rPr>
          </w:rPrChange>
        </w:rPr>
        <w:t>）红外线发射</w:t>
      </w:r>
      <w:r w:rsidR="00DE2DB2" w:rsidRPr="002142C8">
        <w:rPr>
          <w:rFonts w:ascii="Times New Roman" w:eastAsia="宋体" w:hAnsi="Times New Roman" w:cs="Times New Roman"/>
          <w:kern w:val="0"/>
          <w:sz w:val="24"/>
          <w:szCs w:val="24"/>
          <w:rPrChange w:id="1371" w:author="ghj" w:date="2018-05-25T14:12:00Z">
            <w:rPr>
              <w:rFonts w:ascii="宋体" w:eastAsia="宋体" w:hAnsi="宋体" w:cs="宋体" w:hint="eastAsia"/>
              <w:kern w:val="0"/>
              <w:sz w:val="24"/>
              <w:szCs w:val="24"/>
            </w:rPr>
          </w:rPrChange>
        </w:rPr>
        <w:t>特点</w:t>
      </w:r>
      <w:r w:rsidRPr="002142C8">
        <w:rPr>
          <w:rFonts w:ascii="Times New Roman" w:eastAsia="宋体" w:hAnsi="Times New Roman" w:cs="Times New Roman"/>
          <w:kern w:val="0"/>
          <w:sz w:val="24"/>
          <w:szCs w:val="24"/>
          <w:rPrChange w:id="1372" w:author="ghj" w:date="2018-05-25T14:12:00Z">
            <w:rPr>
              <w:rFonts w:ascii="宋体" w:eastAsia="宋体" w:hAnsi="宋体" w:cs="宋体" w:hint="eastAsia"/>
              <w:kern w:val="0"/>
              <w:sz w:val="24"/>
              <w:szCs w:val="24"/>
            </w:rPr>
          </w:rPrChange>
        </w:rPr>
        <w:t>：</w:t>
      </w:r>
      <w:r w:rsidR="00DE2DB2" w:rsidRPr="002142C8">
        <w:rPr>
          <w:rFonts w:ascii="Times New Roman" w:eastAsia="宋体" w:hAnsi="Times New Roman" w:cs="Times New Roman"/>
          <w:kern w:val="0"/>
          <w:sz w:val="24"/>
          <w:szCs w:val="24"/>
          <w:rPrChange w:id="1373" w:author="ghj" w:date="2018-05-25T14:12:00Z">
            <w:rPr>
              <w:rFonts w:ascii="宋体" w:eastAsia="宋体" w:hAnsi="宋体" w:cs="宋体"/>
              <w:kern w:val="0"/>
              <w:sz w:val="24"/>
              <w:szCs w:val="24"/>
            </w:rPr>
          </w:rPrChange>
        </w:rPr>
        <w:t>波长</w:t>
      </w:r>
      <w:r w:rsidR="00DE2DB2" w:rsidRPr="002142C8">
        <w:rPr>
          <w:rFonts w:ascii="Times New Roman" w:eastAsia="宋体" w:hAnsi="Times New Roman" w:cs="Times New Roman"/>
          <w:kern w:val="0"/>
          <w:sz w:val="24"/>
          <w:szCs w:val="24"/>
          <w:rPrChange w:id="1374" w:author="ghj" w:date="2018-05-25T14:12:00Z">
            <w:rPr>
              <w:rFonts w:ascii="宋体" w:eastAsia="宋体" w:hAnsi="宋体" w:cs="宋体" w:hint="eastAsia"/>
              <w:kern w:val="0"/>
              <w:sz w:val="24"/>
              <w:szCs w:val="24"/>
            </w:rPr>
          </w:rPrChange>
        </w:rPr>
        <w:t>是</w:t>
      </w:r>
      <w:r w:rsidRPr="002142C8">
        <w:rPr>
          <w:rFonts w:ascii="Times New Roman" w:eastAsia="宋体" w:hAnsi="Times New Roman" w:cs="Times New Roman"/>
          <w:kern w:val="0"/>
          <w:sz w:val="24"/>
          <w:szCs w:val="24"/>
          <w:rPrChange w:id="1375" w:author="ghj" w:date="2018-05-25T14:12:00Z">
            <w:rPr>
              <w:rFonts w:ascii="宋体" w:eastAsia="宋体" w:hAnsi="宋体" w:cs="宋体"/>
              <w:kern w:val="0"/>
              <w:sz w:val="24"/>
              <w:szCs w:val="24"/>
            </w:rPr>
          </w:rPrChange>
        </w:rPr>
        <w:t>940nm</w:t>
      </w:r>
      <w:r w:rsidRPr="002142C8">
        <w:rPr>
          <w:rFonts w:ascii="Times New Roman" w:eastAsia="宋体" w:hAnsi="Times New Roman" w:cs="Times New Roman"/>
          <w:kern w:val="0"/>
          <w:sz w:val="24"/>
          <w:szCs w:val="24"/>
          <w:rPrChange w:id="1376" w:author="ghj" w:date="2018-05-25T14:12:00Z">
            <w:rPr>
              <w:rFonts w:ascii="宋体" w:eastAsia="宋体" w:hAnsi="宋体" w:cs="宋体" w:hint="eastAsia"/>
              <w:kern w:val="0"/>
              <w:sz w:val="24"/>
              <w:szCs w:val="24"/>
            </w:rPr>
          </w:rPrChange>
        </w:rPr>
        <w:t>，</w:t>
      </w:r>
      <w:r w:rsidRPr="002142C8">
        <w:rPr>
          <w:rFonts w:ascii="Times New Roman" w:eastAsia="宋体" w:hAnsi="Times New Roman" w:cs="Times New Roman"/>
          <w:kern w:val="0"/>
          <w:sz w:val="24"/>
          <w:szCs w:val="24"/>
          <w:rPrChange w:id="1377" w:author="ghj" w:date="2018-05-25T14:12:00Z">
            <w:rPr>
              <w:rFonts w:ascii="宋体" w:eastAsia="宋体" w:hAnsi="宋体" w:cs="宋体"/>
              <w:kern w:val="0"/>
              <w:sz w:val="24"/>
              <w:szCs w:val="24"/>
            </w:rPr>
          </w:rPrChange>
        </w:rPr>
        <w:t>发射</w:t>
      </w:r>
      <w:r w:rsidR="00DE2DB2" w:rsidRPr="002142C8">
        <w:rPr>
          <w:rFonts w:ascii="Times New Roman" w:eastAsia="宋体" w:hAnsi="Times New Roman" w:cs="Times New Roman"/>
          <w:kern w:val="0"/>
          <w:sz w:val="24"/>
          <w:szCs w:val="24"/>
          <w:rPrChange w:id="1378" w:author="ghj" w:date="2018-05-25T14:12:00Z">
            <w:rPr>
              <w:rFonts w:ascii="宋体" w:eastAsia="宋体" w:hAnsi="宋体" w:cs="宋体" w:hint="eastAsia"/>
              <w:kern w:val="0"/>
              <w:sz w:val="24"/>
              <w:szCs w:val="24"/>
            </w:rPr>
          </w:rPrChange>
        </w:rPr>
        <w:t>的</w:t>
      </w:r>
      <w:r w:rsidR="00DE2DB2" w:rsidRPr="002142C8">
        <w:rPr>
          <w:rFonts w:ascii="Times New Roman" w:eastAsia="宋体" w:hAnsi="Times New Roman" w:cs="Times New Roman"/>
          <w:kern w:val="0"/>
          <w:sz w:val="24"/>
          <w:szCs w:val="24"/>
          <w:rPrChange w:id="1379" w:author="ghj" w:date="2018-05-25T14:12:00Z">
            <w:rPr>
              <w:rFonts w:ascii="宋体" w:eastAsia="宋体" w:hAnsi="宋体" w:cs="宋体"/>
              <w:kern w:val="0"/>
              <w:sz w:val="24"/>
              <w:szCs w:val="24"/>
            </w:rPr>
          </w:rPrChange>
        </w:rPr>
        <w:t>距离</w:t>
      </w:r>
      <w:r w:rsidR="00DE2DB2" w:rsidRPr="002142C8">
        <w:rPr>
          <w:rFonts w:ascii="Times New Roman" w:eastAsia="宋体" w:hAnsi="Times New Roman" w:cs="Times New Roman"/>
          <w:kern w:val="0"/>
          <w:sz w:val="24"/>
          <w:szCs w:val="24"/>
          <w:rPrChange w:id="1380" w:author="ghj" w:date="2018-05-25T14:12:00Z">
            <w:rPr>
              <w:rFonts w:ascii="宋体" w:eastAsia="宋体" w:hAnsi="宋体" w:cs="宋体" w:hint="eastAsia"/>
              <w:kern w:val="0"/>
              <w:sz w:val="24"/>
              <w:szCs w:val="24"/>
            </w:rPr>
          </w:rPrChange>
        </w:rPr>
        <w:t>为</w:t>
      </w:r>
      <w:r w:rsidRPr="002142C8">
        <w:rPr>
          <w:rFonts w:ascii="Times New Roman" w:eastAsia="宋体" w:hAnsi="Times New Roman" w:cs="Times New Roman"/>
          <w:kern w:val="0"/>
          <w:sz w:val="24"/>
          <w:szCs w:val="24"/>
          <w:rPrChange w:id="1381" w:author="ghj" w:date="2018-05-25T14:12:00Z">
            <w:rPr>
              <w:rFonts w:ascii="宋体" w:eastAsia="宋体" w:hAnsi="宋体" w:cs="宋体"/>
              <w:kern w:val="0"/>
              <w:sz w:val="24"/>
              <w:szCs w:val="24"/>
            </w:rPr>
          </w:rPrChange>
        </w:rPr>
        <w:t>7-8m</w:t>
      </w:r>
    </w:p>
    <w:p w:rsidR="005F6F7B" w:rsidRPr="002142C8" w:rsidRDefault="005F6F7B" w:rsidP="005F6F7B">
      <w:pPr>
        <w:widowControl/>
        <w:ind w:firstLineChars="200" w:firstLine="480"/>
        <w:rPr>
          <w:rFonts w:ascii="Times New Roman" w:eastAsia="宋体" w:hAnsi="Times New Roman" w:cs="Times New Roman"/>
          <w:kern w:val="0"/>
          <w:sz w:val="24"/>
          <w:szCs w:val="24"/>
          <w:rPrChange w:id="1382" w:author="ghj" w:date="2018-05-25T14:12:00Z">
            <w:rPr>
              <w:rFonts w:ascii="宋体" w:eastAsia="宋体" w:hAnsi="宋体" w:cs="宋体"/>
              <w:kern w:val="0"/>
              <w:sz w:val="24"/>
              <w:szCs w:val="24"/>
            </w:rPr>
          </w:rPrChange>
        </w:rPr>
      </w:pPr>
      <w:r w:rsidRPr="002142C8">
        <w:rPr>
          <w:rFonts w:ascii="Times New Roman" w:eastAsia="宋体" w:hAnsi="Times New Roman" w:cs="Times New Roman"/>
          <w:kern w:val="0"/>
          <w:sz w:val="24"/>
          <w:szCs w:val="24"/>
          <w:rPrChange w:id="1383" w:author="ghj" w:date="2018-05-25T14:12:00Z">
            <w:rPr>
              <w:rFonts w:ascii="宋体" w:eastAsia="宋体" w:hAnsi="宋体" w:cs="宋体"/>
              <w:kern w:val="0"/>
              <w:sz w:val="24"/>
              <w:szCs w:val="24"/>
            </w:rPr>
          </w:rPrChange>
        </w:rPr>
        <w:t>（</w:t>
      </w:r>
      <w:r w:rsidRPr="002142C8">
        <w:rPr>
          <w:rFonts w:ascii="Times New Roman" w:eastAsia="宋体" w:hAnsi="Times New Roman" w:cs="Times New Roman"/>
          <w:kern w:val="0"/>
          <w:sz w:val="24"/>
          <w:szCs w:val="24"/>
          <w:rPrChange w:id="1384" w:author="ghj" w:date="2018-05-25T14:12:00Z">
            <w:rPr>
              <w:rFonts w:ascii="宋体" w:eastAsia="宋体" w:hAnsi="宋体" w:cs="宋体"/>
              <w:kern w:val="0"/>
              <w:sz w:val="24"/>
              <w:szCs w:val="24"/>
            </w:rPr>
          </w:rPrChange>
        </w:rPr>
        <w:t>3</w:t>
      </w:r>
      <w:r w:rsidRPr="002142C8">
        <w:rPr>
          <w:rFonts w:ascii="Times New Roman" w:eastAsia="宋体" w:hAnsi="Times New Roman" w:cs="Times New Roman"/>
          <w:kern w:val="0"/>
          <w:sz w:val="24"/>
          <w:szCs w:val="24"/>
          <w:rPrChange w:id="1385" w:author="ghj" w:date="2018-05-25T14:12:00Z">
            <w:rPr>
              <w:rFonts w:ascii="宋体" w:eastAsia="宋体" w:hAnsi="宋体" w:cs="宋体"/>
              <w:kern w:val="0"/>
              <w:sz w:val="24"/>
              <w:szCs w:val="24"/>
            </w:rPr>
          </w:rPrChange>
        </w:rPr>
        <w:t>）</w:t>
      </w:r>
      <w:r w:rsidR="00AD45E0" w:rsidRPr="002142C8">
        <w:rPr>
          <w:rFonts w:ascii="Times New Roman" w:eastAsia="宋体" w:hAnsi="Times New Roman" w:cs="Times New Roman"/>
          <w:kern w:val="0"/>
          <w:sz w:val="24"/>
          <w:szCs w:val="24"/>
          <w:rPrChange w:id="1386" w:author="ghj" w:date="2018-05-25T14:12:00Z">
            <w:rPr>
              <w:rFonts w:ascii="宋体" w:eastAsia="宋体" w:hAnsi="宋体" w:cs="宋体" w:hint="eastAsia"/>
              <w:kern w:val="0"/>
              <w:sz w:val="24"/>
              <w:szCs w:val="24"/>
            </w:rPr>
          </w:rPrChange>
        </w:rPr>
        <w:t>可以配合</w:t>
      </w:r>
      <w:r w:rsidR="00AD45E0" w:rsidRPr="002142C8">
        <w:rPr>
          <w:rFonts w:ascii="Times New Roman" w:eastAsia="宋体" w:hAnsi="Times New Roman" w:cs="Times New Roman"/>
          <w:kern w:val="0"/>
          <w:sz w:val="24"/>
          <w:szCs w:val="24"/>
          <w:rPrChange w:id="1387" w:author="ghj" w:date="2018-05-25T14:12:00Z">
            <w:rPr>
              <w:rFonts w:ascii="Times New Roman" w:eastAsia="宋体" w:hAnsi="Times New Roman" w:cs="Times New Roman"/>
              <w:kern w:val="0"/>
              <w:sz w:val="24"/>
              <w:szCs w:val="24"/>
            </w:rPr>
          </w:rPrChange>
        </w:rPr>
        <w:t>Raspberry Pi</w:t>
      </w:r>
      <w:r w:rsidR="00AD45E0" w:rsidRPr="002142C8">
        <w:rPr>
          <w:rFonts w:ascii="Times New Roman" w:eastAsia="宋体" w:hAnsi="Times New Roman" w:cs="Times New Roman"/>
          <w:kern w:val="0"/>
          <w:sz w:val="24"/>
          <w:szCs w:val="24"/>
          <w:rPrChange w:id="1388" w:author="ghj" w:date="2018-05-25T14:12:00Z">
            <w:rPr>
              <w:rFonts w:ascii="Times New Roman" w:eastAsia="宋体" w:hAnsi="Times New Roman" w:cs="Times New Roman" w:hint="eastAsia"/>
              <w:kern w:val="0"/>
              <w:sz w:val="24"/>
              <w:szCs w:val="24"/>
            </w:rPr>
          </w:rPrChange>
        </w:rPr>
        <w:t>进行</w:t>
      </w:r>
      <w:r w:rsidR="00AD45E0" w:rsidRPr="002142C8">
        <w:rPr>
          <w:rFonts w:ascii="Times New Roman" w:eastAsia="宋体" w:hAnsi="Times New Roman" w:cs="Times New Roman"/>
          <w:kern w:val="0"/>
          <w:sz w:val="24"/>
          <w:szCs w:val="24"/>
          <w:rPrChange w:id="1389" w:author="ghj" w:date="2018-05-25T14:12:00Z">
            <w:rPr>
              <w:rFonts w:ascii="Times New Roman" w:eastAsia="宋体" w:hAnsi="Times New Roman" w:cs="Times New Roman" w:hint="eastAsia"/>
              <w:kern w:val="0"/>
              <w:sz w:val="24"/>
              <w:szCs w:val="24"/>
            </w:rPr>
          </w:rPrChange>
        </w:rPr>
        <w:t>lirc</w:t>
      </w:r>
      <w:r w:rsidR="00AD45E0" w:rsidRPr="002142C8">
        <w:rPr>
          <w:rFonts w:ascii="Times New Roman" w:eastAsia="宋体" w:hAnsi="Times New Roman" w:cs="Times New Roman"/>
          <w:kern w:val="0"/>
          <w:sz w:val="24"/>
          <w:szCs w:val="24"/>
          <w:rPrChange w:id="1390" w:author="ghj" w:date="2018-05-25T14:12:00Z">
            <w:rPr>
              <w:rFonts w:ascii="Times New Roman" w:eastAsia="宋体" w:hAnsi="Times New Roman" w:cs="Times New Roman" w:hint="eastAsia"/>
              <w:kern w:val="0"/>
              <w:sz w:val="24"/>
              <w:szCs w:val="24"/>
            </w:rPr>
          </w:rPrChange>
        </w:rPr>
        <w:t>的使用</w:t>
      </w:r>
    </w:p>
    <w:p w:rsidR="00A5118B" w:rsidRPr="002142C8" w:rsidRDefault="00A5118B" w:rsidP="00A5118B">
      <w:pPr>
        <w:ind w:firstLineChars="200" w:firstLine="480"/>
        <w:rPr>
          <w:rFonts w:ascii="Times New Roman" w:eastAsia="宋体" w:hAnsi="Times New Roman" w:cs="Times New Roman"/>
          <w:sz w:val="24"/>
          <w:szCs w:val="24"/>
          <w:rPrChange w:id="1391" w:author="ghj" w:date="2018-05-25T14:12:00Z">
            <w:rPr>
              <w:rFonts w:ascii="宋体" w:eastAsia="宋体" w:hAnsi="宋体"/>
              <w:sz w:val="24"/>
              <w:szCs w:val="24"/>
            </w:rPr>
          </w:rPrChange>
        </w:rPr>
      </w:pPr>
      <w:r w:rsidRPr="002142C8">
        <w:rPr>
          <w:rFonts w:ascii="Times New Roman" w:eastAsia="宋体" w:hAnsi="Times New Roman" w:cs="Times New Roman"/>
          <w:sz w:val="24"/>
          <w:szCs w:val="24"/>
          <w:rPrChange w:id="1392" w:author="ghj" w:date="2018-05-25T14:12:00Z">
            <w:rPr>
              <w:rFonts w:ascii="宋体" w:eastAsia="宋体" w:hAnsi="宋体" w:hint="eastAsia"/>
              <w:sz w:val="24"/>
              <w:szCs w:val="24"/>
            </w:rPr>
          </w:rPrChange>
        </w:rPr>
        <w:t>红外拓展板中红外接收器电路如图</w:t>
      </w:r>
      <w:r w:rsidRPr="002142C8">
        <w:rPr>
          <w:rFonts w:ascii="Times New Roman" w:eastAsia="宋体" w:hAnsi="Times New Roman" w:cs="Times New Roman"/>
          <w:sz w:val="24"/>
          <w:szCs w:val="24"/>
          <w:rPrChange w:id="1393" w:author="ghj" w:date="2018-05-25T14:12:00Z">
            <w:rPr>
              <w:rFonts w:ascii="宋体" w:eastAsia="宋体" w:hAnsi="宋体" w:hint="eastAsia"/>
              <w:sz w:val="24"/>
              <w:szCs w:val="24"/>
            </w:rPr>
          </w:rPrChange>
        </w:rPr>
        <w:t>4</w:t>
      </w:r>
      <w:r w:rsidR="00626A5F" w:rsidRPr="002142C8">
        <w:rPr>
          <w:rFonts w:ascii="Times New Roman" w:eastAsia="宋体" w:hAnsi="Times New Roman" w:cs="Times New Roman"/>
          <w:sz w:val="24"/>
          <w:szCs w:val="24"/>
          <w:rPrChange w:id="1394" w:author="ghj" w:date="2018-05-25T14:12:00Z">
            <w:rPr>
              <w:rFonts w:ascii="宋体" w:eastAsia="宋体" w:hAnsi="宋体"/>
              <w:sz w:val="24"/>
              <w:szCs w:val="24"/>
            </w:rPr>
          </w:rPrChange>
        </w:rPr>
        <w:t>.</w:t>
      </w:r>
      <w:r w:rsidRPr="002142C8">
        <w:rPr>
          <w:rFonts w:ascii="Times New Roman" w:eastAsia="宋体" w:hAnsi="Times New Roman" w:cs="Times New Roman"/>
          <w:sz w:val="24"/>
          <w:szCs w:val="24"/>
          <w:rPrChange w:id="1395" w:author="ghj" w:date="2018-05-25T14:12:00Z">
            <w:rPr>
              <w:rFonts w:ascii="宋体" w:eastAsia="宋体" w:hAnsi="宋体"/>
              <w:sz w:val="24"/>
              <w:szCs w:val="24"/>
            </w:rPr>
          </w:rPrChange>
        </w:rPr>
        <w:t>3</w:t>
      </w:r>
      <w:r w:rsidRPr="002142C8">
        <w:rPr>
          <w:rFonts w:ascii="Times New Roman" w:eastAsia="宋体" w:hAnsi="Times New Roman" w:cs="Times New Roman"/>
          <w:sz w:val="24"/>
          <w:szCs w:val="24"/>
          <w:rPrChange w:id="1396" w:author="ghj" w:date="2018-05-25T14:12:00Z">
            <w:rPr>
              <w:rFonts w:ascii="宋体" w:eastAsia="宋体" w:hAnsi="宋体" w:hint="eastAsia"/>
              <w:sz w:val="24"/>
              <w:szCs w:val="24"/>
            </w:rPr>
          </w:rPrChange>
        </w:rPr>
        <w:t>所示。</w:t>
      </w:r>
    </w:p>
    <w:p w:rsidR="00A5118B" w:rsidRPr="002142C8" w:rsidRDefault="00A12F27" w:rsidP="00A5118B">
      <w:pPr>
        <w:ind w:firstLineChars="200" w:firstLine="420"/>
        <w:rPr>
          <w:rFonts w:ascii="Times New Roman" w:eastAsia="宋体" w:hAnsi="Times New Roman" w:cs="Times New Roman"/>
          <w:sz w:val="24"/>
          <w:szCs w:val="24"/>
          <w:rPrChange w:id="1397" w:author="ghj" w:date="2018-05-25T14:12:00Z">
            <w:rPr>
              <w:rFonts w:ascii="宋体" w:eastAsia="宋体" w:hAnsi="宋体"/>
              <w:sz w:val="24"/>
              <w:szCs w:val="24"/>
            </w:rPr>
          </w:rPrChange>
        </w:rPr>
      </w:pPr>
      <w:r w:rsidRPr="002142C8">
        <w:rPr>
          <w:rFonts w:ascii="Times New Roman" w:hAnsi="Times New Roman" w:cs="Times New Roman"/>
          <w:noProof/>
          <w:rPrChange w:id="1398" w:author="ghj" w:date="2018-05-25T14:12:00Z">
            <w:rPr>
              <w:noProof/>
            </w:rPr>
          </w:rPrChange>
        </w:rPr>
        <w:drawing>
          <wp:anchor distT="0" distB="0" distL="114300" distR="114300" simplePos="0" relativeHeight="251661312" behindDoc="0" locked="0" layoutInCell="1" allowOverlap="1">
            <wp:simplePos x="0" y="0"/>
            <wp:positionH relativeFrom="column">
              <wp:posOffset>762000</wp:posOffset>
            </wp:positionH>
            <wp:positionV relativeFrom="paragraph">
              <wp:posOffset>50800</wp:posOffset>
            </wp:positionV>
            <wp:extent cx="3757930" cy="1746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57930" cy="1746250"/>
                    </a:xfrm>
                    <a:prstGeom prst="rect">
                      <a:avLst/>
                    </a:prstGeom>
                  </pic:spPr>
                </pic:pic>
              </a:graphicData>
            </a:graphic>
          </wp:anchor>
        </w:drawing>
      </w:r>
    </w:p>
    <w:p w:rsidR="00626A5F" w:rsidRPr="002142C8" w:rsidRDefault="00626A5F" w:rsidP="00626A5F">
      <w:pPr>
        <w:jc w:val="center"/>
        <w:rPr>
          <w:rFonts w:ascii="Times New Roman" w:eastAsia="黑体" w:hAnsi="Times New Roman" w:cs="Times New Roman"/>
          <w:b/>
          <w:szCs w:val="21"/>
          <w:rPrChange w:id="1399" w:author="ghj" w:date="2018-05-25T14:12:00Z">
            <w:rPr>
              <w:rFonts w:ascii="黑体" w:eastAsia="黑体" w:hAnsi="黑体"/>
              <w:b/>
              <w:szCs w:val="21"/>
            </w:rPr>
          </w:rPrChange>
        </w:rPr>
      </w:pPr>
      <w:r w:rsidRPr="002142C8">
        <w:rPr>
          <w:rFonts w:ascii="Times New Roman" w:eastAsia="黑体" w:hAnsi="Times New Roman" w:cs="Times New Roman"/>
          <w:b/>
          <w:szCs w:val="21"/>
          <w:rPrChange w:id="1400"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401" w:author="ghj" w:date="2018-05-25T14:12:00Z">
            <w:rPr>
              <w:rFonts w:ascii="黑体" w:eastAsia="黑体" w:hAnsi="黑体"/>
              <w:b/>
              <w:szCs w:val="21"/>
            </w:rPr>
          </w:rPrChange>
        </w:rPr>
        <w:t xml:space="preserve">.3 </w:t>
      </w:r>
      <w:r w:rsidRPr="002142C8">
        <w:rPr>
          <w:rFonts w:ascii="Times New Roman" w:eastAsia="黑体" w:hAnsi="Times New Roman" w:cs="Times New Roman"/>
          <w:b/>
          <w:szCs w:val="21"/>
          <w:rPrChange w:id="1402" w:author="ghj" w:date="2018-05-25T14:12:00Z">
            <w:rPr>
              <w:rFonts w:ascii="黑体" w:eastAsia="黑体" w:hAnsi="黑体" w:hint="eastAsia"/>
              <w:b/>
              <w:szCs w:val="21"/>
            </w:rPr>
          </w:rPrChange>
        </w:rPr>
        <w:t>红外接收电路</w:t>
      </w:r>
    </w:p>
    <w:p w:rsidR="00626A5F" w:rsidRPr="002142C8" w:rsidRDefault="00626A5F" w:rsidP="00626A5F">
      <w:pPr>
        <w:jc w:val="center"/>
        <w:rPr>
          <w:rFonts w:ascii="Times New Roman" w:eastAsia="黑体" w:hAnsi="Times New Roman" w:cs="Times New Roman"/>
          <w:b/>
          <w:szCs w:val="21"/>
          <w:rPrChange w:id="1403" w:author="ghj" w:date="2018-05-25T14:12:00Z">
            <w:rPr>
              <w:rFonts w:ascii="黑体" w:eastAsia="黑体" w:hAnsi="黑体"/>
              <w:b/>
              <w:szCs w:val="21"/>
            </w:rPr>
          </w:rPrChange>
        </w:rPr>
      </w:pPr>
    </w:p>
    <w:p w:rsidR="00626A5F" w:rsidRPr="002142C8" w:rsidRDefault="0068413D" w:rsidP="00626A5F">
      <w:pPr>
        <w:ind w:firstLineChars="200" w:firstLine="420"/>
        <w:rPr>
          <w:rFonts w:ascii="Times New Roman" w:eastAsia="宋体" w:hAnsi="Times New Roman" w:cs="Times New Roman"/>
          <w:sz w:val="24"/>
          <w:szCs w:val="24"/>
          <w:rPrChange w:id="1404" w:author="ghj" w:date="2018-05-25T14:12:00Z">
            <w:rPr>
              <w:rFonts w:ascii="宋体" w:eastAsia="宋体" w:hAnsi="宋体"/>
              <w:sz w:val="24"/>
              <w:szCs w:val="24"/>
            </w:rPr>
          </w:rPrChange>
        </w:rPr>
      </w:pPr>
      <w:r w:rsidRPr="002142C8">
        <w:rPr>
          <w:rFonts w:ascii="Times New Roman" w:hAnsi="Times New Roman" w:cs="Times New Roman"/>
          <w:noProof/>
          <w:rPrChange w:id="1405" w:author="ghj" w:date="2018-05-25T14:12:00Z">
            <w:rPr>
              <w:noProof/>
            </w:rPr>
          </w:rPrChange>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389890</wp:posOffset>
            </wp:positionV>
            <wp:extent cx="2781300" cy="2209800"/>
            <wp:effectExtent l="1905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1300" cy="2209800"/>
                    </a:xfrm>
                    <a:prstGeom prst="rect">
                      <a:avLst/>
                    </a:prstGeom>
                  </pic:spPr>
                </pic:pic>
              </a:graphicData>
            </a:graphic>
          </wp:anchor>
        </w:drawing>
      </w:r>
      <w:r w:rsidR="00626A5F" w:rsidRPr="002142C8">
        <w:rPr>
          <w:rFonts w:ascii="Times New Roman" w:eastAsia="宋体" w:hAnsi="Times New Roman" w:cs="Times New Roman"/>
          <w:sz w:val="24"/>
          <w:szCs w:val="24"/>
          <w:rPrChange w:id="1406" w:author="ghj" w:date="2018-05-25T14:12:00Z">
            <w:rPr>
              <w:rFonts w:ascii="宋体" w:eastAsia="宋体" w:hAnsi="宋体" w:hint="eastAsia"/>
              <w:sz w:val="24"/>
              <w:szCs w:val="24"/>
            </w:rPr>
          </w:rPrChange>
        </w:rPr>
        <w:t>红外拓展板中红外发射器</w:t>
      </w:r>
      <w:r w:rsidR="00DE2DB2" w:rsidRPr="002142C8">
        <w:rPr>
          <w:rFonts w:ascii="Times New Roman" w:eastAsia="宋体" w:hAnsi="Times New Roman" w:cs="Times New Roman"/>
          <w:sz w:val="24"/>
          <w:szCs w:val="24"/>
          <w:rPrChange w:id="1407" w:author="ghj" w:date="2018-05-25T14:12:00Z">
            <w:rPr>
              <w:rFonts w:ascii="宋体" w:eastAsia="宋体" w:hAnsi="宋体" w:hint="eastAsia"/>
              <w:sz w:val="24"/>
              <w:szCs w:val="24"/>
            </w:rPr>
          </w:rPrChange>
        </w:rPr>
        <w:t>的</w:t>
      </w:r>
      <w:r w:rsidR="00626A5F" w:rsidRPr="002142C8">
        <w:rPr>
          <w:rFonts w:ascii="Times New Roman" w:eastAsia="宋体" w:hAnsi="Times New Roman" w:cs="Times New Roman"/>
          <w:sz w:val="24"/>
          <w:szCs w:val="24"/>
          <w:rPrChange w:id="1408" w:author="ghj" w:date="2018-05-25T14:12:00Z">
            <w:rPr>
              <w:rFonts w:ascii="宋体" w:eastAsia="宋体" w:hAnsi="宋体" w:hint="eastAsia"/>
              <w:sz w:val="24"/>
              <w:szCs w:val="24"/>
            </w:rPr>
          </w:rPrChange>
        </w:rPr>
        <w:t>电路如图</w:t>
      </w:r>
      <w:r w:rsidR="00626A5F" w:rsidRPr="002142C8">
        <w:rPr>
          <w:rFonts w:ascii="Times New Roman" w:eastAsia="宋体" w:hAnsi="Times New Roman" w:cs="Times New Roman"/>
          <w:sz w:val="24"/>
          <w:szCs w:val="24"/>
          <w:rPrChange w:id="1409" w:author="ghj" w:date="2018-05-25T14:12:00Z">
            <w:rPr>
              <w:rFonts w:ascii="宋体" w:eastAsia="宋体" w:hAnsi="宋体" w:hint="eastAsia"/>
              <w:sz w:val="24"/>
              <w:szCs w:val="24"/>
            </w:rPr>
          </w:rPrChange>
        </w:rPr>
        <w:t>4</w:t>
      </w:r>
      <w:r w:rsidR="00626A5F" w:rsidRPr="002142C8">
        <w:rPr>
          <w:rFonts w:ascii="Times New Roman" w:eastAsia="宋体" w:hAnsi="Times New Roman" w:cs="Times New Roman"/>
          <w:sz w:val="24"/>
          <w:szCs w:val="24"/>
          <w:rPrChange w:id="1410" w:author="ghj" w:date="2018-05-25T14:12:00Z">
            <w:rPr>
              <w:rFonts w:ascii="宋体" w:eastAsia="宋体" w:hAnsi="宋体"/>
              <w:sz w:val="24"/>
              <w:szCs w:val="24"/>
            </w:rPr>
          </w:rPrChange>
        </w:rPr>
        <w:t>.</w:t>
      </w:r>
      <w:r w:rsidR="00626A5F" w:rsidRPr="002142C8">
        <w:rPr>
          <w:rFonts w:ascii="Times New Roman" w:eastAsia="宋体" w:hAnsi="Times New Roman" w:cs="Times New Roman"/>
          <w:sz w:val="24"/>
          <w:szCs w:val="24"/>
          <w:rPrChange w:id="1411" w:author="ghj" w:date="2018-05-25T14:12:00Z">
            <w:rPr>
              <w:rFonts w:ascii="宋体" w:eastAsia="宋体" w:hAnsi="宋体" w:hint="eastAsia"/>
              <w:sz w:val="24"/>
              <w:szCs w:val="24"/>
            </w:rPr>
          </w:rPrChange>
        </w:rPr>
        <w:t>4</w:t>
      </w:r>
      <w:r w:rsidR="00626A5F" w:rsidRPr="002142C8">
        <w:rPr>
          <w:rFonts w:ascii="Times New Roman" w:eastAsia="宋体" w:hAnsi="Times New Roman" w:cs="Times New Roman"/>
          <w:sz w:val="24"/>
          <w:szCs w:val="24"/>
          <w:rPrChange w:id="1412" w:author="ghj" w:date="2018-05-25T14:12:00Z">
            <w:rPr>
              <w:rFonts w:ascii="宋体" w:eastAsia="宋体" w:hAnsi="宋体" w:hint="eastAsia"/>
              <w:sz w:val="24"/>
              <w:szCs w:val="24"/>
            </w:rPr>
          </w:rPrChange>
        </w:rPr>
        <w:t>所示。</w:t>
      </w:r>
    </w:p>
    <w:p w:rsidR="00626A5F" w:rsidRPr="002142C8" w:rsidRDefault="00626A5F" w:rsidP="00626A5F">
      <w:pPr>
        <w:jc w:val="center"/>
        <w:rPr>
          <w:rFonts w:ascii="Times New Roman" w:eastAsia="黑体" w:hAnsi="Times New Roman" w:cs="Times New Roman"/>
          <w:b/>
          <w:szCs w:val="21"/>
          <w:rPrChange w:id="1413" w:author="ghj" w:date="2018-05-25T14:12:00Z">
            <w:rPr>
              <w:rFonts w:ascii="黑体" w:eastAsia="黑体" w:hAnsi="黑体"/>
              <w:b/>
              <w:szCs w:val="21"/>
            </w:rPr>
          </w:rPrChange>
        </w:rPr>
      </w:pPr>
    </w:p>
    <w:p w:rsidR="00626A5F" w:rsidRPr="002142C8" w:rsidRDefault="00626A5F" w:rsidP="00626A5F">
      <w:pPr>
        <w:jc w:val="center"/>
        <w:rPr>
          <w:rFonts w:ascii="Times New Roman" w:eastAsia="黑体" w:hAnsi="Times New Roman" w:cs="Times New Roman"/>
          <w:b/>
          <w:szCs w:val="21"/>
          <w:rPrChange w:id="1414" w:author="ghj" w:date="2018-05-25T14:12:00Z">
            <w:rPr>
              <w:rFonts w:ascii="黑体" w:eastAsia="黑体" w:hAnsi="黑体"/>
              <w:b/>
              <w:szCs w:val="21"/>
            </w:rPr>
          </w:rPrChange>
        </w:rPr>
      </w:pPr>
      <w:r w:rsidRPr="002142C8">
        <w:rPr>
          <w:rFonts w:ascii="Times New Roman" w:eastAsia="黑体" w:hAnsi="Times New Roman" w:cs="Times New Roman"/>
          <w:b/>
          <w:szCs w:val="21"/>
          <w:rPrChange w:id="1415"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416" w:author="ghj" w:date="2018-05-25T14:12:00Z">
            <w:rPr>
              <w:rFonts w:ascii="黑体" w:eastAsia="黑体" w:hAnsi="黑体"/>
              <w:b/>
              <w:szCs w:val="21"/>
            </w:rPr>
          </w:rPrChange>
        </w:rPr>
        <w:t>.</w:t>
      </w:r>
      <w:r w:rsidRPr="002142C8">
        <w:rPr>
          <w:rFonts w:ascii="Times New Roman" w:eastAsia="黑体" w:hAnsi="Times New Roman" w:cs="Times New Roman"/>
          <w:b/>
          <w:szCs w:val="21"/>
          <w:rPrChange w:id="1417"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418"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419" w:author="ghj" w:date="2018-05-25T14:12:00Z">
            <w:rPr>
              <w:rFonts w:ascii="黑体" w:eastAsia="黑体" w:hAnsi="黑体" w:hint="eastAsia"/>
              <w:b/>
              <w:szCs w:val="21"/>
            </w:rPr>
          </w:rPrChange>
        </w:rPr>
        <w:t>红外发射电路</w:t>
      </w:r>
    </w:p>
    <w:p w:rsidR="0011015B" w:rsidRPr="002142C8" w:rsidRDefault="0011015B" w:rsidP="0011015B">
      <w:pPr>
        <w:pStyle w:val="3"/>
        <w:rPr>
          <w:rFonts w:ascii="Times New Roman" w:hAnsi="Times New Roman" w:cs="Times New Roman"/>
          <w:rPrChange w:id="1420" w:author="ghj" w:date="2018-05-25T14:12:00Z">
            <w:rPr>
              <w:rFonts w:ascii="Times New Roman" w:hAnsi="Times New Roman" w:cs="Times New Roman"/>
            </w:rPr>
          </w:rPrChange>
        </w:rPr>
      </w:pPr>
      <w:r w:rsidRPr="002142C8">
        <w:rPr>
          <w:rFonts w:ascii="Times New Roman" w:hAnsi="Times New Roman" w:cs="Times New Roman"/>
          <w:rPrChange w:id="1421" w:author="ghj" w:date="2018-05-25T14:12:00Z">
            <w:rPr>
              <w:rFonts w:ascii="Times New Roman" w:hAnsi="Times New Roman" w:cs="Times New Roman"/>
            </w:rPr>
          </w:rPrChange>
        </w:rPr>
        <w:t>4.2</w:t>
      </w:r>
      <w:r w:rsidRPr="002142C8">
        <w:rPr>
          <w:rFonts w:ascii="Times New Roman" w:hAnsi="Times New Roman" w:cs="Times New Roman"/>
          <w:rPrChange w:id="1422" w:author="ghj" w:date="2018-05-25T14:12:00Z">
            <w:rPr>
              <w:rFonts w:ascii="Times New Roman" w:hAnsi="Times New Roman" w:cs="Times New Roman" w:hint="eastAsia"/>
            </w:rPr>
          </w:rPrChange>
        </w:rPr>
        <w:t>.</w:t>
      </w:r>
      <w:r w:rsidRPr="002142C8">
        <w:rPr>
          <w:rFonts w:ascii="Times New Roman" w:hAnsi="Times New Roman" w:cs="Times New Roman"/>
          <w:rPrChange w:id="1423" w:author="ghj" w:date="2018-05-25T14:12:00Z">
            <w:rPr>
              <w:rFonts w:ascii="Times New Roman" w:hAnsi="Times New Roman" w:cs="Times New Roman"/>
            </w:rPr>
          </w:rPrChange>
        </w:rPr>
        <w:t xml:space="preserve">2 </w:t>
      </w:r>
      <w:r w:rsidRPr="002142C8">
        <w:rPr>
          <w:rFonts w:ascii="Times New Roman" w:hAnsi="Times New Roman" w:cs="Times New Roman"/>
          <w:color w:val="FF0000"/>
          <w:rPrChange w:id="1424" w:author="ghj" w:date="2018-05-25T14:12:00Z">
            <w:rPr>
              <w:rFonts w:ascii="Times New Roman" w:hAnsi="Times New Roman" w:cs="Times New Roman" w:hint="eastAsia"/>
            </w:rPr>
          </w:rPrChange>
        </w:rPr>
        <w:t>红外协议之</w:t>
      </w:r>
      <w:r w:rsidRPr="002142C8">
        <w:rPr>
          <w:rFonts w:ascii="Times New Roman" w:hAnsi="Times New Roman" w:cs="Times New Roman"/>
          <w:color w:val="FF0000"/>
          <w:rPrChange w:id="1425" w:author="ghj" w:date="2018-05-25T14:12:00Z">
            <w:rPr>
              <w:rFonts w:ascii="Times New Roman" w:hAnsi="Times New Roman" w:cs="Times New Roman" w:hint="eastAsia"/>
            </w:rPr>
          </w:rPrChange>
        </w:rPr>
        <w:t>NEC</w:t>
      </w:r>
      <w:r w:rsidRPr="002142C8">
        <w:rPr>
          <w:rFonts w:ascii="Times New Roman" w:hAnsi="Times New Roman" w:cs="Times New Roman"/>
          <w:color w:val="FF0000"/>
          <w:rPrChange w:id="1426" w:author="ghj" w:date="2018-05-25T14:12:00Z">
            <w:rPr>
              <w:rFonts w:ascii="Times New Roman" w:hAnsi="Times New Roman" w:cs="Times New Roman" w:hint="eastAsia"/>
            </w:rPr>
          </w:rPrChange>
        </w:rPr>
        <w:t>协议</w:t>
      </w:r>
    </w:p>
    <w:p w:rsidR="00626A5F" w:rsidRPr="002142C8" w:rsidRDefault="00543A51" w:rsidP="00C56E7B">
      <w:pPr>
        <w:ind w:firstLineChars="200" w:firstLine="480"/>
        <w:rPr>
          <w:rFonts w:ascii="Times New Roman" w:eastAsia="宋体" w:hAnsi="Times New Roman" w:cs="Times New Roman"/>
          <w:sz w:val="24"/>
          <w:szCs w:val="24"/>
          <w:rPrChange w:id="1427"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428" w:author="ghj" w:date="2018-05-25T14:12:00Z">
            <w:rPr>
              <w:rFonts w:ascii="Times New Roman" w:eastAsia="宋体" w:hAnsi="Times New Roman" w:cs="Times New Roman" w:hint="eastAsia"/>
              <w:sz w:val="24"/>
              <w:szCs w:val="24"/>
            </w:rPr>
          </w:rPrChange>
        </w:rPr>
        <w:t>现在市面上的红外遥控器基本都是基于</w:t>
      </w:r>
      <w:r w:rsidRPr="002142C8">
        <w:rPr>
          <w:rFonts w:ascii="Times New Roman" w:eastAsia="宋体" w:hAnsi="Times New Roman" w:cs="Times New Roman"/>
          <w:sz w:val="24"/>
          <w:szCs w:val="24"/>
          <w:rPrChange w:id="1429" w:author="ghj" w:date="2018-05-25T14:12:00Z">
            <w:rPr>
              <w:rFonts w:ascii="Times New Roman" w:eastAsia="宋体" w:hAnsi="Times New Roman" w:cs="Times New Roman" w:hint="eastAsia"/>
              <w:sz w:val="24"/>
              <w:szCs w:val="24"/>
            </w:rPr>
          </w:rPrChange>
        </w:rPr>
        <w:t>NEC</w:t>
      </w:r>
      <w:r w:rsidRPr="002142C8">
        <w:rPr>
          <w:rFonts w:ascii="Times New Roman" w:eastAsia="宋体" w:hAnsi="Times New Roman" w:cs="Times New Roman"/>
          <w:sz w:val="24"/>
          <w:szCs w:val="24"/>
          <w:rPrChange w:id="1430" w:author="ghj" w:date="2018-05-25T14:12:00Z">
            <w:rPr>
              <w:rFonts w:ascii="Times New Roman" w:eastAsia="宋体" w:hAnsi="Times New Roman" w:cs="Times New Roman" w:hint="eastAsia"/>
              <w:sz w:val="24"/>
              <w:szCs w:val="24"/>
            </w:rPr>
          </w:rPrChange>
        </w:rPr>
        <w:t>协议的。</w:t>
      </w:r>
      <w:r w:rsidRPr="002142C8">
        <w:rPr>
          <w:rFonts w:ascii="Times New Roman" w:eastAsia="宋体" w:hAnsi="Times New Roman" w:cs="Times New Roman"/>
          <w:sz w:val="24"/>
          <w:szCs w:val="24"/>
          <w:rPrChange w:id="1431" w:author="ghj" w:date="2018-05-25T14:12:00Z">
            <w:rPr>
              <w:rFonts w:ascii="Times New Roman" w:eastAsia="宋体" w:hAnsi="Times New Roman" w:cs="Times New Roman" w:hint="eastAsia"/>
              <w:sz w:val="24"/>
              <w:szCs w:val="24"/>
            </w:rPr>
          </w:rPrChange>
        </w:rPr>
        <w:t>NEC</w:t>
      </w:r>
      <w:r w:rsidRPr="002142C8">
        <w:rPr>
          <w:rFonts w:ascii="Times New Roman" w:eastAsia="宋体" w:hAnsi="Times New Roman" w:cs="Times New Roman"/>
          <w:sz w:val="24"/>
          <w:szCs w:val="24"/>
          <w:rPrChange w:id="1432" w:author="ghj" w:date="2018-05-25T14:12:00Z">
            <w:rPr>
              <w:rFonts w:ascii="Times New Roman" w:eastAsia="宋体" w:hAnsi="Times New Roman" w:cs="Times New Roman" w:hint="eastAsia"/>
              <w:sz w:val="24"/>
              <w:szCs w:val="24"/>
            </w:rPr>
          </w:rPrChange>
        </w:rPr>
        <w:t>的载波为</w:t>
      </w:r>
      <w:r w:rsidRPr="002142C8">
        <w:rPr>
          <w:rFonts w:ascii="Times New Roman" w:eastAsia="宋体" w:hAnsi="Times New Roman" w:cs="Times New Roman"/>
          <w:sz w:val="24"/>
          <w:szCs w:val="24"/>
          <w:rPrChange w:id="1433" w:author="ghj" w:date="2018-05-25T14:12:00Z">
            <w:rPr>
              <w:rFonts w:ascii="Times New Roman" w:eastAsia="宋体" w:hAnsi="Times New Roman" w:cs="Times New Roman" w:hint="eastAsia"/>
              <w:sz w:val="24"/>
              <w:szCs w:val="24"/>
            </w:rPr>
          </w:rPrChange>
        </w:rPr>
        <w:t>3</w:t>
      </w:r>
      <w:r w:rsidRPr="002142C8">
        <w:rPr>
          <w:rFonts w:ascii="Times New Roman" w:eastAsia="宋体" w:hAnsi="Times New Roman" w:cs="Times New Roman"/>
          <w:sz w:val="24"/>
          <w:szCs w:val="24"/>
          <w:rPrChange w:id="1434" w:author="ghj" w:date="2018-05-25T14:12:00Z">
            <w:rPr>
              <w:rFonts w:ascii="Times New Roman" w:eastAsia="宋体" w:hAnsi="Times New Roman" w:cs="Times New Roman"/>
              <w:sz w:val="24"/>
              <w:szCs w:val="24"/>
            </w:rPr>
          </w:rPrChange>
        </w:rPr>
        <w:t>8</w:t>
      </w:r>
      <w:r w:rsidRPr="002142C8">
        <w:rPr>
          <w:rFonts w:ascii="Times New Roman" w:eastAsia="宋体" w:hAnsi="Times New Roman" w:cs="Times New Roman"/>
          <w:sz w:val="24"/>
          <w:szCs w:val="24"/>
          <w:rPrChange w:id="1435" w:author="ghj" w:date="2018-05-25T14:12:00Z">
            <w:rPr>
              <w:rFonts w:ascii="Times New Roman" w:eastAsia="宋体" w:hAnsi="Times New Roman" w:cs="Times New Roman" w:hint="eastAsia"/>
              <w:sz w:val="24"/>
              <w:szCs w:val="24"/>
            </w:rPr>
          </w:rPrChange>
        </w:rPr>
        <w:t>Khz</w:t>
      </w:r>
      <w:r w:rsidRPr="002142C8">
        <w:rPr>
          <w:rFonts w:ascii="Times New Roman" w:eastAsia="宋体" w:hAnsi="Times New Roman" w:cs="Times New Roman"/>
          <w:sz w:val="24"/>
          <w:szCs w:val="24"/>
          <w:rPrChange w:id="1436" w:author="ghj" w:date="2018-05-25T14:12:00Z">
            <w:rPr>
              <w:rFonts w:ascii="Times New Roman" w:eastAsia="宋体" w:hAnsi="Times New Roman" w:cs="Times New Roman" w:hint="eastAsia"/>
              <w:sz w:val="24"/>
              <w:szCs w:val="24"/>
            </w:rPr>
          </w:rPrChange>
        </w:rPr>
        <w:t>，</w:t>
      </w:r>
      <w:r w:rsidR="00C56E7B" w:rsidRPr="002142C8">
        <w:rPr>
          <w:rFonts w:ascii="Times New Roman" w:eastAsia="宋体" w:hAnsi="Times New Roman" w:cs="Times New Roman"/>
          <w:sz w:val="24"/>
          <w:szCs w:val="24"/>
          <w:rPrChange w:id="1437" w:author="ghj" w:date="2018-05-25T14:12:00Z">
            <w:rPr>
              <w:rFonts w:ascii="Times New Roman" w:eastAsia="宋体" w:hAnsi="Times New Roman" w:cs="Times New Roman" w:hint="eastAsia"/>
              <w:sz w:val="24"/>
              <w:szCs w:val="24"/>
            </w:rPr>
          </w:rPrChange>
        </w:rPr>
        <w:t>协议规定：</w:t>
      </w:r>
      <w:r w:rsidR="00C56E7B" w:rsidRPr="002142C8">
        <w:rPr>
          <w:rFonts w:ascii="Times New Roman" w:eastAsia="宋体" w:hAnsi="Times New Roman" w:cs="Times New Roman"/>
          <w:sz w:val="24"/>
          <w:szCs w:val="24"/>
          <w:rPrChange w:id="1438" w:author="ghj" w:date="2018-05-25T14:12:00Z">
            <w:rPr>
              <w:rFonts w:ascii="Times New Roman" w:eastAsia="宋体" w:hAnsi="Times New Roman" w:cs="Times New Roman"/>
              <w:sz w:val="24"/>
              <w:szCs w:val="24"/>
            </w:rPr>
          </w:rPrChange>
        </w:rPr>
        <w:t>Logic</w:t>
      </w:r>
      <w:proofErr w:type="gramStart"/>
      <w:r w:rsidR="00C56E7B" w:rsidRPr="002142C8">
        <w:rPr>
          <w:rFonts w:ascii="Times New Roman" w:eastAsia="宋体" w:hAnsi="Times New Roman" w:cs="Times New Roman"/>
          <w:sz w:val="24"/>
          <w:szCs w:val="24"/>
          <w:rPrChange w:id="1439" w:author="ghj" w:date="2018-05-25T14:12:00Z">
            <w:rPr>
              <w:rFonts w:ascii="Times New Roman" w:eastAsia="宋体" w:hAnsi="Times New Roman" w:cs="Times New Roman"/>
              <w:sz w:val="24"/>
              <w:szCs w:val="24"/>
            </w:rPr>
          </w:rPrChange>
        </w:rPr>
        <w:t>”</w:t>
      </w:r>
      <w:proofErr w:type="gramEnd"/>
      <w:r w:rsidR="00C56E7B" w:rsidRPr="002142C8">
        <w:rPr>
          <w:rFonts w:ascii="Times New Roman" w:eastAsia="宋体" w:hAnsi="Times New Roman" w:cs="Times New Roman"/>
          <w:sz w:val="24"/>
          <w:szCs w:val="24"/>
          <w:rPrChange w:id="1440" w:author="ghj" w:date="2018-05-25T14:12:00Z">
            <w:rPr>
              <w:rFonts w:ascii="Times New Roman" w:eastAsia="宋体" w:hAnsi="Times New Roman" w:cs="Times New Roman"/>
              <w:sz w:val="24"/>
              <w:szCs w:val="24"/>
            </w:rPr>
          </w:rPrChange>
        </w:rPr>
        <w:t>1”</w:t>
      </w:r>
      <w:r w:rsidR="00C56E7B" w:rsidRPr="002142C8">
        <w:rPr>
          <w:rFonts w:ascii="Times New Roman" w:eastAsia="宋体" w:hAnsi="Times New Roman" w:cs="Times New Roman"/>
          <w:sz w:val="24"/>
          <w:szCs w:val="24"/>
          <w:rPrChange w:id="1441" w:author="ghj" w:date="2018-05-25T14:12:00Z">
            <w:rPr>
              <w:rFonts w:ascii="Times New Roman" w:eastAsia="宋体" w:hAnsi="Times New Roman" w:cs="Times New Roman" w:hint="eastAsia"/>
              <w:sz w:val="24"/>
              <w:szCs w:val="24"/>
            </w:rPr>
          </w:rPrChange>
        </w:rPr>
        <w:t>时间为</w:t>
      </w:r>
      <w:r w:rsidR="00AD45E0" w:rsidRPr="002142C8">
        <w:rPr>
          <w:rFonts w:ascii="Times New Roman" w:eastAsia="宋体" w:hAnsi="Times New Roman" w:cs="Times New Roman"/>
          <w:sz w:val="24"/>
          <w:szCs w:val="24"/>
          <w:rPrChange w:id="1442" w:author="ghj" w:date="2018-05-25T14:12:00Z">
            <w:rPr>
              <w:rFonts w:ascii="Times New Roman" w:eastAsia="宋体" w:hAnsi="Times New Roman" w:cs="Times New Roman" w:hint="eastAsia"/>
              <w:sz w:val="24"/>
              <w:szCs w:val="24"/>
            </w:rPr>
          </w:rPrChange>
        </w:rPr>
        <w:t xml:space="preserve"> </w:t>
      </w:r>
      <w:r w:rsidR="00C56E7B" w:rsidRPr="002142C8">
        <w:rPr>
          <w:rFonts w:ascii="Times New Roman" w:eastAsia="宋体" w:hAnsi="Times New Roman" w:cs="Times New Roman"/>
          <w:sz w:val="24"/>
          <w:szCs w:val="24"/>
          <w:rPrChange w:id="1443" w:author="ghj" w:date="2018-05-25T14:12:00Z">
            <w:rPr>
              <w:rFonts w:ascii="Times New Roman" w:eastAsia="宋体" w:hAnsi="Times New Roman" w:cs="Times New Roman" w:hint="eastAsia"/>
              <w:sz w:val="24"/>
              <w:szCs w:val="24"/>
            </w:rPr>
          </w:rPrChange>
        </w:rPr>
        <w:t>2</w:t>
      </w:r>
      <w:r w:rsidR="00C56E7B" w:rsidRPr="002142C8">
        <w:rPr>
          <w:rFonts w:ascii="Times New Roman" w:eastAsia="宋体" w:hAnsi="Times New Roman" w:cs="Times New Roman"/>
          <w:sz w:val="24"/>
          <w:szCs w:val="24"/>
          <w:rPrChange w:id="1444" w:author="ghj" w:date="2018-05-25T14:12:00Z">
            <w:rPr>
              <w:rFonts w:ascii="Times New Roman" w:eastAsia="宋体" w:hAnsi="Times New Roman" w:cs="Times New Roman"/>
              <w:sz w:val="24"/>
              <w:szCs w:val="24"/>
            </w:rPr>
          </w:rPrChange>
        </w:rPr>
        <w:t>.25</w:t>
      </w:r>
      <w:r w:rsidR="00AD45E0" w:rsidRPr="002142C8">
        <w:rPr>
          <w:rFonts w:ascii="Times New Roman" w:eastAsia="宋体" w:hAnsi="Times New Roman" w:cs="Times New Roman"/>
          <w:sz w:val="24"/>
          <w:szCs w:val="24"/>
          <w:rPrChange w:id="1445" w:author="ghj" w:date="2018-05-25T14:12:00Z">
            <w:rPr>
              <w:rFonts w:ascii="Times New Roman" w:eastAsia="宋体" w:hAnsi="Times New Roman" w:cs="Times New Roman"/>
              <w:sz w:val="24"/>
              <w:szCs w:val="24"/>
            </w:rPr>
          </w:rPrChange>
        </w:rPr>
        <w:t xml:space="preserve"> </w:t>
      </w:r>
      <w:r w:rsidR="00C56E7B" w:rsidRPr="002142C8">
        <w:rPr>
          <w:rFonts w:ascii="Times New Roman" w:eastAsia="宋体" w:hAnsi="Times New Roman" w:cs="Times New Roman"/>
          <w:sz w:val="24"/>
          <w:szCs w:val="24"/>
          <w:rPrChange w:id="1446" w:author="ghj" w:date="2018-05-25T14:12:00Z">
            <w:rPr>
              <w:rFonts w:ascii="Times New Roman" w:eastAsia="宋体" w:hAnsi="Times New Roman" w:cs="Times New Roman" w:hint="eastAsia"/>
              <w:sz w:val="24"/>
              <w:szCs w:val="24"/>
            </w:rPr>
          </w:rPrChange>
        </w:rPr>
        <w:t>ms</w:t>
      </w:r>
      <w:r w:rsidR="00C56E7B" w:rsidRPr="002142C8">
        <w:rPr>
          <w:rFonts w:ascii="Times New Roman" w:eastAsia="宋体" w:hAnsi="Times New Roman" w:cs="Times New Roman"/>
          <w:sz w:val="24"/>
          <w:szCs w:val="24"/>
          <w:rPrChange w:id="1447" w:author="ghj" w:date="2018-05-25T14:12:00Z">
            <w:rPr>
              <w:rFonts w:ascii="Times New Roman" w:eastAsia="宋体" w:hAnsi="Times New Roman" w:cs="Times New Roman" w:hint="eastAsia"/>
              <w:sz w:val="24"/>
              <w:szCs w:val="24"/>
            </w:rPr>
          </w:rPrChange>
        </w:rPr>
        <w:t>，</w:t>
      </w:r>
      <w:r w:rsidR="00C56E7B" w:rsidRPr="002142C8">
        <w:rPr>
          <w:rFonts w:ascii="Times New Roman" w:eastAsia="宋体" w:hAnsi="Times New Roman" w:cs="Times New Roman"/>
          <w:sz w:val="24"/>
          <w:szCs w:val="24"/>
          <w:rPrChange w:id="1448" w:author="ghj" w:date="2018-05-25T14:12:00Z">
            <w:rPr>
              <w:rFonts w:ascii="Times New Roman" w:eastAsia="宋体" w:hAnsi="Times New Roman" w:cs="Times New Roman" w:hint="eastAsia"/>
              <w:sz w:val="24"/>
              <w:szCs w:val="24"/>
            </w:rPr>
          </w:rPrChange>
        </w:rPr>
        <w:t xml:space="preserve"> Logic</w:t>
      </w:r>
      <w:r w:rsidR="00C56E7B" w:rsidRPr="002142C8">
        <w:rPr>
          <w:rFonts w:ascii="Times New Roman" w:eastAsia="宋体" w:hAnsi="Times New Roman" w:cs="Times New Roman"/>
          <w:sz w:val="24"/>
          <w:szCs w:val="24"/>
          <w:rPrChange w:id="1449" w:author="ghj" w:date="2018-05-25T14:12:00Z">
            <w:rPr>
              <w:rFonts w:ascii="Times New Roman" w:eastAsia="宋体" w:hAnsi="Times New Roman" w:cs="Times New Roman"/>
              <w:sz w:val="24"/>
              <w:szCs w:val="24"/>
            </w:rPr>
          </w:rPrChange>
        </w:rPr>
        <w:t>”0”</w:t>
      </w:r>
      <w:r w:rsidR="00C56E7B" w:rsidRPr="002142C8">
        <w:rPr>
          <w:rFonts w:ascii="Times New Roman" w:eastAsia="宋体" w:hAnsi="Times New Roman" w:cs="Times New Roman"/>
          <w:sz w:val="24"/>
          <w:szCs w:val="24"/>
          <w:rPrChange w:id="1450" w:author="ghj" w:date="2018-05-25T14:12:00Z">
            <w:rPr>
              <w:rFonts w:ascii="Times New Roman" w:eastAsia="宋体" w:hAnsi="Times New Roman" w:cs="Times New Roman" w:hint="eastAsia"/>
              <w:sz w:val="24"/>
              <w:szCs w:val="24"/>
            </w:rPr>
          </w:rPrChange>
        </w:rPr>
        <w:t>时间为</w:t>
      </w:r>
      <w:r w:rsidR="00C56E7B" w:rsidRPr="002142C8">
        <w:rPr>
          <w:rFonts w:ascii="Times New Roman" w:eastAsia="宋体" w:hAnsi="Times New Roman" w:cs="Times New Roman"/>
          <w:sz w:val="24"/>
          <w:szCs w:val="24"/>
          <w:rPrChange w:id="1451" w:author="ghj" w:date="2018-05-25T14:12:00Z">
            <w:rPr>
              <w:rFonts w:ascii="Times New Roman" w:eastAsia="宋体" w:hAnsi="Times New Roman" w:cs="Times New Roman" w:hint="eastAsia"/>
              <w:sz w:val="24"/>
              <w:szCs w:val="24"/>
            </w:rPr>
          </w:rPrChange>
        </w:rPr>
        <w:t>1</w:t>
      </w:r>
      <w:r w:rsidR="00C56E7B" w:rsidRPr="002142C8">
        <w:rPr>
          <w:rFonts w:ascii="Times New Roman" w:eastAsia="宋体" w:hAnsi="Times New Roman" w:cs="Times New Roman"/>
          <w:sz w:val="24"/>
          <w:szCs w:val="24"/>
          <w:rPrChange w:id="1452" w:author="ghj" w:date="2018-05-25T14:12:00Z">
            <w:rPr>
              <w:rFonts w:ascii="Times New Roman" w:eastAsia="宋体" w:hAnsi="Times New Roman" w:cs="Times New Roman"/>
              <w:sz w:val="24"/>
              <w:szCs w:val="24"/>
            </w:rPr>
          </w:rPrChange>
        </w:rPr>
        <w:t>.12</w:t>
      </w:r>
      <w:r w:rsidR="00C56E7B" w:rsidRPr="002142C8">
        <w:rPr>
          <w:rFonts w:ascii="Times New Roman" w:eastAsia="宋体" w:hAnsi="Times New Roman" w:cs="Times New Roman"/>
          <w:sz w:val="24"/>
          <w:szCs w:val="24"/>
          <w:rPrChange w:id="1453" w:author="ghj" w:date="2018-05-25T14:12:00Z">
            <w:rPr>
              <w:rFonts w:ascii="Times New Roman" w:eastAsia="宋体" w:hAnsi="Times New Roman" w:cs="Times New Roman" w:hint="eastAsia"/>
              <w:sz w:val="24"/>
              <w:szCs w:val="24"/>
            </w:rPr>
          </w:rPrChange>
        </w:rPr>
        <w:t>ms</w:t>
      </w:r>
      <w:r w:rsidR="00C56E7B" w:rsidRPr="002142C8">
        <w:rPr>
          <w:rFonts w:ascii="Times New Roman" w:eastAsia="宋体" w:hAnsi="Times New Roman" w:cs="Times New Roman"/>
          <w:sz w:val="24"/>
          <w:szCs w:val="24"/>
          <w:rPrChange w:id="1454" w:author="ghj" w:date="2018-05-25T14:12:00Z">
            <w:rPr>
              <w:rFonts w:ascii="Times New Roman" w:eastAsia="宋体" w:hAnsi="Times New Roman" w:cs="Times New Roman" w:hint="eastAsia"/>
              <w:sz w:val="24"/>
              <w:szCs w:val="24"/>
            </w:rPr>
          </w:rPrChange>
        </w:rPr>
        <w:t>，其中不管是</w:t>
      </w:r>
      <w:r w:rsidR="00C56E7B" w:rsidRPr="002142C8">
        <w:rPr>
          <w:rFonts w:ascii="Times New Roman" w:eastAsia="宋体" w:hAnsi="Times New Roman" w:cs="Times New Roman"/>
          <w:sz w:val="24"/>
          <w:szCs w:val="24"/>
          <w:rPrChange w:id="1455" w:author="ghj" w:date="2018-05-25T14:12:00Z">
            <w:rPr>
              <w:rFonts w:ascii="Times New Roman" w:eastAsia="宋体" w:hAnsi="Times New Roman" w:cs="Times New Roman" w:hint="eastAsia"/>
              <w:sz w:val="24"/>
              <w:szCs w:val="24"/>
            </w:rPr>
          </w:rPrChange>
        </w:rPr>
        <w:t>Logic</w:t>
      </w:r>
      <w:r w:rsidR="00C56E7B" w:rsidRPr="002142C8">
        <w:rPr>
          <w:rFonts w:ascii="Times New Roman" w:eastAsia="宋体" w:hAnsi="Times New Roman" w:cs="Times New Roman"/>
          <w:sz w:val="24"/>
          <w:szCs w:val="24"/>
          <w:rPrChange w:id="1456" w:author="ghj" w:date="2018-05-25T14:12:00Z">
            <w:rPr>
              <w:rFonts w:ascii="Times New Roman" w:eastAsia="宋体" w:hAnsi="Times New Roman" w:cs="Times New Roman"/>
              <w:sz w:val="24"/>
              <w:szCs w:val="24"/>
            </w:rPr>
          </w:rPrChange>
        </w:rPr>
        <w:t>”1”</w:t>
      </w:r>
      <w:r w:rsidR="00C56E7B" w:rsidRPr="002142C8">
        <w:rPr>
          <w:rFonts w:ascii="Times New Roman" w:eastAsia="宋体" w:hAnsi="Times New Roman" w:cs="Times New Roman"/>
          <w:sz w:val="24"/>
          <w:szCs w:val="24"/>
          <w:rPrChange w:id="1457" w:author="ghj" w:date="2018-05-25T14:12:00Z">
            <w:rPr>
              <w:rFonts w:ascii="Times New Roman" w:eastAsia="宋体" w:hAnsi="Times New Roman" w:cs="Times New Roman" w:hint="eastAsia"/>
              <w:sz w:val="24"/>
              <w:szCs w:val="24"/>
            </w:rPr>
          </w:rPrChange>
        </w:rPr>
        <w:t>还是</w:t>
      </w:r>
      <w:r w:rsidR="00C56E7B" w:rsidRPr="002142C8">
        <w:rPr>
          <w:rFonts w:ascii="Times New Roman" w:eastAsia="宋体" w:hAnsi="Times New Roman" w:cs="Times New Roman"/>
          <w:sz w:val="24"/>
          <w:szCs w:val="24"/>
          <w:rPrChange w:id="1458" w:author="ghj" w:date="2018-05-25T14:12:00Z">
            <w:rPr>
              <w:rFonts w:ascii="Times New Roman" w:eastAsia="宋体" w:hAnsi="Times New Roman" w:cs="Times New Roman" w:hint="eastAsia"/>
              <w:sz w:val="24"/>
              <w:szCs w:val="24"/>
            </w:rPr>
          </w:rPrChange>
        </w:rPr>
        <w:t>Logic</w:t>
      </w:r>
      <w:r w:rsidR="00C56E7B" w:rsidRPr="002142C8">
        <w:rPr>
          <w:rFonts w:ascii="Times New Roman" w:eastAsia="宋体" w:hAnsi="Times New Roman" w:cs="Times New Roman"/>
          <w:sz w:val="24"/>
          <w:szCs w:val="24"/>
          <w:rPrChange w:id="1459" w:author="ghj" w:date="2018-05-25T14:12:00Z">
            <w:rPr>
              <w:rFonts w:ascii="Times New Roman" w:eastAsia="宋体" w:hAnsi="Times New Roman" w:cs="Times New Roman"/>
              <w:sz w:val="24"/>
              <w:szCs w:val="24"/>
            </w:rPr>
          </w:rPrChange>
        </w:rPr>
        <w:t>”0”</w:t>
      </w:r>
      <w:r w:rsidR="00C56E7B" w:rsidRPr="002142C8">
        <w:rPr>
          <w:rFonts w:ascii="Times New Roman" w:eastAsia="宋体" w:hAnsi="Times New Roman" w:cs="Times New Roman"/>
          <w:sz w:val="24"/>
          <w:szCs w:val="24"/>
          <w:rPrChange w:id="1460" w:author="ghj" w:date="2018-05-25T14:12:00Z">
            <w:rPr>
              <w:rFonts w:ascii="Times New Roman" w:eastAsia="宋体" w:hAnsi="Times New Roman" w:cs="Times New Roman" w:hint="eastAsia"/>
              <w:sz w:val="24"/>
              <w:szCs w:val="24"/>
            </w:rPr>
          </w:rPrChange>
        </w:rPr>
        <w:t>脉冲时间都为</w:t>
      </w:r>
      <w:r w:rsidR="00C56E7B" w:rsidRPr="002142C8">
        <w:rPr>
          <w:rFonts w:ascii="Times New Roman" w:eastAsia="宋体" w:hAnsi="Times New Roman" w:cs="Times New Roman"/>
          <w:sz w:val="24"/>
          <w:szCs w:val="24"/>
          <w:rPrChange w:id="1461" w:author="ghj" w:date="2018-05-25T14:12:00Z">
            <w:rPr>
              <w:rFonts w:ascii="Times New Roman" w:eastAsia="宋体" w:hAnsi="Times New Roman" w:cs="Times New Roman" w:hint="eastAsia"/>
              <w:sz w:val="24"/>
              <w:szCs w:val="24"/>
            </w:rPr>
          </w:rPrChange>
        </w:rPr>
        <w:t>5</w:t>
      </w:r>
      <w:r w:rsidR="00C56E7B" w:rsidRPr="002142C8">
        <w:rPr>
          <w:rFonts w:ascii="Times New Roman" w:eastAsia="宋体" w:hAnsi="Times New Roman" w:cs="Times New Roman"/>
          <w:sz w:val="24"/>
          <w:szCs w:val="24"/>
          <w:rPrChange w:id="1462" w:author="ghj" w:date="2018-05-25T14:12:00Z">
            <w:rPr>
              <w:rFonts w:ascii="Times New Roman" w:eastAsia="宋体" w:hAnsi="Times New Roman" w:cs="Times New Roman"/>
              <w:sz w:val="24"/>
              <w:szCs w:val="24"/>
            </w:rPr>
          </w:rPrChange>
        </w:rPr>
        <w:t>60</w:t>
      </w:r>
      <w:r w:rsidR="00C56E7B" w:rsidRPr="002142C8">
        <w:rPr>
          <w:rFonts w:ascii="Times New Roman" w:eastAsia="宋体" w:hAnsi="Times New Roman" w:cs="Times New Roman"/>
          <w:sz w:val="24"/>
          <w:szCs w:val="24"/>
          <w:rPrChange w:id="1463" w:author="ghj" w:date="2018-05-25T14:12:00Z">
            <w:rPr>
              <w:rFonts w:ascii="Times New Roman" w:eastAsia="宋体" w:hAnsi="Times New Roman" w:cs="Times New Roman" w:hint="eastAsia"/>
              <w:sz w:val="24"/>
              <w:szCs w:val="24"/>
            </w:rPr>
          </w:rPrChange>
        </w:rPr>
        <w:t>us</w:t>
      </w:r>
      <w:r w:rsidR="00C56E7B" w:rsidRPr="002142C8">
        <w:rPr>
          <w:rFonts w:ascii="Times New Roman" w:eastAsia="宋体" w:hAnsi="Times New Roman" w:cs="Times New Roman"/>
          <w:sz w:val="24"/>
          <w:szCs w:val="24"/>
          <w:rPrChange w:id="1464" w:author="ghj" w:date="2018-05-25T14:12:00Z">
            <w:rPr>
              <w:rFonts w:ascii="Times New Roman" w:eastAsia="宋体" w:hAnsi="Times New Roman" w:cs="Times New Roman" w:hint="eastAsia"/>
              <w:sz w:val="24"/>
              <w:szCs w:val="24"/>
            </w:rPr>
          </w:rPrChange>
        </w:rPr>
        <w:t>。如图</w:t>
      </w:r>
      <w:r w:rsidR="00C56E7B" w:rsidRPr="002142C8">
        <w:rPr>
          <w:rFonts w:ascii="Times New Roman" w:eastAsia="宋体" w:hAnsi="Times New Roman" w:cs="Times New Roman"/>
          <w:sz w:val="24"/>
          <w:szCs w:val="24"/>
          <w:rPrChange w:id="1465" w:author="ghj" w:date="2018-05-25T14:12:00Z">
            <w:rPr>
              <w:rFonts w:ascii="Times New Roman" w:eastAsia="宋体" w:hAnsi="Times New Roman" w:cs="Times New Roman" w:hint="eastAsia"/>
              <w:sz w:val="24"/>
              <w:szCs w:val="24"/>
            </w:rPr>
          </w:rPrChange>
        </w:rPr>
        <w:t>4</w:t>
      </w:r>
      <w:r w:rsidR="00C56E7B" w:rsidRPr="002142C8">
        <w:rPr>
          <w:rFonts w:ascii="Times New Roman" w:eastAsia="宋体" w:hAnsi="Times New Roman" w:cs="Times New Roman"/>
          <w:sz w:val="24"/>
          <w:szCs w:val="24"/>
          <w:rPrChange w:id="1466" w:author="ghj" w:date="2018-05-25T14:12:00Z">
            <w:rPr>
              <w:rFonts w:ascii="Times New Roman" w:eastAsia="宋体" w:hAnsi="Times New Roman" w:cs="Times New Roman"/>
              <w:sz w:val="24"/>
              <w:szCs w:val="24"/>
            </w:rPr>
          </w:rPrChange>
        </w:rPr>
        <w:t>.5</w:t>
      </w:r>
      <w:r w:rsidR="00C56E7B" w:rsidRPr="002142C8">
        <w:rPr>
          <w:rFonts w:ascii="Times New Roman" w:eastAsia="宋体" w:hAnsi="Times New Roman" w:cs="Times New Roman"/>
          <w:sz w:val="24"/>
          <w:szCs w:val="24"/>
          <w:rPrChange w:id="1467" w:author="ghj" w:date="2018-05-25T14:12:00Z">
            <w:rPr>
              <w:rFonts w:ascii="Times New Roman" w:eastAsia="宋体" w:hAnsi="Times New Roman" w:cs="Times New Roman" w:hint="eastAsia"/>
              <w:sz w:val="24"/>
              <w:szCs w:val="24"/>
            </w:rPr>
          </w:rPrChange>
        </w:rPr>
        <w:t>所示。</w:t>
      </w:r>
    </w:p>
    <w:p w:rsidR="00C56E7B" w:rsidRPr="002142C8" w:rsidRDefault="00C56E7B" w:rsidP="00C56E7B">
      <w:pPr>
        <w:jc w:val="center"/>
        <w:rPr>
          <w:rFonts w:ascii="Times New Roman" w:eastAsia="宋体" w:hAnsi="Times New Roman" w:cs="Times New Roman"/>
          <w:sz w:val="24"/>
          <w:szCs w:val="24"/>
          <w:rPrChange w:id="1468" w:author="ghj" w:date="2018-05-25T14:12:00Z">
            <w:rPr>
              <w:rFonts w:ascii="宋体" w:eastAsia="宋体" w:hAnsi="宋体"/>
              <w:sz w:val="24"/>
              <w:szCs w:val="24"/>
            </w:rPr>
          </w:rPrChange>
        </w:rPr>
      </w:pPr>
      <w:r w:rsidRPr="002142C8">
        <w:rPr>
          <w:rFonts w:ascii="Times New Roman" w:hAnsi="Times New Roman" w:cs="Times New Roman"/>
          <w:noProof/>
          <w:rPrChange w:id="1469" w:author="ghj" w:date="2018-05-25T14:12:00Z">
            <w:rPr>
              <w:noProof/>
            </w:rPr>
          </w:rPrChange>
        </w:rPr>
        <w:lastRenderedPageBreak/>
        <w:drawing>
          <wp:inline distT="0" distB="0" distL="0" distR="0">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498965" cy="1286425"/>
                    </a:xfrm>
                    <a:prstGeom prst="rect">
                      <a:avLst/>
                    </a:prstGeom>
                  </pic:spPr>
                </pic:pic>
              </a:graphicData>
            </a:graphic>
          </wp:inline>
        </w:drawing>
      </w:r>
    </w:p>
    <w:p w:rsidR="00C56E7B" w:rsidRPr="002142C8" w:rsidRDefault="00C56E7B" w:rsidP="00C56E7B">
      <w:pPr>
        <w:jc w:val="center"/>
        <w:rPr>
          <w:rFonts w:ascii="Times New Roman" w:eastAsia="黑体" w:hAnsi="Times New Roman" w:cs="Times New Roman"/>
          <w:b/>
          <w:szCs w:val="21"/>
          <w:rPrChange w:id="1470" w:author="ghj" w:date="2018-05-25T14:12:00Z">
            <w:rPr>
              <w:rFonts w:ascii="黑体" w:eastAsia="黑体" w:hAnsi="黑体"/>
              <w:b/>
              <w:szCs w:val="21"/>
            </w:rPr>
          </w:rPrChange>
        </w:rPr>
      </w:pPr>
      <w:r w:rsidRPr="002142C8">
        <w:rPr>
          <w:rFonts w:ascii="Times New Roman" w:eastAsia="黑体" w:hAnsi="Times New Roman" w:cs="Times New Roman"/>
          <w:b/>
          <w:szCs w:val="21"/>
          <w:rPrChange w:id="1471"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472" w:author="ghj" w:date="2018-05-25T14:12:00Z">
            <w:rPr>
              <w:rFonts w:ascii="黑体" w:eastAsia="黑体" w:hAnsi="黑体"/>
              <w:b/>
              <w:szCs w:val="21"/>
            </w:rPr>
          </w:rPrChange>
        </w:rPr>
        <w:t>.</w:t>
      </w:r>
      <w:r w:rsidR="00CE30FF" w:rsidRPr="002142C8">
        <w:rPr>
          <w:rFonts w:ascii="Times New Roman" w:eastAsia="黑体" w:hAnsi="Times New Roman" w:cs="Times New Roman"/>
          <w:b/>
          <w:szCs w:val="21"/>
          <w:rPrChange w:id="1473" w:author="ghj" w:date="2018-05-25T14:12:00Z">
            <w:rPr>
              <w:rFonts w:ascii="黑体" w:eastAsia="黑体" w:hAnsi="黑体"/>
              <w:b/>
              <w:szCs w:val="21"/>
            </w:rPr>
          </w:rPrChange>
        </w:rPr>
        <w:t>5</w:t>
      </w:r>
      <w:r w:rsidRPr="002142C8">
        <w:rPr>
          <w:rFonts w:ascii="Times New Roman" w:eastAsia="黑体" w:hAnsi="Times New Roman" w:cs="Times New Roman"/>
          <w:b/>
          <w:szCs w:val="21"/>
          <w:rPrChange w:id="1474"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475" w:author="ghj" w:date="2018-05-25T14:12:00Z">
            <w:rPr>
              <w:rFonts w:ascii="黑体" w:eastAsia="黑体" w:hAnsi="黑体" w:hint="eastAsia"/>
              <w:b/>
              <w:szCs w:val="21"/>
            </w:rPr>
          </w:rPrChange>
        </w:rPr>
        <w:t>NEC</w:t>
      </w:r>
      <w:r w:rsidRPr="002142C8">
        <w:rPr>
          <w:rFonts w:ascii="Times New Roman" w:eastAsia="黑体" w:hAnsi="Times New Roman" w:cs="Times New Roman"/>
          <w:b/>
          <w:szCs w:val="21"/>
          <w:rPrChange w:id="1476" w:author="ghj" w:date="2018-05-25T14:12:00Z">
            <w:rPr>
              <w:rFonts w:ascii="黑体" w:eastAsia="黑体" w:hAnsi="黑体" w:hint="eastAsia"/>
              <w:b/>
              <w:szCs w:val="21"/>
            </w:rPr>
          </w:rPrChange>
        </w:rPr>
        <w:t>协议逻辑</w:t>
      </w:r>
      <w:r w:rsidRPr="002142C8">
        <w:rPr>
          <w:rFonts w:ascii="Times New Roman" w:eastAsia="黑体" w:hAnsi="Times New Roman" w:cs="Times New Roman"/>
          <w:b/>
          <w:szCs w:val="21"/>
          <w:rPrChange w:id="1477" w:author="ghj" w:date="2018-05-25T14:12:00Z">
            <w:rPr>
              <w:rFonts w:ascii="黑体" w:eastAsia="黑体" w:hAnsi="黑体" w:hint="eastAsia"/>
              <w:b/>
              <w:szCs w:val="21"/>
            </w:rPr>
          </w:rPrChange>
        </w:rPr>
        <w:t>0</w:t>
      </w:r>
      <w:r w:rsidRPr="002142C8">
        <w:rPr>
          <w:rFonts w:ascii="Times New Roman" w:eastAsia="黑体" w:hAnsi="Times New Roman" w:cs="Times New Roman"/>
          <w:b/>
          <w:szCs w:val="21"/>
          <w:rPrChange w:id="1478" w:author="ghj" w:date="2018-05-25T14:12:00Z">
            <w:rPr>
              <w:rFonts w:ascii="黑体" w:eastAsia="黑体" w:hAnsi="黑体"/>
              <w:b/>
              <w:szCs w:val="21"/>
            </w:rPr>
          </w:rPrChange>
        </w:rPr>
        <w:t>1</w:t>
      </w:r>
      <w:r w:rsidRPr="002142C8">
        <w:rPr>
          <w:rFonts w:ascii="Times New Roman" w:eastAsia="黑体" w:hAnsi="Times New Roman" w:cs="Times New Roman"/>
          <w:b/>
          <w:szCs w:val="21"/>
          <w:rPrChange w:id="1479" w:author="ghj" w:date="2018-05-25T14:12:00Z">
            <w:rPr>
              <w:rFonts w:ascii="黑体" w:eastAsia="黑体" w:hAnsi="黑体" w:hint="eastAsia"/>
              <w:b/>
              <w:szCs w:val="21"/>
            </w:rPr>
          </w:rPrChange>
        </w:rPr>
        <w:t>示意图</w:t>
      </w:r>
    </w:p>
    <w:p w:rsidR="00C56E7B" w:rsidRPr="002142C8" w:rsidRDefault="001C21C0" w:rsidP="001C21C0">
      <w:pPr>
        <w:ind w:firstLineChars="200" w:firstLine="480"/>
        <w:rPr>
          <w:rFonts w:ascii="Times New Roman" w:eastAsia="宋体" w:hAnsi="Times New Roman" w:cs="Times New Roman"/>
          <w:color w:val="000000" w:themeColor="text1"/>
          <w:sz w:val="24"/>
          <w:szCs w:val="24"/>
          <w:rPrChange w:id="1480" w:author="ghj" w:date="2018-05-25T14:12:00Z">
            <w:rPr>
              <w:rFonts w:ascii="Times New Roman" w:eastAsia="宋体" w:hAnsi="Times New Roman" w:cs="Times New Roman"/>
              <w:color w:val="000000" w:themeColor="text1"/>
              <w:sz w:val="24"/>
              <w:szCs w:val="24"/>
            </w:rPr>
          </w:rPrChange>
        </w:rPr>
      </w:pPr>
      <w:r w:rsidRPr="002142C8">
        <w:rPr>
          <w:rFonts w:ascii="Times New Roman" w:eastAsia="宋体" w:hAnsi="Times New Roman" w:cs="Times New Roman"/>
          <w:color w:val="000000" w:themeColor="text1"/>
          <w:sz w:val="24"/>
          <w:szCs w:val="24"/>
          <w:rPrChange w:id="1481" w:author="ghj" w:date="2018-05-25T14:12:00Z">
            <w:rPr>
              <w:rFonts w:ascii="宋体" w:eastAsia="宋体" w:hAnsi="宋体" w:hint="eastAsia"/>
              <w:color w:val="000000" w:themeColor="text1"/>
              <w:sz w:val="24"/>
              <w:szCs w:val="24"/>
            </w:rPr>
          </w:rPrChange>
        </w:rPr>
        <w:t>NEC</w:t>
      </w:r>
      <w:r w:rsidRPr="002142C8">
        <w:rPr>
          <w:rFonts w:ascii="Times New Roman" w:eastAsia="宋体" w:hAnsi="Times New Roman" w:cs="Times New Roman"/>
          <w:color w:val="000000" w:themeColor="text1"/>
          <w:sz w:val="24"/>
          <w:szCs w:val="24"/>
          <w:rPrChange w:id="1482" w:author="ghj" w:date="2018-05-25T14:12:00Z">
            <w:rPr>
              <w:rFonts w:ascii="宋体" w:eastAsia="宋体" w:hAnsi="宋体" w:hint="eastAsia"/>
              <w:color w:val="000000" w:themeColor="text1"/>
              <w:sz w:val="24"/>
              <w:szCs w:val="24"/>
            </w:rPr>
          </w:rPrChange>
        </w:rPr>
        <w:t>协议规定了其自身的格式：先发送</w:t>
      </w:r>
      <w:r w:rsidRPr="002142C8">
        <w:rPr>
          <w:rFonts w:ascii="Times New Roman" w:eastAsia="宋体" w:hAnsi="Times New Roman" w:cs="Times New Roman"/>
          <w:color w:val="000000" w:themeColor="text1"/>
          <w:sz w:val="24"/>
          <w:szCs w:val="24"/>
          <w:rPrChange w:id="1483" w:author="ghj" w:date="2018-05-25T14:12:00Z">
            <w:rPr>
              <w:rFonts w:ascii="宋体" w:eastAsia="宋体" w:hAnsi="宋体" w:hint="eastAsia"/>
              <w:color w:val="000000" w:themeColor="text1"/>
              <w:sz w:val="24"/>
              <w:szCs w:val="24"/>
            </w:rPr>
          </w:rPrChange>
        </w:rPr>
        <w:t>13.ms</w:t>
      </w:r>
      <w:r w:rsidR="00F26033" w:rsidRPr="002142C8">
        <w:rPr>
          <w:rFonts w:ascii="Times New Roman" w:eastAsia="宋体" w:hAnsi="Times New Roman" w:cs="Times New Roman"/>
          <w:color w:val="000000" w:themeColor="text1"/>
          <w:sz w:val="24"/>
          <w:szCs w:val="24"/>
          <w:rPrChange w:id="1484" w:author="ghj" w:date="2018-05-25T14:12:00Z">
            <w:rPr>
              <w:rFonts w:ascii="宋体" w:eastAsia="宋体" w:hAnsi="宋体" w:hint="eastAsia"/>
              <w:color w:val="000000" w:themeColor="text1"/>
              <w:sz w:val="24"/>
              <w:szCs w:val="24"/>
            </w:rPr>
          </w:rPrChange>
        </w:rPr>
        <w:t>的开始码，它是</w:t>
      </w:r>
      <w:r w:rsidRPr="002142C8">
        <w:rPr>
          <w:rFonts w:ascii="Times New Roman" w:eastAsia="宋体" w:hAnsi="Times New Roman" w:cs="Times New Roman"/>
          <w:color w:val="000000" w:themeColor="text1"/>
          <w:sz w:val="24"/>
          <w:szCs w:val="24"/>
          <w:rPrChange w:id="1485" w:author="ghj" w:date="2018-05-25T14:12:00Z">
            <w:rPr>
              <w:rFonts w:ascii="宋体" w:eastAsia="宋体" w:hAnsi="宋体" w:hint="eastAsia"/>
              <w:color w:val="000000" w:themeColor="text1"/>
              <w:sz w:val="24"/>
              <w:szCs w:val="24"/>
            </w:rPr>
          </w:rPrChange>
        </w:rPr>
        <w:t>由</w:t>
      </w:r>
      <w:r w:rsidRPr="002142C8">
        <w:rPr>
          <w:rFonts w:ascii="Times New Roman" w:eastAsia="宋体" w:hAnsi="Times New Roman" w:cs="Times New Roman"/>
          <w:color w:val="000000" w:themeColor="text1"/>
          <w:sz w:val="24"/>
          <w:szCs w:val="24"/>
          <w:rPrChange w:id="1486" w:author="ghj" w:date="2018-05-25T14:12:00Z">
            <w:rPr>
              <w:rFonts w:ascii="宋体" w:eastAsia="宋体" w:hAnsi="宋体" w:hint="eastAsia"/>
              <w:color w:val="000000" w:themeColor="text1"/>
              <w:sz w:val="24"/>
              <w:szCs w:val="24"/>
            </w:rPr>
          </w:rPrChange>
        </w:rPr>
        <w:t>9ms</w:t>
      </w:r>
      <w:r w:rsidRPr="002142C8">
        <w:rPr>
          <w:rFonts w:ascii="Times New Roman" w:eastAsia="宋体" w:hAnsi="Times New Roman" w:cs="Times New Roman"/>
          <w:color w:val="000000" w:themeColor="text1"/>
          <w:sz w:val="24"/>
          <w:szCs w:val="24"/>
          <w:rPrChange w:id="1487" w:author="ghj" w:date="2018-05-25T14:12:00Z">
            <w:rPr>
              <w:rFonts w:ascii="宋体" w:eastAsia="宋体" w:hAnsi="宋体" w:hint="eastAsia"/>
              <w:color w:val="000000" w:themeColor="text1"/>
              <w:sz w:val="24"/>
              <w:szCs w:val="24"/>
            </w:rPr>
          </w:rPrChange>
        </w:rPr>
        <w:t>的高电平和</w:t>
      </w:r>
      <w:r w:rsidRPr="002142C8">
        <w:rPr>
          <w:rFonts w:ascii="Times New Roman" w:eastAsia="宋体" w:hAnsi="Times New Roman" w:cs="Times New Roman"/>
          <w:color w:val="000000" w:themeColor="text1"/>
          <w:sz w:val="24"/>
          <w:szCs w:val="24"/>
          <w:rPrChange w:id="1488" w:author="ghj" w:date="2018-05-25T14:12:00Z">
            <w:rPr>
              <w:rFonts w:ascii="宋体" w:eastAsia="宋体" w:hAnsi="宋体" w:hint="eastAsia"/>
              <w:color w:val="000000" w:themeColor="text1"/>
              <w:sz w:val="24"/>
              <w:szCs w:val="24"/>
            </w:rPr>
          </w:rPrChange>
        </w:rPr>
        <w:t>4.5ms</w:t>
      </w:r>
      <w:r w:rsidRPr="002142C8">
        <w:rPr>
          <w:rFonts w:ascii="Times New Roman" w:eastAsia="宋体" w:hAnsi="Times New Roman" w:cs="Times New Roman"/>
          <w:color w:val="000000" w:themeColor="text1"/>
          <w:sz w:val="24"/>
          <w:szCs w:val="24"/>
          <w:rPrChange w:id="1489" w:author="ghj" w:date="2018-05-25T14:12:00Z">
            <w:rPr>
              <w:rFonts w:ascii="宋体" w:eastAsia="宋体" w:hAnsi="宋体" w:hint="eastAsia"/>
              <w:color w:val="000000" w:themeColor="text1"/>
              <w:sz w:val="24"/>
              <w:szCs w:val="24"/>
            </w:rPr>
          </w:rPrChange>
        </w:rPr>
        <w:t>的低电平构成，接下来发送的是地址码，共</w:t>
      </w:r>
      <w:r w:rsidRPr="002142C8">
        <w:rPr>
          <w:rFonts w:ascii="Times New Roman" w:eastAsia="宋体" w:hAnsi="Times New Roman" w:cs="Times New Roman"/>
          <w:color w:val="000000" w:themeColor="text1"/>
          <w:sz w:val="24"/>
          <w:szCs w:val="24"/>
          <w:rPrChange w:id="1490" w:author="ghj" w:date="2018-05-25T14:12:00Z">
            <w:rPr>
              <w:rFonts w:ascii="宋体" w:eastAsia="宋体" w:hAnsi="宋体" w:hint="eastAsia"/>
              <w:color w:val="000000" w:themeColor="text1"/>
              <w:sz w:val="24"/>
              <w:szCs w:val="24"/>
            </w:rPr>
          </w:rPrChange>
        </w:rPr>
        <w:t>8bit</w:t>
      </w:r>
      <w:r w:rsidRPr="002142C8">
        <w:rPr>
          <w:rFonts w:ascii="Times New Roman" w:eastAsia="宋体" w:hAnsi="Times New Roman" w:cs="Times New Roman"/>
          <w:color w:val="000000" w:themeColor="text1"/>
          <w:sz w:val="24"/>
          <w:szCs w:val="24"/>
          <w:rPrChange w:id="1491" w:author="ghj" w:date="2018-05-25T14:12:00Z">
            <w:rPr>
              <w:rFonts w:ascii="宋体" w:eastAsia="宋体" w:hAnsi="宋体" w:hint="eastAsia"/>
              <w:color w:val="000000" w:themeColor="text1"/>
              <w:sz w:val="24"/>
              <w:szCs w:val="24"/>
            </w:rPr>
          </w:rPrChange>
        </w:rPr>
        <w:t>，然后发送的是</w:t>
      </w:r>
      <w:r w:rsidRPr="002142C8">
        <w:rPr>
          <w:rFonts w:ascii="Times New Roman" w:eastAsia="宋体" w:hAnsi="Times New Roman" w:cs="Times New Roman"/>
          <w:color w:val="000000" w:themeColor="text1"/>
          <w:sz w:val="24"/>
          <w:szCs w:val="24"/>
          <w:rPrChange w:id="1492" w:author="ghj" w:date="2018-05-25T14:12:00Z">
            <w:rPr>
              <w:rFonts w:ascii="宋体" w:eastAsia="宋体" w:hAnsi="宋体" w:hint="eastAsia"/>
              <w:color w:val="000000" w:themeColor="text1"/>
              <w:sz w:val="24"/>
              <w:szCs w:val="24"/>
            </w:rPr>
          </w:rPrChange>
        </w:rPr>
        <w:t>8bit</w:t>
      </w:r>
      <w:r w:rsidR="001B05D7" w:rsidRPr="002142C8">
        <w:rPr>
          <w:rFonts w:ascii="Times New Roman" w:eastAsia="宋体" w:hAnsi="Times New Roman" w:cs="Times New Roman"/>
          <w:color w:val="000000" w:themeColor="text1"/>
          <w:sz w:val="24"/>
          <w:szCs w:val="24"/>
          <w:rPrChange w:id="1493" w:author="ghj" w:date="2018-05-25T14:12:00Z">
            <w:rPr>
              <w:rFonts w:ascii="宋体" w:eastAsia="宋体" w:hAnsi="宋体" w:hint="eastAsia"/>
              <w:color w:val="000000" w:themeColor="text1"/>
              <w:sz w:val="24"/>
              <w:szCs w:val="24"/>
            </w:rPr>
          </w:rPrChange>
        </w:rPr>
        <w:t>的地址反码，第五部分是命令码，这个是用来判断按下的是哪一个按键</w:t>
      </w:r>
      <w:r w:rsidRPr="002142C8">
        <w:rPr>
          <w:rFonts w:ascii="Times New Roman" w:eastAsia="宋体" w:hAnsi="Times New Roman" w:cs="Times New Roman"/>
          <w:color w:val="000000" w:themeColor="text1"/>
          <w:sz w:val="24"/>
          <w:szCs w:val="24"/>
          <w:rPrChange w:id="1494" w:author="ghj" w:date="2018-05-25T14:12:00Z">
            <w:rPr>
              <w:rFonts w:ascii="宋体" w:eastAsia="宋体" w:hAnsi="宋体" w:hint="eastAsia"/>
              <w:color w:val="000000" w:themeColor="text1"/>
              <w:sz w:val="24"/>
              <w:szCs w:val="24"/>
            </w:rPr>
          </w:rPrChange>
        </w:rPr>
        <w:t>的，最后一部分是命令反码，整个协议中命令反码的作用是用来做数据校验的。</w:t>
      </w:r>
      <w:r w:rsidRPr="002142C8">
        <w:rPr>
          <w:rFonts w:ascii="Times New Roman" w:eastAsia="宋体" w:hAnsi="Times New Roman" w:cs="Times New Roman"/>
          <w:color w:val="000000" w:themeColor="text1"/>
          <w:sz w:val="24"/>
          <w:szCs w:val="24"/>
          <w:rPrChange w:id="1495" w:author="ghj" w:date="2018-05-25T14:12:00Z">
            <w:rPr>
              <w:rFonts w:ascii="宋体" w:eastAsia="宋体" w:hAnsi="宋体" w:hint="eastAsia"/>
              <w:color w:val="000000" w:themeColor="text1"/>
              <w:sz w:val="24"/>
              <w:szCs w:val="24"/>
            </w:rPr>
          </w:rPrChange>
        </w:rPr>
        <w:t>NEC</w:t>
      </w:r>
      <w:r w:rsidRPr="002142C8">
        <w:rPr>
          <w:rFonts w:ascii="Times New Roman" w:eastAsia="宋体" w:hAnsi="Times New Roman" w:cs="Times New Roman"/>
          <w:color w:val="000000" w:themeColor="text1"/>
          <w:sz w:val="24"/>
          <w:szCs w:val="24"/>
          <w:rPrChange w:id="1496" w:author="ghj" w:date="2018-05-25T14:12:00Z">
            <w:rPr>
              <w:rFonts w:ascii="宋体" w:eastAsia="宋体" w:hAnsi="宋体" w:hint="eastAsia"/>
              <w:color w:val="000000" w:themeColor="text1"/>
              <w:sz w:val="24"/>
              <w:szCs w:val="24"/>
            </w:rPr>
          </w:rPrChange>
        </w:rPr>
        <w:t>脉冲链如图</w:t>
      </w:r>
      <w:r w:rsidRPr="002142C8">
        <w:rPr>
          <w:rFonts w:ascii="Times New Roman" w:eastAsia="宋体" w:hAnsi="Times New Roman" w:cs="Times New Roman"/>
          <w:color w:val="000000" w:themeColor="text1"/>
          <w:sz w:val="24"/>
          <w:szCs w:val="24"/>
          <w:rPrChange w:id="1497" w:author="ghj" w:date="2018-05-25T14:12:00Z">
            <w:rPr>
              <w:rFonts w:ascii="宋体" w:eastAsia="宋体" w:hAnsi="宋体" w:hint="eastAsia"/>
              <w:color w:val="000000" w:themeColor="text1"/>
              <w:sz w:val="24"/>
              <w:szCs w:val="24"/>
            </w:rPr>
          </w:rPrChange>
        </w:rPr>
        <w:t>4.6</w:t>
      </w:r>
      <w:r w:rsidRPr="002142C8">
        <w:rPr>
          <w:rFonts w:ascii="Times New Roman" w:eastAsia="宋体" w:hAnsi="Times New Roman" w:cs="Times New Roman"/>
          <w:color w:val="000000" w:themeColor="text1"/>
          <w:sz w:val="24"/>
          <w:szCs w:val="24"/>
          <w:rPrChange w:id="1498" w:author="ghj" w:date="2018-05-25T14:12:00Z">
            <w:rPr>
              <w:rFonts w:ascii="宋体" w:eastAsia="宋体" w:hAnsi="宋体" w:hint="eastAsia"/>
              <w:color w:val="000000" w:themeColor="text1"/>
              <w:sz w:val="24"/>
              <w:szCs w:val="24"/>
            </w:rPr>
          </w:rPrChange>
        </w:rPr>
        <w:t>所示</w:t>
      </w:r>
      <w:r w:rsidRPr="002142C8">
        <w:rPr>
          <w:rFonts w:ascii="Times New Roman" w:eastAsia="微软雅黑" w:hAnsi="Times New Roman" w:cs="Times New Roman"/>
          <w:color w:val="000000" w:themeColor="text1"/>
          <w:sz w:val="20"/>
          <w:szCs w:val="20"/>
          <w:rPrChange w:id="1499" w:author="ghj" w:date="2018-05-25T14:12:00Z">
            <w:rPr>
              <w:rFonts w:ascii="微软雅黑" w:eastAsia="微软雅黑" w:hAnsi="微软雅黑" w:hint="eastAsia"/>
              <w:color w:val="000000" w:themeColor="text1"/>
              <w:sz w:val="20"/>
              <w:szCs w:val="20"/>
            </w:rPr>
          </w:rPrChange>
        </w:rPr>
        <w:t>：</w:t>
      </w:r>
    </w:p>
    <w:p w:rsidR="00142514" w:rsidRPr="002142C8" w:rsidRDefault="00142514" w:rsidP="00142514">
      <w:pPr>
        <w:jc w:val="center"/>
        <w:rPr>
          <w:rFonts w:ascii="Times New Roman" w:eastAsia="宋体" w:hAnsi="Times New Roman" w:cs="Times New Roman"/>
          <w:sz w:val="24"/>
          <w:szCs w:val="24"/>
          <w:rPrChange w:id="1500"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noProof/>
          <w:sz w:val="24"/>
          <w:szCs w:val="24"/>
          <w:rPrChange w:id="1501" w:author="ghj" w:date="2018-05-25T14:12:00Z">
            <w:rPr>
              <w:rFonts w:ascii="Times New Roman" w:eastAsia="宋体" w:hAnsi="Times New Roman" w:cs="Times New Roman"/>
              <w:noProof/>
              <w:sz w:val="24"/>
              <w:szCs w:val="24"/>
            </w:rPr>
          </w:rPrChange>
        </w:rPr>
        <w:drawing>
          <wp:inline distT="0" distB="0" distL="0" distR="0">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366" cy="818698"/>
                    </a:xfrm>
                    <a:prstGeom prst="rect">
                      <a:avLst/>
                    </a:prstGeom>
                    <a:noFill/>
                    <a:ln>
                      <a:noFill/>
                    </a:ln>
                  </pic:spPr>
                </pic:pic>
              </a:graphicData>
            </a:graphic>
          </wp:inline>
        </w:drawing>
      </w:r>
    </w:p>
    <w:p w:rsidR="00142514" w:rsidRPr="002142C8" w:rsidRDefault="00142514" w:rsidP="00142514">
      <w:pPr>
        <w:jc w:val="center"/>
        <w:rPr>
          <w:rFonts w:ascii="Times New Roman" w:eastAsia="黑体" w:hAnsi="Times New Roman" w:cs="Times New Roman"/>
          <w:b/>
          <w:szCs w:val="21"/>
          <w:rPrChange w:id="1502" w:author="ghj" w:date="2018-05-25T14:12:00Z">
            <w:rPr>
              <w:rFonts w:ascii="黑体" w:eastAsia="黑体" w:hAnsi="黑体"/>
              <w:b/>
              <w:szCs w:val="21"/>
            </w:rPr>
          </w:rPrChange>
        </w:rPr>
      </w:pPr>
      <w:r w:rsidRPr="002142C8">
        <w:rPr>
          <w:rFonts w:ascii="Times New Roman" w:eastAsia="黑体" w:hAnsi="Times New Roman" w:cs="Times New Roman"/>
          <w:b/>
          <w:szCs w:val="21"/>
          <w:rPrChange w:id="1503"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504" w:author="ghj" w:date="2018-05-25T14:12:00Z">
            <w:rPr>
              <w:rFonts w:ascii="黑体" w:eastAsia="黑体" w:hAnsi="黑体"/>
              <w:b/>
              <w:szCs w:val="21"/>
            </w:rPr>
          </w:rPrChange>
        </w:rPr>
        <w:t>.</w:t>
      </w:r>
      <w:r w:rsidR="00CE30FF" w:rsidRPr="002142C8">
        <w:rPr>
          <w:rFonts w:ascii="Times New Roman" w:eastAsia="黑体" w:hAnsi="Times New Roman" w:cs="Times New Roman"/>
          <w:b/>
          <w:szCs w:val="21"/>
          <w:rPrChange w:id="1505" w:author="ghj" w:date="2018-05-25T14:12:00Z">
            <w:rPr>
              <w:rFonts w:ascii="黑体" w:eastAsia="黑体" w:hAnsi="黑体"/>
              <w:b/>
              <w:szCs w:val="21"/>
            </w:rPr>
          </w:rPrChange>
        </w:rPr>
        <w:t>6</w:t>
      </w:r>
      <w:r w:rsidRPr="002142C8">
        <w:rPr>
          <w:rFonts w:ascii="Times New Roman" w:eastAsia="黑体" w:hAnsi="Times New Roman" w:cs="Times New Roman"/>
          <w:b/>
          <w:szCs w:val="21"/>
          <w:rPrChange w:id="1506"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507" w:author="ghj" w:date="2018-05-25T14:12:00Z">
            <w:rPr>
              <w:rFonts w:ascii="黑体" w:eastAsia="黑体" w:hAnsi="黑体" w:hint="eastAsia"/>
              <w:b/>
              <w:szCs w:val="21"/>
            </w:rPr>
          </w:rPrChange>
        </w:rPr>
        <w:t>NEC</w:t>
      </w:r>
      <w:r w:rsidRPr="002142C8">
        <w:rPr>
          <w:rFonts w:ascii="Times New Roman" w:eastAsia="黑体" w:hAnsi="Times New Roman" w:cs="Times New Roman"/>
          <w:b/>
          <w:szCs w:val="21"/>
          <w:rPrChange w:id="1508" w:author="ghj" w:date="2018-05-25T14:12:00Z">
            <w:rPr>
              <w:rFonts w:ascii="黑体" w:eastAsia="黑体" w:hAnsi="黑体" w:hint="eastAsia"/>
              <w:b/>
              <w:szCs w:val="21"/>
            </w:rPr>
          </w:rPrChange>
        </w:rPr>
        <w:t>脉冲链示意图</w:t>
      </w:r>
    </w:p>
    <w:p w:rsidR="00142514" w:rsidRPr="002142C8" w:rsidRDefault="001C21C0" w:rsidP="001C21C0">
      <w:pPr>
        <w:ind w:firstLineChars="200" w:firstLine="480"/>
        <w:rPr>
          <w:rFonts w:ascii="Times New Roman" w:eastAsia="宋体" w:hAnsi="Times New Roman" w:cs="Times New Roman"/>
          <w:color w:val="000000" w:themeColor="text1"/>
          <w:sz w:val="24"/>
          <w:szCs w:val="24"/>
          <w:rPrChange w:id="1509" w:author="ghj" w:date="2018-05-25T14:12:00Z">
            <w:rPr>
              <w:rFonts w:ascii="宋体" w:eastAsia="宋体" w:hAnsi="宋体" w:cs="Times New Roman"/>
              <w:color w:val="000000" w:themeColor="text1"/>
              <w:sz w:val="24"/>
              <w:szCs w:val="24"/>
            </w:rPr>
          </w:rPrChange>
        </w:rPr>
      </w:pPr>
      <w:r w:rsidRPr="002142C8">
        <w:rPr>
          <w:rFonts w:ascii="Times New Roman" w:eastAsia="宋体" w:hAnsi="Times New Roman" w:cs="Times New Roman"/>
          <w:color w:val="000000" w:themeColor="text1"/>
          <w:sz w:val="24"/>
          <w:szCs w:val="24"/>
          <w:rPrChange w:id="1510" w:author="ghj" w:date="2018-05-25T14:12:00Z">
            <w:rPr>
              <w:rFonts w:ascii="宋体" w:eastAsia="宋体" w:hAnsi="宋体" w:hint="eastAsia"/>
              <w:color w:val="000000" w:themeColor="text1"/>
              <w:sz w:val="24"/>
              <w:szCs w:val="24"/>
            </w:rPr>
          </w:rPrChange>
        </w:rPr>
        <w:t>当一直按着一个键时，</w:t>
      </w:r>
      <w:r w:rsidRPr="002142C8">
        <w:rPr>
          <w:rFonts w:ascii="Times New Roman" w:eastAsia="宋体" w:hAnsi="Times New Roman" w:cs="Times New Roman"/>
          <w:color w:val="000000" w:themeColor="text1"/>
          <w:sz w:val="24"/>
          <w:szCs w:val="24"/>
          <w:rPrChange w:id="1511" w:author="ghj" w:date="2018-05-25T14:12:00Z">
            <w:rPr>
              <w:rFonts w:ascii="宋体" w:eastAsia="宋体" w:hAnsi="宋体" w:hint="eastAsia"/>
              <w:color w:val="000000" w:themeColor="text1"/>
              <w:sz w:val="24"/>
              <w:szCs w:val="24"/>
            </w:rPr>
          </w:rPrChange>
        </w:rPr>
        <w:t>NEC</w:t>
      </w:r>
      <w:r w:rsidRPr="002142C8">
        <w:rPr>
          <w:rFonts w:ascii="Times New Roman" w:eastAsia="宋体" w:hAnsi="Times New Roman" w:cs="Times New Roman"/>
          <w:color w:val="000000" w:themeColor="text1"/>
          <w:sz w:val="24"/>
          <w:szCs w:val="24"/>
          <w:rPrChange w:id="1512" w:author="ghj" w:date="2018-05-25T14:12:00Z">
            <w:rPr>
              <w:rFonts w:ascii="宋体" w:eastAsia="宋体" w:hAnsi="宋体" w:hint="eastAsia"/>
              <w:color w:val="000000" w:themeColor="text1"/>
              <w:sz w:val="24"/>
              <w:szCs w:val="24"/>
            </w:rPr>
          </w:rPrChange>
        </w:rPr>
        <w:t>并不是一直按照其脉冲链发送上述的信号，而是第一次的时候严格按照其协议发送，而后面发送的都是重复码。重复码是循环发送的，间隔为</w:t>
      </w:r>
      <w:r w:rsidRPr="002142C8">
        <w:rPr>
          <w:rFonts w:ascii="Times New Roman" w:eastAsia="宋体" w:hAnsi="Times New Roman" w:cs="Times New Roman"/>
          <w:color w:val="000000" w:themeColor="text1"/>
          <w:sz w:val="24"/>
          <w:szCs w:val="24"/>
          <w:rPrChange w:id="1513" w:author="ghj" w:date="2018-05-25T14:12:00Z">
            <w:rPr>
              <w:rFonts w:ascii="宋体" w:eastAsia="宋体" w:hAnsi="宋体" w:hint="eastAsia"/>
              <w:color w:val="000000" w:themeColor="text1"/>
              <w:sz w:val="24"/>
              <w:szCs w:val="24"/>
            </w:rPr>
          </w:rPrChange>
        </w:rPr>
        <w:t>110ms</w:t>
      </w:r>
      <w:r w:rsidRPr="002142C8">
        <w:rPr>
          <w:rFonts w:ascii="Times New Roman" w:eastAsia="宋体" w:hAnsi="Times New Roman" w:cs="Times New Roman"/>
          <w:color w:val="000000" w:themeColor="text1"/>
          <w:sz w:val="24"/>
          <w:szCs w:val="24"/>
          <w:rPrChange w:id="1514" w:author="ghj" w:date="2018-05-25T14:12:00Z">
            <w:rPr>
              <w:rFonts w:ascii="宋体" w:eastAsia="宋体" w:hAnsi="宋体" w:hint="eastAsia"/>
              <w:color w:val="000000" w:themeColor="text1"/>
              <w:sz w:val="24"/>
              <w:szCs w:val="24"/>
            </w:rPr>
          </w:rPrChange>
        </w:rPr>
        <w:t>，</w:t>
      </w:r>
      <w:r w:rsidRPr="002142C8">
        <w:rPr>
          <w:rFonts w:ascii="Times New Roman" w:eastAsia="宋体" w:hAnsi="Times New Roman" w:cs="Times New Roman"/>
          <w:color w:val="000000" w:themeColor="text1"/>
          <w:sz w:val="24"/>
          <w:szCs w:val="24"/>
          <w:rPrChange w:id="1515" w:author="ghj" w:date="2018-05-25T14:12:00Z">
            <w:rPr>
              <w:rFonts w:ascii="宋体" w:eastAsia="宋体" w:hAnsi="宋体" w:hint="eastAsia"/>
              <w:color w:val="000000" w:themeColor="text1"/>
              <w:sz w:val="24"/>
              <w:szCs w:val="24"/>
            </w:rPr>
          </w:rPrChange>
        </w:rPr>
        <w:t>NEC</w:t>
      </w:r>
      <w:r w:rsidRPr="002142C8">
        <w:rPr>
          <w:rFonts w:ascii="Times New Roman" w:eastAsia="宋体" w:hAnsi="Times New Roman" w:cs="Times New Roman"/>
          <w:color w:val="000000" w:themeColor="text1"/>
          <w:sz w:val="24"/>
          <w:szCs w:val="24"/>
          <w:rPrChange w:id="1516" w:author="ghj" w:date="2018-05-25T14:12:00Z">
            <w:rPr>
              <w:rFonts w:ascii="宋体" w:eastAsia="宋体" w:hAnsi="宋体" w:hint="eastAsia"/>
              <w:color w:val="000000" w:themeColor="text1"/>
              <w:sz w:val="24"/>
              <w:szCs w:val="24"/>
            </w:rPr>
          </w:rPrChange>
        </w:rPr>
        <w:t>重复发送载波协议如图</w:t>
      </w:r>
      <w:r w:rsidRPr="002142C8">
        <w:rPr>
          <w:rFonts w:ascii="Times New Roman" w:eastAsia="宋体" w:hAnsi="Times New Roman" w:cs="Times New Roman"/>
          <w:color w:val="000000" w:themeColor="text1"/>
          <w:sz w:val="24"/>
          <w:szCs w:val="24"/>
          <w:rPrChange w:id="1517" w:author="ghj" w:date="2018-05-25T14:12:00Z">
            <w:rPr>
              <w:rFonts w:ascii="宋体" w:eastAsia="宋体" w:hAnsi="宋体" w:hint="eastAsia"/>
              <w:color w:val="000000" w:themeColor="text1"/>
              <w:sz w:val="24"/>
              <w:szCs w:val="24"/>
            </w:rPr>
          </w:rPrChange>
        </w:rPr>
        <w:t>4.7</w:t>
      </w:r>
      <w:r w:rsidRPr="002142C8">
        <w:rPr>
          <w:rFonts w:ascii="Times New Roman" w:eastAsia="宋体" w:hAnsi="Times New Roman" w:cs="Times New Roman"/>
          <w:color w:val="000000" w:themeColor="text1"/>
          <w:sz w:val="24"/>
          <w:szCs w:val="24"/>
          <w:rPrChange w:id="1518" w:author="ghj" w:date="2018-05-25T14:12:00Z">
            <w:rPr>
              <w:rFonts w:ascii="宋体" w:eastAsia="宋体" w:hAnsi="宋体" w:hint="eastAsia"/>
              <w:color w:val="000000" w:themeColor="text1"/>
              <w:sz w:val="24"/>
              <w:szCs w:val="24"/>
            </w:rPr>
          </w:rPrChange>
        </w:rPr>
        <w:t>所示，</w:t>
      </w:r>
      <w:r w:rsidR="00A86915" w:rsidRPr="002142C8">
        <w:rPr>
          <w:rFonts w:ascii="Times New Roman" w:eastAsia="宋体" w:hAnsi="Times New Roman" w:cs="Times New Roman"/>
          <w:color w:val="000000" w:themeColor="text1"/>
          <w:sz w:val="24"/>
          <w:szCs w:val="24"/>
          <w:rPrChange w:id="1519" w:author="ghj" w:date="2018-05-25T14:12:00Z">
            <w:rPr>
              <w:rFonts w:ascii="宋体" w:eastAsia="宋体" w:hAnsi="宋体" w:hint="eastAsia"/>
              <w:color w:val="000000" w:themeColor="text1"/>
              <w:sz w:val="24"/>
              <w:szCs w:val="24"/>
            </w:rPr>
          </w:rPrChange>
        </w:rPr>
        <w:t>上</w:t>
      </w:r>
      <w:r w:rsidRPr="002142C8">
        <w:rPr>
          <w:rFonts w:ascii="Times New Roman" w:eastAsia="宋体" w:hAnsi="Times New Roman" w:cs="Times New Roman"/>
          <w:color w:val="000000" w:themeColor="text1"/>
          <w:sz w:val="24"/>
          <w:szCs w:val="24"/>
          <w:rPrChange w:id="1520" w:author="ghj" w:date="2018-05-25T14:12:00Z">
            <w:rPr>
              <w:rFonts w:ascii="宋体" w:eastAsia="宋体" w:hAnsi="宋体" w:hint="eastAsia"/>
              <w:color w:val="000000" w:themeColor="text1"/>
              <w:sz w:val="24"/>
              <w:szCs w:val="24"/>
            </w:rPr>
          </w:rPrChange>
        </w:rPr>
        <w:t>重复码如图</w:t>
      </w:r>
      <w:r w:rsidRPr="002142C8">
        <w:rPr>
          <w:rFonts w:ascii="Times New Roman" w:eastAsia="宋体" w:hAnsi="Times New Roman" w:cs="Times New Roman"/>
          <w:color w:val="000000" w:themeColor="text1"/>
          <w:sz w:val="24"/>
          <w:szCs w:val="24"/>
          <w:rPrChange w:id="1521" w:author="ghj" w:date="2018-05-25T14:12:00Z">
            <w:rPr>
              <w:rFonts w:ascii="宋体" w:eastAsia="宋体" w:hAnsi="宋体" w:hint="eastAsia"/>
              <w:color w:val="000000" w:themeColor="text1"/>
              <w:sz w:val="24"/>
              <w:szCs w:val="24"/>
            </w:rPr>
          </w:rPrChange>
        </w:rPr>
        <w:t>4.8</w:t>
      </w:r>
      <w:r w:rsidRPr="002142C8">
        <w:rPr>
          <w:rFonts w:ascii="Times New Roman" w:eastAsia="宋体" w:hAnsi="Times New Roman" w:cs="Times New Roman"/>
          <w:color w:val="000000" w:themeColor="text1"/>
          <w:sz w:val="24"/>
          <w:szCs w:val="24"/>
          <w:rPrChange w:id="1522" w:author="ghj" w:date="2018-05-25T14:12:00Z">
            <w:rPr>
              <w:rFonts w:ascii="宋体" w:eastAsia="宋体" w:hAnsi="宋体" w:hint="eastAsia"/>
              <w:color w:val="000000" w:themeColor="text1"/>
              <w:sz w:val="24"/>
              <w:szCs w:val="24"/>
            </w:rPr>
          </w:rPrChange>
        </w:rPr>
        <w:t>所示。</w:t>
      </w:r>
    </w:p>
    <w:p w:rsidR="00CC4351" w:rsidRPr="002142C8" w:rsidRDefault="00CC4351" w:rsidP="00CC4351">
      <w:pPr>
        <w:jc w:val="center"/>
        <w:rPr>
          <w:rFonts w:ascii="Times New Roman" w:eastAsia="宋体" w:hAnsi="Times New Roman" w:cs="Times New Roman"/>
          <w:sz w:val="24"/>
          <w:szCs w:val="24"/>
          <w:rPrChange w:id="1523"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noProof/>
          <w:sz w:val="24"/>
          <w:szCs w:val="24"/>
          <w:rPrChange w:id="1524" w:author="ghj" w:date="2018-05-25T14:12:00Z">
            <w:rPr>
              <w:rFonts w:ascii="Times New Roman" w:eastAsia="宋体" w:hAnsi="Times New Roman" w:cs="Times New Roman"/>
              <w:noProof/>
              <w:sz w:val="24"/>
              <w:szCs w:val="24"/>
            </w:rPr>
          </w:rPrChange>
        </w:rPr>
        <w:drawing>
          <wp:inline distT="0" distB="0" distL="0" distR="0">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3329" cy="930638"/>
                    </a:xfrm>
                    <a:prstGeom prst="rect">
                      <a:avLst/>
                    </a:prstGeom>
                    <a:noFill/>
                    <a:ln>
                      <a:noFill/>
                    </a:ln>
                  </pic:spPr>
                </pic:pic>
              </a:graphicData>
            </a:graphic>
          </wp:inline>
        </w:drawing>
      </w:r>
    </w:p>
    <w:p w:rsidR="00CC4351" w:rsidRPr="002142C8" w:rsidRDefault="00CC4351" w:rsidP="00CC4351">
      <w:pPr>
        <w:jc w:val="center"/>
        <w:rPr>
          <w:rFonts w:ascii="Times New Roman" w:eastAsia="宋体" w:hAnsi="Times New Roman" w:cs="Times New Roman"/>
          <w:sz w:val="24"/>
          <w:szCs w:val="24"/>
          <w:rPrChange w:id="1525" w:author="ghj" w:date="2018-05-25T14:12:00Z">
            <w:rPr>
              <w:rFonts w:ascii="Times New Roman" w:eastAsia="宋体" w:hAnsi="Times New Roman" w:cs="Times New Roman"/>
              <w:sz w:val="24"/>
              <w:szCs w:val="24"/>
            </w:rPr>
          </w:rPrChange>
        </w:rPr>
      </w:pPr>
      <w:r w:rsidRPr="002142C8">
        <w:rPr>
          <w:rFonts w:ascii="Times New Roman" w:eastAsia="黑体" w:hAnsi="Times New Roman" w:cs="Times New Roman"/>
          <w:b/>
          <w:szCs w:val="21"/>
          <w:rPrChange w:id="1526"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527" w:author="ghj" w:date="2018-05-25T14:12:00Z">
            <w:rPr>
              <w:rFonts w:ascii="黑体" w:eastAsia="黑体" w:hAnsi="黑体"/>
              <w:b/>
              <w:szCs w:val="21"/>
            </w:rPr>
          </w:rPrChange>
        </w:rPr>
        <w:t>.</w:t>
      </w:r>
      <w:r w:rsidR="00CE30FF" w:rsidRPr="002142C8">
        <w:rPr>
          <w:rFonts w:ascii="Times New Roman" w:eastAsia="黑体" w:hAnsi="Times New Roman" w:cs="Times New Roman"/>
          <w:b/>
          <w:szCs w:val="21"/>
          <w:rPrChange w:id="1528" w:author="ghj" w:date="2018-05-25T14:12:00Z">
            <w:rPr>
              <w:rFonts w:ascii="黑体" w:eastAsia="黑体" w:hAnsi="黑体"/>
              <w:b/>
              <w:szCs w:val="21"/>
            </w:rPr>
          </w:rPrChange>
        </w:rPr>
        <w:t>7</w:t>
      </w:r>
      <w:r w:rsidRPr="002142C8">
        <w:rPr>
          <w:rFonts w:ascii="Times New Roman" w:eastAsia="黑体" w:hAnsi="Times New Roman" w:cs="Times New Roman"/>
          <w:b/>
          <w:szCs w:val="21"/>
          <w:rPrChange w:id="1529"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530" w:author="ghj" w:date="2018-05-25T14:12:00Z">
            <w:rPr>
              <w:rFonts w:ascii="黑体" w:eastAsia="黑体" w:hAnsi="黑体" w:hint="eastAsia"/>
              <w:b/>
              <w:szCs w:val="21"/>
            </w:rPr>
          </w:rPrChange>
        </w:rPr>
        <w:t>NEC</w:t>
      </w:r>
      <w:r w:rsidRPr="002142C8">
        <w:rPr>
          <w:rFonts w:ascii="Times New Roman" w:eastAsia="黑体" w:hAnsi="Times New Roman" w:cs="Times New Roman"/>
          <w:b/>
          <w:szCs w:val="21"/>
          <w:rPrChange w:id="1531" w:author="ghj" w:date="2018-05-25T14:12:00Z">
            <w:rPr>
              <w:rFonts w:ascii="黑体" w:eastAsia="黑体" w:hAnsi="黑体" w:hint="eastAsia"/>
              <w:b/>
              <w:szCs w:val="21"/>
            </w:rPr>
          </w:rPrChange>
        </w:rPr>
        <w:t>重复发送载波协议示意图</w:t>
      </w:r>
      <w:r w:rsidRPr="002142C8">
        <w:rPr>
          <w:rFonts w:ascii="Times New Roman" w:eastAsia="宋体" w:hAnsi="Times New Roman" w:cs="Times New Roman"/>
          <w:sz w:val="24"/>
          <w:szCs w:val="24"/>
          <w:rPrChange w:id="1532" w:author="ghj" w:date="2018-05-25T14:12:00Z">
            <w:rPr>
              <w:rFonts w:ascii="Times New Roman" w:eastAsia="宋体" w:hAnsi="Times New Roman" w:cs="Times New Roman" w:hint="eastAsia"/>
              <w:sz w:val="24"/>
              <w:szCs w:val="24"/>
            </w:rPr>
          </w:rPrChange>
        </w:rPr>
        <w:t xml:space="preserve"> </w:t>
      </w:r>
    </w:p>
    <w:p w:rsidR="0011015B" w:rsidRPr="002142C8" w:rsidRDefault="0011015B" w:rsidP="0011015B">
      <w:pPr>
        <w:jc w:val="center"/>
        <w:rPr>
          <w:rFonts w:ascii="Times New Roman" w:eastAsia="宋体" w:hAnsi="Times New Roman" w:cs="Times New Roman"/>
          <w:sz w:val="24"/>
          <w:szCs w:val="24"/>
          <w:rPrChange w:id="1533"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noProof/>
          <w:sz w:val="24"/>
          <w:szCs w:val="24"/>
          <w:rPrChange w:id="1534" w:author="ghj" w:date="2018-05-25T14:12:00Z">
            <w:rPr>
              <w:rFonts w:ascii="Times New Roman" w:eastAsia="宋体" w:hAnsi="Times New Roman" w:cs="Times New Roman"/>
              <w:noProof/>
              <w:sz w:val="24"/>
              <w:szCs w:val="24"/>
            </w:rPr>
          </w:rPrChange>
        </w:rPr>
        <w:drawing>
          <wp:inline distT="0" distB="0" distL="0" distR="0">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1815" cy="1489075"/>
                    </a:xfrm>
                    <a:prstGeom prst="rect">
                      <a:avLst/>
                    </a:prstGeom>
                    <a:noFill/>
                    <a:ln>
                      <a:noFill/>
                    </a:ln>
                  </pic:spPr>
                </pic:pic>
              </a:graphicData>
            </a:graphic>
          </wp:inline>
        </w:drawing>
      </w:r>
    </w:p>
    <w:p w:rsidR="00CC4351" w:rsidRPr="002142C8" w:rsidRDefault="0011015B" w:rsidP="0011015B">
      <w:pPr>
        <w:jc w:val="center"/>
        <w:rPr>
          <w:rFonts w:ascii="Times New Roman" w:eastAsia="黑体" w:hAnsi="Times New Roman" w:cs="Times New Roman"/>
          <w:b/>
          <w:szCs w:val="21"/>
          <w:rPrChange w:id="1535" w:author="ghj" w:date="2018-05-25T14:12:00Z">
            <w:rPr>
              <w:rFonts w:ascii="黑体" w:eastAsia="黑体" w:hAnsi="黑体"/>
              <w:b/>
              <w:szCs w:val="21"/>
            </w:rPr>
          </w:rPrChange>
        </w:rPr>
      </w:pPr>
      <w:r w:rsidRPr="002142C8">
        <w:rPr>
          <w:rFonts w:ascii="Times New Roman" w:eastAsia="黑体" w:hAnsi="Times New Roman" w:cs="Times New Roman"/>
          <w:b/>
          <w:szCs w:val="21"/>
          <w:rPrChange w:id="1536"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537" w:author="ghj" w:date="2018-05-25T14:12:00Z">
            <w:rPr>
              <w:rFonts w:ascii="黑体" w:eastAsia="黑体" w:hAnsi="黑体"/>
              <w:b/>
              <w:szCs w:val="21"/>
            </w:rPr>
          </w:rPrChange>
        </w:rPr>
        <w:t>.</w:t>
      </w:r>
      <w:r w:rsidR="00CE30FF" w:rsidRPr="002142C8">
        <w:rPr>
          <w:rFonts w:ascii="Times New Roman" w:eastAsia="黑体" w:hAnsi="Times New Roman" w:cs="Times New Roman"/>
          <w:b/>
          <w:szCs w:val="21"/>
          <w:rPrChange w:id="1538" w:author="ghj" w:date="2018-05-25T14:12:00Z">
            <w:rPr>
              <w:rFonts w:ascii="黑体" w:eastAsia="黑体" w:hAnsi="黑体"/>
              <w:b/>
              <w:szCs w:val="21"/>
            </w:rPr>
          </w:rPrChange>
        </w:rPr>
        <w:t>8</w:t>
      </w:r>
      <w:r w:rsidRPr="002142C8">
        <w:rPr>
          <w:rFonts w:ascii="Times New Roman" w:eastAsia="黑体" w:hAnsi="Times New Roman" w:cs="Times New Roman"/>
          <w:b/>
          <w:szCs w:val="21"/>
          <w:rPrChange w:id="1539"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540" w:author="ghj" w:date="2018-05-25T14:12:00Z">
            <w:rPr>
              <w:rFonts w:ascii="黑体" w:eastAsia="黑体" w:hAnsi="黑体" w:hint="eastAsia"/>
              <w:b/>
              <w:szCs w:val="21"/>
            </w:rPr>
          </w:rPrChange>
        </w:rPr>
        <w:t>NEC</w:t>
      </w:r>
      <w:r w:rsidRPr="002142C8">
        <w:rPr>
          <w:rFonts w:ascii="Times New Roman" w:eastAsia="黑体" w:hAnsi="Times New Roman" w:cs="Times New Roman"/>
          <w:b/>
          <w:szCs w:val="21"/>
          <w:rPrChange w:id="1541" w:author="ghj" w:date="2018-05-25T14:12:00Z">
            <w:rPr>
              <w:rFonts w:ascii="黑体" w:eastAsia="黑体" w:hAnsi="黑体" w:hint="eastAsia"/>
              <w:b/>
              <w:szCs w:val="21"/>
            </w:rPr>
          </w:rPrChange>
        </w:rPr>
        <w:t>重复码</w:t>
      </w:r>
    </w:p>
    <w:p w:rsidR="0011015B" w:rsidRPr="002142C8" w:rsidRDefault="0011015B" w:rsidP="0011015B">
      <w:pPr>
        <w:pStyle w:val="3"/>
        <w:rPr>
          <w:rFonts w:ascii="Times New Roman" w:hAnsi="Times New Roman" w:cs="Times New Roman"/>
          <w:rPrChange w:id="1542" w:author="ghj" w:date="2018-05-25T14:12:00Z">
            <w:rPr>
              <w:rFonts w:ascii="Times New Roman" w:hAnsi="Times New Roman" w:cs="Times New Roman"/>
            </w:rPr>
          </w:rPrChange>
        </w:rPr>
      </w:pPr>
      <w:r w:rsidRPr="002142C8">
        <w:rPr>
          <w:rFonts w:ascii="Times New Roman" w:hAnsi="Times New Roman" w:cs="Times New Roman"/>
          <w:rPrChange w:id="1543" w:author="ghj" w:date="2018-05-25T14:12:00Z">
            <w:rPr>
              <w:rFonts w:ascii="Times New Roman" w:hAnsi="Times New Roman" w:cs="Times New Roman"/>
            </w:rPr>
          </w:rPrChange>
        </w:rPr>
        <w:t>4.2</w:t>
      </w:r>
      <w:r w:rsidRPr="002142C8">
        <w:rPr>
          <w:rFonts w:ascii="Times New Roman" w:hAnsi="Times New Roman" w:cs="Times New Roman"/>
          <w:rPrChange w:id="1544" w:author="ghj" w:date="2018-05-25T14:12:00Z">
            <w:rPr>
              <w:rFonts w:ascii="Times New Roman" w:hAnsi="Times New Roman" w:cs="Times New Roman" w:hint="eastAsia"/>
            </w:rPr>
          </w:rPrChange>
        </w:rPr>
        <w:t>.</w:t>
      </w:r>
      <w:r w:rsidR="00034F6B" w:rsidRPr="002142C8">
        <w:rPr>
          <w:rFonts w:ascii="Times New Roman" w:hAnsi="Times New Roman" w:cs="Times New Roman"/>
          <w:rPrChange w:id="1545" w:author="ghj" w:date="2018-05-25T14:12:00Z">
            <w:rPr>
              <w:rFonts w:ascii="Times New Roman" w:hAnsi="Times New Roman" w:cs="Times New Roman"/>
            </w:rPr>
          </w:rPrChange>
        </w:rPr>
        <w:t>3</w:t>
      </w:r>
      <w:r w:rsidRPr="002142C8">
        <w:rPr>
          <w:rFonts w:ascii="Times New Roman" w:hAnsi="Times New Roman" w:cs="Times New Roman"/>
          <w:rPrChange w:id="1546" w:author="ghj" w:date="2018-05-25T14:12:00Z">
            <w:rPr>
              <w:rFonts w:ascii="Times New Roman" w:hAnsi="Times New Roman" w:cs="Times New Roman"/>
            </w:rPr>
          </w:rPrChange>
        </w:rPr>
        <w:t xml:space="preserve"> </w:t>
      </w:r>
      <w:r w:rsidRPr="002142C8">
        <w:rPr>
          <w:rFonts w:ascii="Times New Roman" w:hAnsi="Times New Roman" w:cs="Times New Roman"/>
          <w:rPrChange w:id="1547" w:author="ghj" w:date="2018-05-25T14:12:00Z">
            <w:rPr>
              <w:rFonts w:ascii="Times New Roman" w:hAnsi="Times New Roman" w:cs="Times New Roman" w:hint="eastAsia"/>
            </w:rPr>
          </w:rPrChange>
        </w:rPr>
        <w:t>红外</w:t>
      </w:r>
      <w:r w:rsidR="001E193F" w:rsidRPr="002142C8">
        <w:rPr>
          <w:rFonts w:ascii="Times New Roman" w:hAnsi="Times New Roman" w:cs="Times New Roman"/>
          <w:rPrChange w:id="1548" w:author="ghj" w:date="2018-05-25T14:12:00Z">
            <w:rPr>
              <w:rFonts w:ascii="Times New Roman" w:hAnsi="Times New Roman" w:cs="Times New Roman" w:hint="eastAsia"/>
            </w:rPr>
          </w:rPrChange>
        </w:rPr>
        <w:t>编码</w:t>
      </w:r>
    </w:p>
    <w:p w:rsidR="0011015B" w:rsidRPr="002142C8" w:rsidRDefault="001C21C0" w:rsidP="001C21C0">
      <w:pPr>
        <w:ind w:firstLineChars="200" w:firstLine="480"/>
        <w:rPr>
          <w:rFonts w:ascii="Times New Roman" w:eastAsia="宋体" w:hAnsi="Times New Roman" w:cs="Times New Roman"/>
          <w:color w:val="000000" w:themeColor="text1"/>
          <w:sz w:val="24"/>
          <w:szCs w:val="24"/>
          <w:rPrChange w:id="1549" w:author="ghj" w:date="2018-05-25T14:12:00Z">
            <w:rPr>
              <w:rFonts w:ascii="宋体" w:eastAsia="宋体" w:hAnsi="宋体" w:cs="Times New Roman"/>
              <w:color w:val="000000" w:themeColor="text1"/>
              <w:sz w:val="24"/>
              <w:szCs w:val="24"/>
            </w:rPr>
          </w:rPrChange>
        </w:rPr>
      </w:pPr>
      <w:r w:rsidRPr="002142C8">
        <w:rPr>
          <w:rFonts w:ascii="Times New Roman" w:eastAsia="宋体" w:hAnsi="Times New Roman" w:cs="Times New Roman"/>
          <w:color w:val="000000" w:themeColor="text1"/>
          <w:sz w:val="24"/>
          <w:szCs w:val="24"/>
          <w:rPrChange w:id="1550" w:author="ghj" w:date="2018-05-25T14:12:00Z">
            <w:rPr>
              <w:rFonts w:ascii="宋体" w:eastAsia="宋体" w:hAnsi="宋体" w:hint="eastAsia"/>
              <w:color w:val="000000" w:themeColor="text1"/>
              <w:sz w:val="24"/>
              <w:szCs w:val="24"/>
            </w:rPr>
          </w:rPrChange>
        </w:rPr>
        <w:t>所谓的编码其实就是相对于红外发射来讲的，按照</w:t>
      </w:r>
      <w:r w:rsidRPr="002142C8">
        <w:rPr>
          <w:rFonts w:ascii="Times New Roman" w:eastAsia="宋体" w:hAnsi="Times New Roman" w:cs="Times New Roman"/>
          <w:color w:val="000000" w:themeColor="text1"/>
          <w:sz w:val="24"/>
          <w:szCs w:val="24"/>
          <w:rPrChange w:id="1551" w:author="ghj" w:date="2018-05-25T14:12:00Z">
            <w:rPr>
              <w:rFonts w:ascii="宋体" w:eastAsia="宋体" w:hAnsi="宋体" w:hint="eastAsia"/>
              <w:color w:val="000000" w:themeColor="text1"/>
              <w:sz w:val="24"/>
              <w:szCs w:val="24"/>
            </w:rPr>
          </w:rPrChange>
        </w:rPr>
        <w:t>NEC</w:t>
      </w:r>
      <w:r w:rsidRPr="002142C8">
        <w:rPr>
          <w:rFonts w:ascii="Times New Roman" w:eastAsia="宋体" w:hAnsi="Times New Roman" w:cs="Times New Roman"/>
          <w:color w:val="000000" w:themeColor="text1"/>
          <w:sz w:val="24"/>
          <w:szCs w:val="24"/>
          <w:rPrChange w:id="1552" w:author="ghj" w:date="2018-05-25T14:12:00Z">
            <w:rPr>
              <w:rFonts w:ascii="宋体" w:eastAsia="宋体" w:hAnsi="宋体" w:hint="eastAsia"/>
              <w:color w:val="000000" w:themeColor="text1"/>
              <w:sz w:val="24"/>
              <w:szCs w:val="24"/>
            </w:rPr>
          </w:rPrChange>
        </w:rPr>
        <w:t>规定的协议，在高电平时间内，</w:t>
      </w:r>
      <w:r w:rsidRPr="002142C8">
        <w:rPr>
          <w:rFonts w:ascii="Times New Roman" w:eastAsia="宋体" w:hAnsi="Times New Roman" w:cs="Times New Roman"/>
          <w:color w:val="000000" w:themeColor="text1"/>
          <w:sz w:val="24"/>
          <w:szCs w:val="24"/>
          <w:rPrChange w:id="1553" w:author="ghj" w:date="2018-05-25T14:12:00Z">
            <w:rPr>
              <w:rFonts w:ascii="宋体" w:eastAsia="宋体" w:hAnsi="宋体" w:hint="eastAsia"/>
              <w:color w:val="000000" w:themeColor="text1"/>
              <w:sz w:val="24"/>
              <w:szCs w:val="24"/>
            </w:rPr>
          </w:rPrChange>
        </w:rPr>
        <w:t>Raspberry Pi</w:t>
      </w:r>
      <w:r w:rsidRPr="002142C8">
        <w:rPr>
          <w:rFonts w:ascii="Times New Roman" w:eastAsia="宋体" w:hAnsi="Times New Roman" w:cs="Times New Roman"/>
          <w:color w:val="000000" w:themeColor="text1"/>
          <w:sz w:val="24"/>
          <w:szCs w:val="24"/>
          <w:rPrChange w:id="1554" w:author="ghj" w:date="2018-05-25T14:12:00Z">
            <w:rPr>
              <w:rFonts w:ascii="宋体" w:eastAsia="宋体" w:hAnsi="宋体" w:hint="eastAsia"/>
              <w:color w:val="000000" w:themeColor="text1"/>
              <w:sz w:val="24"/>
              <w:szCs w:val="24"/>
            </w:rPr>
          </w:rPrChange>
        </w:rPr>
        <w:t>的</w:t>
      </w:r>
      <w:r w:rsidRPr="002142C8">
        <w:rPr>
          <w:rFonts w:ascii="Times New Roman" w:eastAsia="宋体" w:hAnsi="Times New Roman" w:cs="Times New Roman"/>
          <w:color w:val="000000" w:themeColor="text1"/>
          <w:sz w:val="24"/>
          <w:szCs w:val="24"/>
          <w:rPrChange w:id="1555" w:author="ghj" w:date="2018-05-25T14:12:00Z">
            <w:rPr>
              <w:rFonts w:ascii="宋体" w:eastAsia="宋体" w:hAnsi="宋体" w:hint="eastAsia"/>
              <w:color w:val="000000" w:themeColor="text1"/>
              <w:sz w:val="24"/>
              <w:szCs w:val="24"/>
            </w:rPr>
          </w:rPrChange>
        </w:rPr>
        <w:t xml:space="preserve">GPIO17 </w:t>
      </w:r>
      <w:r w:rsidRPr="002142C8">
        <w:rPr>
          <w:rFonts w:ascii="Times New Roman" w:eastAsia="宋体" w:hAnsi="Times New Roman" w:cs="Times New Roman"/>
          <w:color w:val="000000" w:themeColor="text1"/>
          <w:sz w:val="24"/>
          <w:szCs w:val="24"/>
          <w:rPrChange w:id="1556" w:author="ghj" w:date="2018-05-25T14:12:00Z">
            <w:rPr>
              <w:rFonts w:ascii="宋体" w:eastAsia="宋体" w:hAnsi="宋体" w:hint="eastAsia"/>
              <w:color w:val="000000" w:themeColor="text1"/>
              <w:sz w:val="24"/>
              <w:szCs w:val="24"/>
            </w:rPr>
          </w:rPrChange>
        </w:rPr>
        <w:t>（</w:t>
      </w:r>
      <w:r w:rsidRPr="002142C8">
        <w:rPr>
          <w:rFonts w:ascii="Times New Roman" w:eastAsia="宋体" w:hAnsi="Times New Roman" w:cs="Times New Roman"/>
          <w:color w:val="000000" w:themeColor="text1"/>
          <w:sz w:val="24"/>
          <w:szCs w:val="24"/>
          <w:rPrChange w:id="1557" w:author="ghj" w:date="2018-05-25T14:12:00Z">
            <w:rPr>
              <w:rFonts w:ascii="宋体" w:eastAsia="宋体" w:hAnsi="宋体" w:hint="eastAsia"/>
              <w:color w:val="000000" w:themeColor="text1"/>
              <w:sz w:val="24"/>
              <w:szCs w:val="24"/>
            </w:rPr>
          </w:rPrChange>
        </w:rPr>
        <w:t>BCM</w:t>
      </w:r>
      <w:r w:rsidRPr="002142C8">
        <w:rPr>
          <w:rFonts w:ascii="Times New Roman" w:eastAsia="宋体" w:hAnsi="Times New Roman" w:cs="Times New Roman"/>
          <w:color w:val="000000" w:themeColor="text1"/>
          <w:sz w:val="24"/>
          <w:szCs w:val="24"/>
          <w:rPrChange w:id="1558" w:author="ghj" w:date="2018-05-25T14:12:00Z">
            <w:rPr>
              <w:rFonts w:ascii="宋体" w:eastAsia="宋体" w:hAnsi="宋体" w:hint="eastAsia"/>
              <w:color w:val="000000" w:themeColor="text1"/>
              <w:sz w:val="24"/>
              <w:szCs w:val="24"/>
            </w:rPr>
          </w:rPrChange>
        </w:rPr>
        <w:t>）输出固定频率载波；低电平则直</w:t>
      </w:r>
      <w:r w:rsidRPr="002142C8">
        <w:rPr>
          <w:rFonts w:ascii="Times New Roman" w:eastAsia="宋体" w:hAnsi="Times New Roman" w:cs="Times New Roman"/>
          <w:color w:val="000000" w:themeColor="text1"/>
          <w:sz w:val="24"/>
          <w:szCs w:val="24"/>
          <w:rPrChange w:id="1559" w:author="ghj" w:date="2018-05-25T14:12:00Z">
            <w:rPr>
              <w:rFonts w:ascii="宋体" w:eastAsia="宋体" w:hAnsi="宋体" w:hint="eastAsia"/>
              <w:color w:val="000000" w:themeColor="text1"/>
              <w:sz w:val="24"/>
              <w:szCs w:val="24"/>
            </w:rPr>
          </w:rPrChange>
        </w:rPr>
        <w:lastRenderedPageBreak/>
        <w:t>接输出低。红</w:t>
      </w:r>
      <w:r w:rsidR="001B05D7" w:rsidRPr="002142C8">
        <w:rPr>
          <w:rFonts w:ascii="Times New Roman" w:eastAsia="宋体" w:hAnsi="Times New Roman" w:cs="Times New Roman"/>
          <w:color w:val="000000" w:themeColor="text1"/>
          <w:sz w:val="24"/>
          <w:szCs w:val="24"/>
          <w:rPrChange w:id="1560" w:author="ghj" w:date="2018-05-25T14:12:00Z">
            <w:rPr>
              <w:rFonts w:ascii="宋体" w:eastAsia="宋体" w:hAnsi="宋体" w:hint="eastAsia"/>
              <w:color w:val="000000" w:themeColor="text1"/>
              <w:sz w:val="24"/>
              <w:szCs w:val="24"/>
            </w:rPr>
          </w:rPrChange>
        </w:rPr>
        <w:t>外</w:t>
      </w:r>
      <w:r w:rsidR="002E635E" w:rsidRPr="002142C8">
        <w:rPr>
          <w:rFonts w:ascii="Times New Roman" w:eastAsia="宋体" w:hAnsi="Times New Roman" w:cs="Times New Roman"/>
          <w:color w:val="000000" w:themeColor="text1"/>
          <w:sz w:val="24"/>
          <w:szCs w:val="24"/>
          <w:rPrChange w:id="1561" w:author="ghj" w:date="2018-05-25T14:12:00Z">
            <w:rPr>
              <w:rFonts w:ascii="宋体" w:eastAsia="宋体" w:hAnsi="宋体" w:hint="eastAsia"/>
              <w:color w:val="000000" w:themeColor="text1"/>
              <w:sz w:val="24"/>
              <w:szCs w:val="24"/>
            </w:rPr>
          </w:rPrChange>
        </w:rPr>
        <w:t>接收</w:t>
      </w:r>
      <w:proofErr w:type="gramStart"/>
      <w:r w:rsidR="002E635E" w:rsidRPr="002142C8">
        <w:rPr>
          <w:rFonts w:ascii="Times New Roman" w:eastAsia="宋体" w:hAnsi="Times New Roman" w:cs="Times New Roman"/>
          <w:color w:val="000000" w:themeColor="text1"/>
          <w:sz w:val="24"/>
          <w:szCs w:val="24"/>
          <w:rPrChange w:id="1562" w:author="ghj" w:date="2018-05-25T14:12:00Z">
            <w:rPr>
              <w:rFonts w:ascii="宋体" w:eastAsia="宋体" w:hAnsi="宋体" w:hint="eastAsia"/>
              <w:color w:val="000000" w:themeColor="text1"/>
              <w:sz w:val="24"/>
              <w:szCs w:val="24"/>
            </w:rPr>
          </w:rPrChange>
        </w:rPr>
        <w:t>头接到</w:t>
      </w:r>
      <w:proofErr w:type="gramEnd"/>
      <w:r w:rsidR="002E635E" w:rsidRPr="002142C8">
        <w:rPr>
          <w:rFonts w:ascii="Times New Roman" w:eastAsia="宋体" w:hAnsi="Times New Roman" w:cs="Times New Roman"/>
          <w:color w:val="000000" w:themeColor="text1"/>
          <w:sz w:val="24"/>
          <w:szCs w:val="24"/>
          <w:rPrChange w:id="1563" w:author="ghj" w:date="2018-05-25T14:12:00Z">
            <w:rPr>
              <w:rFonts w:ascii="宋体" w:eastAsia="宋体" w:hAnsi="宋体" w:hint="eastAsia"/>
              <w:color w:val="000000" w:themeColor="text1"/>
              <w:sz w:val="24"/>
              <w:szCs w:val="24"/>
            </w:rPr>
          </w:rPrChange>
        </w:rPr>
        <w:t>载波时输出高电平，没有载波的情况下</w:t>
      </w:r>
      <w:r w:rsidR="00A86915" w:rsidRPr="002142C8">
        <w:rPr>
          <w:rFonts w:ascii="Times New Roman" w:eastAsia="宋体" w:hAnsi="Times New Roman" w:cs="Times New Roman"/>
          <w:color w:val="000000" w:themeColor="text1"/>
          <w:sz w:val="24"/>
          <w:szCs w:val="24"/>
          <w:rPrChange w:id="1564" w:author="ghj" w:date="2018-05-25T14:12:00Z">
            <w:rPr>
              <w:rFonts w:ascii="宋体" w:eastAsia="宋体" w:hAnsi="宋体" w:hint="eastAsia"/>
              <w:color w:val="000000" w:themeColor="text1"/>
              <w:sz w:val="24"/>
              <w:szCs w:val="24"/>
            </w:rPr>
          </w:rPrChange>
        </w:rPr>
        <w:t>就会</w:t>
      </w:r>
      <w:proofErr w:type="gramStart"/>
      <w:r w:rsidR="001B05D7" w:rsidRPr="002142C8">
        <w:rPr>
          <w:rFonts w:ascii="Times New Roman" w:eastAsia="宋体" w:hAnsi="Times New Roman" w:cs="Times New Roman"/>
          <w:color w:val="000000" w:themeColor="text1"/>
          <w:sz w:val="24"/>
          <w:szCs w:val="24"/>
          <w:rPrChange w:id="1565" w:author="ghj" w:date="2018-05-25T14:12:00Z">
            <w:rPr>
              <w:rFonts w:ascii="宋体" w:eastAsia="宋体" w:hAnsi="宋体" w:hint="eastAsia"/>
              <w:color w:val="000000" w:themeColor="text1"/>
              <w:sz w:val="24"/>
              <w:szCs w:val="24"/>
            </w:rPr>
          </w:rPrChange>
        </w:rPr>
        <w:t>输出</w:t>
      </w:r>
      <w:proofErr w:type="gramEnd"/>
      <w:r w:rsidR="001B05D7" w:rsidRPr="002142C8">
        <w:rPr>
          <w:rFonts w:ascii="Times New Roman" w:eastAsia="宋体" w:hAnsi="Times New Roman" w:cs="Times New Roman"/>
          <w:color w:val="000000" w:themeColor="text1"/>
          <w:sz w:val="24"/>
          <w:szCs w:val="24"/>
          <w:rPrChange w:id="1566" w:author="ghj" w:date="2018-05-25T14:12:00Z">
            <w:rPr>
              <w:rFonts w:ascii="宋体" w:eastAsia="宋体" w:hAnsi="宋体" w:hint="eastAsia"/>
              <w:color w:val="000000" w:themeColor="text1"/>
              <w:sz w:val="24"/>
              <w:szCs w:val="24"/>
            </w:rPr>
          </w:rPrChange>
        </w:rPr>
        <w:t>低电平，</w:t>
      </w:r>
      <w:r w:rsidRPr="002142C8">
        <w:rPr>
          <w:rFonts w:ascii="Times New Roman" w:eastAsia="宋体" w:hAnsi="Times New Roman" w:cs="Times New Roman"/>
          <w:color w:val="000000" w:themeColor="text1"/>
          <w:sz w:val="24"/>
          <w:szCs w:val="24"/>
          <w:rPrChange w:id="1567" w:author="ghj" w:date="2018-05-25T14:12:00Z">
            <w:rPr>
              <w:rFonts w:ascii="宋体" w:eastAsia="宋体" w:hAnsi="宋体" w:hint="eastAsia"/>
              <w:color w:val="000000" w:themeColor="text1"/>
              <w:sz w:val="24"/>
              <w:szCs w:val="24"/>
            </w:rPr>
          </w:rPrChange>
        </w:rPr>
        <w:t>就完成</w:t>
      </w:r>
      <w:r w:rsidR="001B05D7" w:rsidRPr="002142C8">
        <w:rPr>
          <w:rFonts w:ascii="Times New Roman" w:eastAsia="宋体" w:hAnsi="Times New Roman" w:cs="Times New Roman"/>
          <w:color w:val="000000" w:themeColor="text1"/>
          <w:sz w:val="24"/>
          <w:szCs w:val="24"/>
          <w:rPrChange w:id="1568" w:author="ghj" w:date="2018-05-25T14:12:00Z">
            <w:rPr>
              <w:rFonts w:ascii="宋体" w:eastAsia="宋体" w:hAnsi="宋体" w:hint="eastAsia"/>
              <w:color w:val="000000" w:themeColor="text1"/>
              <w:sz w:val="24"/>
              <w:szCs w:val="24"/>
            </w:rPr>
          </w:rPrChange>
        </w:rPr>
        <w:t>了</w:t>
      </w:r>
      <w:r w:rsidRPr="002142C8">
        <w:rPr>
          <w:rFonts w:ascii="Times New Roman" w:eastAsia="宋体" w:hAnsi="Times New Roman" w:cs="Times New Roman"/>
          <w:color w:val="000000" w:themeColor="text1"/>
          <w:sz w:val="24"/>
          <w:szCs w:val="24"/>
          <w:rPrChange w:id="1569" w:author="ghj" w:date="2018-05-25T14:12:00Z">
            <w:rPr>
              <w:rFonts w:ascii="宋体" w:eastAsia="宋体" w:hAnsi="宋体" w:hint="eastAsia"/>
              <w:color w:val="000000" w:themeColor="text1"/>
              <w:sz w:val="24"/>
              <w:szCs w:val="24"/>
            </w:rPr>
          </w:rPrChange>
        </w:rPr>
        <w:t>数据解码。</w:t>
      </w:r>
    </w:p>
    <w:p w:rsidR="00AD3D68" w:rsidRPr="002142C8" w:rsidRDefault="0079437F" w:rsidP="003927AD">
      <w:pPr>
        <w:pStyle w:val="2"/>
        <w:spacing w:before="60" w:afterLines="50" w:after="156" w:line="240" w:lineRule="auto"/>
        <w:jc w:val="left"/>
        <w:rPr>
          <w:rFonts w:ascii="Times New Roman" w:eastAsia="宋体" w:hAnsi="Times New Roman" w:cs="Times New Roman"/>
          <w:sz w:val="28"/>
          <w:szCs w:val="28"/>
          <w:rPrChange w:id="1570"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571" w:author="ghj" w:date="2018-05-25T14:12:00Z">
            <w:rPr>
              <w:rFonts w:ascii="宋体" w:eastAsia="宋体" w:hAnsi="宋体"/>
              <w:sz w:val="28"/>
              <w:szCs w:val="28"/>
            </w:rPr>
          </w:rPrChange>
        </w:rPr>
        <w:t xml:space="preserve">4.3 </w:t>
      </w:r>
      <w:r w:rsidRPr="002142C8">
        <w:rPr>
          <w:rFonts w:ascii="Times New Roman" w:eastAsia="宋体" w:hAnsi="Times New Roman" w:cs="Times New Roman"/>
          <w:sz w:val="28"/>
          <w:szCs w:val="28"/>
          <w:rPrChange w:id="1572" w:author="ghj" w:date="2018-05-25T14:12:00Z">
            <w:rPr>
              <w:rFonts w:ascii="宋体" w:eastAsia="宋体" w:hAnsi="宋体" w:hint="eastAsia"/>
              <w:sz w:val="28"/>
              <w:szCs w:val="28"/>
            </w:rPr>
          </w:rPrChange>
        </w:rPr>
        <w:t>Raspberry</w:t>
      </w:r>
      <w:r w:rsidRPr="002142C8">
        <w:rPr>
          <w:rFonts w:ascii="Times New Roman" w:eastAsia="宋体" w:hAnsi="Times New Roman" w:cs="Times New Roman"/>
          <w:sz w:val="28"/>
          <w:szCs w:val="28"/>
          <w:rPrChange w:id="1573"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1574" w:author="ghj" w:date="2018-05-25T14:12:00Z">
            <w:rPr>
              <w:rFonts w:ascii="宋体" w:eastAsia="宋体" w:hAnsi="宋体" w:hint="eastAsia"/>
              <w:sz w:val="28"/>
              <w:szCs w:val="28"/>
            </w:rPr>
          </w:rPrChange>
        </w:rPr>
        <w:t>Pi</w:t>
      </w:r>
      <w:r w:rsidRPr="002142C8">
        <w:rPr>
          <w:rFonts w:ascii="Times New Roman" w:eastAsia="宋体" w:hAnsi="Times New Roman" w:cs="Times New Roman"/>
          <w:sz w:val="28"/>
          <w:szCs w:val="28"/>
          <w:rPrChange w:id="1575" w:author="ghj" w:date="2018-05-25T14:12:00Z">
            <w:rPr>
              <w:rFonts w:ascii="宋体" w:eastAsia="宋体" w:hAnsi="宋体" w:hint="eastAsia"/>
              <w:sz w:val="28"/>
              <w:szCs w:val="28"/>
            </w:rPr>
          </w:rPrChange>
        </w:rPr>
        <w:t>和</w:t>
      </w:r>
      <w:r w:rsidRPr="002142C8">
        <w:rPr>
          <w:rFonts w:ascii="Times New Roman" w:eastAsia="宋体" w:hAnsi="Times New Roman" w:cs="Times New Roman"/>
          <w:sz w:val="28"/>
          <w:szCs w:val="28"/>
          <w:rPrChange w:id="1576" w:author="ghj" w:date="2018-05-25T14:12:00Z">
            <w:rPr>
              <w:rFonts w:ascii="宋体" w:eastAsia="宋体" w:hAnsi="宋体" w:hint="eastAsia"/>
              <w:sz w:val="28"/>
              <w:szCs w:val="28"/>
            </w:rPr>
          </w:rPrChange>
        </w:rPr>
        <w:t>2</w:t>
      </w:r>
      <w:r w:rsidRPr="002142C8">
        <w:rPr>
          <w:rFonts w:ascii="Times New Roman" w:eastAsia="宋体" w:hAnsi="Times New Roman" w:cs="Times New Roman"/>
          <w:sz w:val="28"/>
          <w:szCs w:val="28"/>
          <w:rPrChange w:id="1577" w:author="ghj" w:date="2018-05-25T14:12:00Z">
            <w:rPr>
              <w:rFonts w:ascii="宋体" w:eastAsia="宋体" w:hAnsi="宋体" w:hint="eastAsia"/>
              <w:sz w:val="28"/>
              <w:szCs w:val="28"/>
            </w:rPr>
          </w:rPrChange>
        </w:rPr>
        <w:t>个</w:t>
      </w:r>
      <w:r w:rsidRPr="002142C8">
        <w:rPr>
          <w:rFonts w:ascii="Times New Roman" w:eastAsia="宋体" w:hAnsi="Times New Roman" w:cs="Times New Roman"/>
          <w:sz w:val="28"/>
          <w:szCs w:val="28"/>
          <w:rPrChange w:id="1578" w:author="ghj" w:date="2018-05-25T14:12:00Z">
            <w:rPr>
              <w:rFonts w:ascii="宋体" w:eastAsia="宋体" w:hAnsi="宋体" w:hint="eastAsia"/>
              <w:sz w:val="28"/>
              <w:szCs w:val="28"/>
            </w:rPr>
          </w:rPrChange>
        </w:rPr>
        <w:t>4*</w:t>
      </w:r>
      <w:r w:rsidRPr="002142C8">
        <w:rPr>
          <w:rFonts w:ascii="Times New Roman" w:eastAsia="宋体" w:hAnsi="Times New Roman" w:cs="Times New Roman"/>
          <w:sz w:val="28"/>
          <w:szCs w:val="28"/>
          <w:rPrChange w:id="1579" w:author="ghj" w:date="2018-05-25T14:12:00Z">
            <w:rPr>
              <w:rFonts w:ascii="宋体" w:eastAsia="宋体" w:hAnsi="宋体"/>
              <w:sz w:val="28"/>
              <w:szCs w:val="28"/>
            </w:rPr>
          </w:rPrChange>
        </w:rPr>
        <w:t>4</w:t>
      </w:r>
      <w:r w:rsidRPr="002142C8">
        <w:rPr>
          <w:rFonts w:ascii="Times New Roman" w:eastAsia="宋体" w:hAnsi="Times New Roman" w:cs="Times New Roman"/>
          <w:sz w:val="28"/>
          <w:szCs w:val="28"/>
          <w:rPrChange w:id="1580" w:author="ghj" w:date="2018-05-25T14:12:00Z">
            <w:rPr>
              <w:rFonts w:ascii="宋体" w:eastAsia="宋体" w:hAnsi="宋体" w:hint="eastAsia"/>
              <w:sz w:val="28"/>
              <w:szCs w:val="28"/>
            </w:rPr>
          </w:rPrChange>
        </w:rPr>
        <w:t>键盘</w:t>
      </w:r>
    </w:p>
    <w:p w:rsidR="0079437F" w:rsidRPr="002142C8" w:rsidRDefault="0079437F" w:rsidP="0079437F">
      <w:pPr>
        <w:ind w:firstLineChars="200" w:firstLine="480"/>
        <w:rPr>
          <w:rFonts w:ascii="Times New Roman" w:eastAsia="宋体" w:hAnsi="Times New Roman" w:cs="Times New Roman"/>
          <w:sz w:val="24"/>
          <w:szCs w:val="24"/>
          <w:rPrChange w:id="1581"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582" w:author="ghj" w:date="2018-05-25T14:12:00Z">
            <w:rPr>
              <w:rFonts w:ascii="宋体" w:eastAsia="宋体" w:hAnsi="宋体" w:hint="eastAsia"/>
              <w:sz w:val="24"/>
              <w:szCs w:val="24"/>
            </w:rPr>
          </w:rPrChange>
        </w:rPr>
        <w:t>基于嵌入式的万能遥控器一共</w:t>
      </w:r>
      <w:r w:rsidR="009400B2" w:rsidRPr="002142C8">
        <w:rPr>
          <w:rFonts w:ascii="Times New Roman" w:eastAsia="宋体" w:hAnsi="Times New Roman" w:cs="Times New Roman"/>
          <w:sz w:val="24"/>
          <w:szCs w:val="24"/>
          <w:rPrChange w:id="1583" w:author="ghj" w:date="2018-05-25T14:12:00Z">
            <w:rPr>
              <w:rFonts w:ascii="宋体" w:eastAsia="宋体" w:hAnsi="宋体" w:hint="eastAsia"/>
              <w:sz w:val="24"/>
              <w:szCs w:val="24"/>
            </w:rPr>
          </w:rPrChange>
        </w:rPr>
        <w:t>设计了</w:t>
      </w:r>
      <w:r w:rsidR="009400B2" w:rsidRPr="002142C8">
        <w:rPr>
          <w:rFonts w:ascii="Times New Roman" w:eastAsia="宋体" w:hAnsi="Times New Roman" w:cs="Times New Roman"/>
          <w:sz w:val="24"/>
          <w:szCs w:val="24"/>
          <w:rPrChange w:id="1584" w:author="ghj" w:date="2018-05-25T14:12:00Z">
            <w:rPr>
              <w:rFonts w:ascii="宋体" w:eastAsia="宋体" w:hAnsi="宋体" w:hint="eastAsia"/>
              <w:sz w:val="24"/>
              <w:szCs w:val="24"/>
            </w:rPr>
          </w:rPrChange>
        </w:rPr>
        <w:t>2</w:t>
      </w:r>
      <w:r w:rsidR="00C11A0B" w:rsidRPr="002142C8">
        <w:rPr>
          <w:rFonts w:ascii="Times New Roman" w:eastAsia="宋体" w:hAnsi="Times New Roman" w:cs="Times New Roman"/>
          <w:sz w:val="24"/>
          <w:szCs w:val="24"/>
          <w:rPrChange w:id="1585" w:author="ghj" w:date="2018-05-25T14:12:00Z">
            <w:rPr>
              <w:rFonts w:ascii="宋体" w:eastAsia="宋体" w:hAnsi="宋体" w:hint="eastAsia"/>
              <w:sz w:val="24"/>
              <w:szCs w:val="24"/>
            </w:rPr>
          </w:rPrChange>
        </w:rPr>
        <w:t>4</w:t>
      </w:r>
      <w:r w:rsidR="009400B2" w:rsidRPr="002142C8">
        <w:rPr>
          <w:rFonts w:ascii="Times New Roman" w:eastAsia="宋体" w:hAnsi="Times New Roman" w:cs="Times New Roman"/>
          <w:sz w:val="24"/>
          <w:szCs w:val="24"/>
          <w:rPrChange w:id="1586" w:author="ghj" w:date="2018-05-25T14:12:00Z">
            <w:rPr>
              <w:rFonts w:ascii="宋体" w:eastAsia="宋体" w:hAnsi="宋体" w:hint="eastAsia"/>
              <w:sz w:val="24"/>
              <w:szCs w:val="24"/>
            </w:rPr>
          </w:rPrChange>
        </w:rPr>
        <w:t>个按键，如果直接焊接</w:t>
      </w:r>
      <w:r w:rsidR="009400B2" w:rsidRPr="002142C8">
        <w:rPr>
          <w:rFonts w:ascii="Times New Roman" w:eastAsia="宋体" w:hAnsi="Times New Roman" w:cs="Times New Roman"/>
          <w:sz w:val="24"/>
          <w:szCs w:val="24"/>
          <w:rPrChange w:id="1587" w:author="ghj" w:date="2018-05-25T14:12:00Z">
            <w:rPr>
              <w:rFonts w:ascii="宋体" w:eastAsia="宋体" w:hAnsi="宋体" w:hint="eastAsia"/>
              <w:sz w:val="24"/>
              <w:szCs w:val="24"/>
            </w:rPr>
          </w:rPrChange>
        </w:rPr>
        <w:t>2</w:t>
      </w:r>
      <w:r w:rsidR="00C11A0B" w:rsidRPr="002142C8">
        <w:rPr>
          <w:rFonts w:ascii="Times New Roman" w:eastAsia="宋体" w:hAnsi="Times New Roman" w:cs="Times New Roman"/>
          <w:sz w:val="24"/>
          <w:szCs w:val="24"/>
          <w:rPrChange w:id="1588" w:author="ghj" w:date="2018-05-25T14:12:00Z">
            <w:rPr>
              <w:rFonts w:ascii="宋体" w:eastAsia="宋体" w:hAnsi="宋体" w:hint="eastAsia"/>
              <w:sz w:val="24"/>
              <w:szCs w:val="24"/>
            </w:rPr>
          </w:rPrChange>
        </w:rPr>
        <w:t>4</w:t>
      </w:r>
      <w:r w:rsidR="009400B2" w:rsidRPr="002142C8">
        <w:rPr>
          <w:rFonts w:ascii="Times New Roman" w:eastAsia="宋体" w:hAnsi="Times New Roman" w:cs="Times New Roman"/>
          <w:sz w:val="24"/>
          <w:szCs w:val="24"/>
          <w:rPrChange w:id="1589" w:author="ghj" w:date="2018-05-25T14:12:00Z">
            <w:rPr>
              <w:rFonts w:ascii="宋体" w:eastAsia="宋体" w:hAnsi="宋体" w:hint="eastAsia"/>
              <w:sz w:val="24"/>
              <w:szCs w:val="24"/>
            </w:rPr>
          </w:rPrChange>
        </w:rPr>
        <w:t>个按钮并使用</w:t>
      </w:r>
      <w:r w:rsidR="009400B2" w:rsidRPr="002142C8">
        <w:rPr>
          <w:rFonts w:ascii="Times New Roman" w:eastAsia="宋体" w:hAnsi="Times New Roman" w:cs="Times New Roman"/>
          <w:sz w:val="24"/>
          <w:szCs w:val="24"/>
          <w:rPrChange w:id="1590" w:author="ghj" w:date="2018-05-25T14:12:00Z">
            <w:rPr>
              <w:rFonts w:ascii="宋体" w:eastAsia="宋体" w:hAnsi="宋体" w:hint="eastAsia"/>
              <w:sz w:val="24"/>
              <w:szCs w:val="24"/>
            </w:rPr>
          </w:rPrChange>
        </w:rPr>
        <w:t>2</w:t>
      </w:r>
      <w:r w:rsidR="00C11A0B" w:rsidRPr="002142C8">
        <w:rPr>
          <w:rFonts w:ascii="Times New Roman" w:eastAsia="宋体" w:hAnsi="Times New Roman" w:cs="Times New Roman"/>
          <w:sz w:val="24"/>
          <w:szCs w:val="24"/>
          <w:rPrChange w:id="1591" w:author="ghj" w:date="2018-05-25T14:12:00Z">
            <w:rPr>
              <w:rFonts w:ascii="宋体" w:eastAsia="宋体" w:hAnsi="宋体" w:hint="eastAsia"/>
              <w:sz w:val="24"/>
              <w:szCs w:val="24"/>
            </w:rPr>
          </w:rPrChange>
        </w:rPr>
        <w:t>4</w:t>
      </w:r>
      <w:r w:rsidR="009400B2" w:rsidRPr="002142C8">
        <w:rPr>
          <w:rFonts w:ascii="Times New Roman" w:eastAsia="宋体" w:hAnsi="Times New Roman" w:cs="Times New Roman"/>
          <w:sz w:val="24"/>
          <w:szCs w:val="24"/>
          <w:rPrChange w:id="1592" w:author="ghj" w:date="2018-05-25T14:12:00Z">
            <w:rPr>
              <w:rFonts w:ascii="宋体" w:eastAsia="宋体" w:hAnsi="宋体" w:hint="eastAsia"/>
              <w:sz w:val="24"/>
              <w:szCs w:val="24"/>
            </w:rPr>
          </w:rPrChange>
        </w:rPr>
        <w:t>个引脚作为输入的话，那么不仅代码工作量要增加很多，并且大多数还是一些重复性的代码，还会导致</w:t>
      </w:r>
      <w:r w:rsidR="000865B7" w:rsidRPr="002142C8">
        <w:rPr>
          <w:rFonts w:ascii="Times New Roman" w:eastAsia="宋体" w:hAnsi="Times New Roman" w:cs="Times New Roman"/>
          <w:sz w:val="24"/>
          <w:szCs w:val="24"/>
          <w:rPrChange w:id="1593" w:author="ghj" w:date="2018-05-25T14:12:00Z">
            <w:rPr>
              <w:rFonts w:ascii="Times New Roman" w:eastAsia="宋体" w:hAnsi="Times New Roman" w:cs="Times New Roman" w:hint="eastAsia"/>
              <w:sz w:val="24"/>
              <w:szCs w:val="24"/>
            </w:rPr>
          </w:rPrChange>
        </w:rPr>
        <w:t>树莓派的</w:t>
      </w:r>
      <w:r w:rsidR="000865B7" w:rsidRPr="002142C8">
        <w:rPr>
          <w:rFonts w:ascii="Times New Roman" w:eastAsia="宋体" w:hAnsi="Times New Roman" w:cs="Times New Roman"/>
          <w:sz w:val="24"/>
          <w:szCs w:val="24"/>
          <w:rPrChange w:id="1594" w:author="ghj" w:date="2018-05-25T14:12:00Z">
            <w:rPr>
              <w:rFonts w:ascii="Times New Roman" w:eastAsia="宋体" w:hAnsi="Times New Roman" w:cs="Times New Roman" w:hint="eastAsia"/>
              <w:sz w:val="24"/>
              <w:szCs w:val="24"/>
            </w:rPr>
          </w:rPrChange>
        </w:rPr>
        <w:t>GPI</w:t>
      </w:r>
      <w:r w:rsidR="009400B2" w:rsidRPr="002142C8">
        <w:rPr>
          <w:rFonts w:ascii="Times New Roman" w:eastAsia="宋体" w:hAnsi="Times New Roman" w:cs="Times New Roman"/>
          <w:sz w:val="24"/>
          <w:szCs w:val="24"/>
          <w:rPrChange w:id="1595" w:author="ghj" w:date="2018-05-25T14:12:00Z">
            <w:rPr>
              <w:rFonts w:ascii="Times New Roman" w:eastAsia="宋体" w:hAnsi="Times New Roman" w:cs="Times New Roman" w:hint="eastAsia"/>
              <w:sz w:val="24"/>
              <w:szCs w:val="24"/>
            </w:rPr>
          </w:rPrChange>
        </w:rPr>
        <w:t>O</w:t>
      </w:r>
      <w:r w:rsidR="009400B2" w:rsidRPr="002142C8">
        <w:rPr>
          <w:rFonts w:ascii="Times New Roman" w:eastAsia="宋体" w:hAnsi="Times New Roman" w:cs="Times New Roman"/>
          <w:sz w:val="24"/>
          <w:szCs w:val="24"/>
          <w:rPrChange w:id="1596" w:author="ghj" w:date="2018-05-25T14:12:00Z">
            <w:rPr>
              <w:rFonts w:ascii="Times New Roman" w:eastAsia="宋体" w:hAnsi="Times New Roman" w:cs="Times New Roman" w:hint="eastAsia"/>
              <w:sz w:val="24"/>
              <w:szCs w:val="24"/>
            </w:rPr>
          </w:rPrChange>
        </w:rPr>
        <w:t>也将占用多达</w:t>
      </w:r>
      <w:r w:rsidR="009400B2" w:rsidRPr="002142C8">
        <w:rPr>
          <w:rFonts w:ascii="Times New Roman" w:eastAsia="宋体" w:hAnsi="Times New Roman" w:cs="Times New Roman"/>
          <w:sz w:val="24"/>
          <w:szCs w:val="24"/>
          <w:rPrChange w:id="1597" w:author="ghj" w:date="2018-05-25T14:12:00Z">
            <w:rPr>
              <w:rFonts w:ascii="Times New Roman" w:eastAsia="宋体" w:hAnsi="Times New Roman" w:cs="Times New Roman" w:hint="eastAsia"/>
              <w:sz w:val="24"/>
              <w:szCs w:val="24"/>
            </w:rPr>
          </w:rPrChange>
        </w:rPr>
        <w:t>2</w:t>
      </w:r>
      <w:r w:rsidR="00C11A0B" w:rsidRPr="002142C8">
        <w:rPr>
          <w:rFonts w:ascii="Times New Roman" w:eastAsia="宋体" w:hAnsi="Times New Roman" w:cs="Times New Roman"/>
          <w:sz w:val="24"/>
          <w:szCs w:val="24"/>
          <w:rPrChange w:id="1598" w:author="ghj" w:date="2018-05-25T14:12:00Z">
            <w:rPr>
              <w:rFonts w:ascii="Times New Roman" w:eastAsia="宋体" w:hAnsi="Times New Roman" w:cs="Times New Roman" w:hint="eastAsia"/>
              <w:sz w:val="24"/>
              <w:szCs w:val="24"/>
            </w:rPr>
          </w:rPrChange>
        </w:rPr>
        <w:t>4</w:t>
      </w:r>
      <w:r w:rsidR="009400B2" w:rsidRPr="002142C8">
        <w:rPr>
          <w:rFonts w:ascii="Times New Roman" w:eastAsia="宋体" w:hAnsi="Times New Roman" w:cs="Times New Roman"/>
          <w:sz w:val="24"/>
          <w:szCs w:val="24"/>
          <w:rPrChange w:id="1599" w:author="ghj" w:date="2018-05-25T14:12:00Z">
            <w:rPr>
              <w:rFonts w:ascii="Times New Roman" w:eastAsia="宋体" w:hAnsi="Times New Roman" w:cs="Times New Roman" w:hint="eastAsia"/>
              <w:sz w:val="24"/>
              <w:szCs w:val="24"/>
            </w:rPr>
          </w:rPrChange>
        </w:rPr>
        <w:t>个，这样既不好管理，也让代码冗余，所以选择了</w:t>
      </w:r>
      <w:r w:rsidR="009400B2" w:rsidRPr="002142C8">
        <w:rPr>
          <w:rFonts w:ascii="Times New Roman" w:eastAsia="宋体" w:hAnsi="Times New Roman" w:cs="Times New Roman"/>
          <w:sz w:val="24"/>
          <w:szCs w:val="24"/>
          <w:rPrChange w:id="1600" w:author="ghj" w:date="2018-05-25T14:12:00Z">
            <w:rPr>
              <w:rFonts w:ascii="Times New Roman" w:eastAsia="宋体" w:hAnsi="Times New Roman" w:cs="Times New Roman" w:hint="eastAsia"/>
              <w:sz w:val="24"/>
              <w:szCs w:val="24"/>
            </w:rPr>
          </w:rPrChange>
        </w:rPr>
        <w:t>2</w:t>
      </w:r>
      <w:r w:rsidR="009400B2" w:rsidRPr="002142C8">
        <w:rPr>
          <w:rFonts w:ascii="Times New Roman" w:eastAsia="宋体" w:hAnsi="Times New Roman" w:cs="Times New Roman"/>
          <w:sz w:val="24"/>
          <w:szCs w:val="24"/>
          <w:rPrChange w:id="1601" w:author="ghj" w:date="2018-05-25T14:12:00Z">
            <w:rPr>
              <w:rFonts w:ascii="Times New Roman" w:eastAsia="宋体" w:hAnsi="Times New Roman" w:cs="Times New Roman" w:hint="eastAsia"/>
              <w:sz w:val="24"/>
              <w:szCs w:val="24"/>
            </w:rPr>
          </w:rPrChange>
        </w:rPr>
        <w:t>个</w:t>
      </w:r>
      <w:r w:rsidR="009400B2" w:rsidRPr="002142C8">
        <w:rPr>
          <w:rFonts w:ascii="Times New Roman" w:eastAsia="宋体" w:hAnsi="Times New Roman" w:cs="Times New Roman"/>
          <w:sz w:val="24"/>
          <w:szCs w:val="24"/>
          <w:rPrChange w:id="1602" w:author="ghj" w:date="2018-05-25T14:12:00Z">
            <w:rPr>
              <w:rFonts w:ascii="Times New Roman" w:eastAsia="宋体" w:hAnsi="Times New Roman" w:cs="Times New Roman" w:hint="eastAsia"/>
              <w:sz w:val="24"/>
              <w:szCs w:val="24"/>
            </w:rPr>
          </w:rPrChange>
        </w:rPr>
        <w:t>4*</w:t>
      </w:r>
      <w:r w:rsidR="009400B2" w:rsidRPr="002142C8">
        <w:rPr>
          <w:rFonts w:ascii="Times New Roman" w:eastAsia="宋体" w:hAnsi="Times New Roman" w:cs="Times New Roman"/>
          <w:sz w:val="24"/>
          <w:szCs w:val="24"/>
          <w:rPrChange w:id="1603" w:author="ghj" w:date="2018-05-25T14:12:00Z">
            <w:rPr>
              <w:rFonts w:ascii="Times New Roman" w:eastAsia="宋体" w:hAnsi="Times New Roman" w:cs="Times New Roman"/>
              <w:sz w:val="24"/>
              <w:szCs w:val="24"/>
            </w:rPr>
          </w:rPrChange>
        </w:rPr>
        <w:t>4</w:t>
      </w:r>
      <w:r w:rsidR="009400B2" w:rsidRPr="002142C8">
        <w:rPr>
          <w:rFonts w:ascii="Times New Roman" w:eastAsia="宋体" w:hAnsi="Times New Roman" w:cs="Times New Roman"/>
          <w:sz w:val="24"/>
          <w:szCs w:val="24"/>
          <w:rPrChange w:id="1604" w:author="ghj" w:date="2018-05-25T14:12:00Z">
            <w:rPr>
              <w:rFonts w:ascii="Times New Roman" w:eastAsia="宋体" w:hAnsi="Times New Roman" w:cs="Times New Roman" w:hint="eastAsia"/>
              <w:sz w:val="24"/>
              <w:szCs w:val="24"/>
            </w:rPr>
          </w:rPrChange>
        </w:rPr>
        <w:t>的矩阵键盘。</w:t>
      </w:r>
    </w:p>
    <w:p w:rsidR="00626A5F" w:rsidRPr="002142C8" w:rsidRDefault="00626A5F" w:rsidP="0079437F">
      <w:pPr>
        <w:ind w:firstLineChars="200" w:firstLine="480"/>
        <w:rPr>
          <w:rFonts w:ascii="Times New Roman" w:eastAsia="宋体" w:hAnsi="Times New Roman" w:cs="Times New Roman"/>
          <w:sz w:val="24"/>
          <w:szCs w:val="24"/>
          <w:rPrChange w:id="1605"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606" w:author="ghj" w:date="2018-05-25T14:12:00Z">
            <w:rPr>
              <w:rFonts w:ascii="Times New Roman" w:eastAsia="宋体" w:hAnsi="Times New Roman" w:cs="Times New Roman" w:hint="eastAsia"/>
              <w:sz w:val="24"/>
              <w:szCs w:val="24"/>
            </w:rPr>
          </w:rPrChange>
        </w:rPr>
        <w:t>4*4</w:t>
      </w:r>
      <w:r w:rsidRPr="002142C8">
        <w:rPr>
          <w:rFonts w:ascii="Times New Roman" w:eastAsia="宋体" w:hAnsi="Times New Roman" w:cs="Times New Roman"/>
          <w:sz w:val="24"/>
          <w:szCs w:val="24"/>
          <w:rPrChange w:id="1607" w:author="ghj" w:date="2018-05-25T14:12:00Z">
            <w:rPr>
              <w:rFonts w:ascii="Times New Roman" w:eastAsia="宋体" w:hAnsi="Times New Roman" w:cs="Times New Roman" w:hint="eastAsia"/>
              <w:sz w:val="24"/>
              <w:szCs w:val="24"/>
            </w:rPr>
          </w:rPrChange>
        </w:rPr>
        <w:t>矩阵键盘是使用</w:t>
      </w:r>
      <w:r w:rsidRPr="002142C8">
        <w:rPr>
          <w:rFonts w:ascii="Times New Roman" w:eastAsia="宋体" w:hAnsi="Times New Roman" w:cs="Times New Roman"/>
          <w:sz w:val="24"/>
          <w:szCs w:val="24"/>
          <w:rPrChange w:id="1608" w:author="ghj" w:date="2018-05-25T14:12:00Z">
            <w:rPr>
              <w:rFonts w:ascii="Times New Roman" w:eastAsia="宋体" w:hAnsi="Times New Roman" w:cs="Times New Roman" w:hint="eastAsia"/>
              <w:sz w:val="24"/>
              <w:szCs w:val="24"/>
            </w:rPr>
          </w:rPrChange>
        </w:rPr>
        <w:t>1</w:t>
      </w:r>
      <w:r w:rsidRPr="002142C8">
        <w:rPr>
          <w:rFonts w:ascii="Times New Roman" w:eastAsia="宋体" w:hAnsi="Times New Roman" w:cs="Times New Roman"/>
          <w:sz w:val="24"/>
          <w:szCs w:val="24"/>
          <w:rPrChange w:id="1609" w:author="ghj" w:date="2018-05-25T14:12:00Z">
            <w:rPr>
              <w:rFonts w:ascii="Times New Roman" w:eastAsia="宋体" w:hAnsi="Times New Roman" w:cs="Times New Roman"/>
              <w:sz w:val="24"/>
              <w:szCs w:val="24"/>
            </w:rPr>
          </w:rPrChange>
        </w:rPr>
        <w:t>6</w:t>
      </w:r>
      <w:r w:rsidRPr="002142C8">
        <w:rPr>
          <w:rFonts w:ascii="Times New Roman" w:eastAsia="宋体" w:hAnsi="Times New Roman" w:cs="Times New Roman"/>
          <w:sz w:val="24"/>
          <w:szCs w:val="24"/>
          <w:rPrChange w:id="1610" w:author="ghj" w:date="2018-05-25T14:12:00Z">
            <w:rPr>
              <w:rFonts w:ascii="Times New Roman" w:eastAsia="宋体" w:hAnsi="Times New Roman" w:cs="Times New Roman" w:hint="eastAsia"/>
              <w:sz w:val="24"/>
              <w:szCs w:val="24"/>
            </w:rPr>
          </w:rPrChange>
        </w:rPr>
        <w:t>个按键</w:t>
      </w:r>
      <w:r w:rsidR="00D27B34" w:rsidRPr="002142C8">
        <w:rPr>
          <w:rFonts w:ascii="Times New Roman" w:eastAsia="宋体" w:hAnsi="Times New Roman" w:cs="Times New Roman"/>
          <w:sz w:val="24"/>
          <w:szCs w:val="24"/>
          <w:rPrChange w:id="1611" w:author="ghj" w:date="2018-05-25T14:12:00Z">
            <w:rPr>
              <w:rFonts w:ascii="Times New Roman" w:eastAsia="宋体" w:hAnsi="Times New Roman" w:cs="Times New Roman" w:hint="eastAsia"/>
              <w:sz w:val="24"/>
              <w:szCs w:val="24"/>
            </w:rPr>
          </w:rPrChange>
        </w:rPr>
        <w:t>组合设计的一种特殊的键盘，它只需要接</w:t>
      </w:r>
      <w:r w:rsidR="000865B7" w:rsidRPr="002142C8">
        <w:rPr>
          <w:rFonts w:ascii="Times New Roman" w:eastAsia="宋体" w:hAnsi="Times New Roman" w:cs="Times New Roman"/>
          <w:sz w:val="24"/>
          <w:szCs w:val="24"/>
          <w:rPrChange w:id="1612" w:author="ghj" w:date="2018-05-25T14:12:00Z">
            <w:rPr>
              <w:rFonts w:ascii="Times New Roman" w:eastAsia="宋体" w:hAnsi="Times New Roman" w:cs="Times New Roman" w:hint="eastAsia"/>
              <w:sz w:val="24"/>
              <w:szCs w:val="24"/>
            </w:rPr>
          </w:rPrChange>
        </w:rPr>
        <w:t>树莓的</w:t>
      </w:r>
      <w:r w:rsidR="009C1BEE" w:rsidRPr="002142C8">
        <w:rPr>
          <w:rFonts w:ascii="Times New Roman" w:eastAsia="宋体" w:hAnsi="Times New Roman" w:cs="Times New Roman"/>
          <w:sz w:val="24"/>
          <w:szCs w:val="24"/>
          <w:rPrChange w:id="1613" w:author="ghj" w:date="2018-05-25T14:12:00Z">
            <w:rPr>
              <w:rFonts w:ascii="Times New Roman" w:eastAsia="宋体" w:hAnsi="Times New Roman" w:cs="Times New Roman" w:hint="eastAsia"/>
              <w:sz w:val="24"/>
              <w:szCs w:val="24"/>
            </w:rPr>
          </w:rPrChange>
        </w:rPr>
        <w:t>上</w:t>
      </w:r>
      <w:r w:rsidR="00D27B34" w:rsidRPr="002142C8">
        <w:rPr>
          <w:rFonts w:ascii="Times New Roman" w:eastAsia="宋体" w:hAnsi="Times New Roman" w:cs="Times New Roman"/>
          <w:sz w:val="24"/>
          <w:szCs w:val="24"/>
          <w:rPrChange w:id="1614" w:author="ghj" w:date="2018-05-25T14:12:00Z">
            <w:rPr>
              <w:rFonts w:ascii="Times New Roman" w:eastAsia="宋体" w:hAnsi="Times New Roman" w:cs="Times New Roman" w:hint="eastAsia"/>
              <w:sz w:val="24"/>
              <w:szCs w:val="24"/>
            </w:rPr>
          </w:rPrChange>
        </w:rPr>
        <w:t>8</w:t>
      </w:r>
      <w:r w:rsidR="00D27B34" w:rsidRPr="002142C8">
        <w:rPr>
          <w:rFonts w:ascii="Times New Roman" w:eastAsia="宋体" w:hAnsi="Times New Roman" w:cs="Times New Roman"/>
          <w:sz w:val="24"/>
          <w:szCs w:val="24"/>
          <w:rPrChange w:id="1615" w:author="ghj" w:date="2018-05-25T14:12:00Z">
            <w:rPr>
              <w:rFonts w:ascii="Times New Roman" w:eastAsia="宋体" w:hAnsi="Times New Roman" w:cs="Times New Roman" w:hint="eastAsia"/>
              <w:sz w:val="24"/>
              <w:szCs w:val="24"/>
            </w:rPr>
          </w:rPrChange>
        </w:rPr>
        <w:t>个</w:t>
      </w:r>
      <w:r w:rsidR="00D27B34" w:rsidRPr="002142C8">
        <w:rPr>
          <w:rFonts w:ascii="Times New Roman" w:eastAsia="宋体" w:hAnsi="Times New Roman" w:cs="Times New Roman"/>
          <w:sz w:val="24"/>
          <w:szCs w:val="24"/>
          <w:rPrChange w:id="1616" w:author="ghj" w:date="2018-05-25T14:12:00Z">
            <w:rPr>
              <w:rFonts w:ascii="Times New Roman" w:eastAsia="宋体" w:hAnsi="Times New Roman" w:cs="Times New Roman" w:hint="eastAsia"/>
              <w:sz w:val="24"/>
              <w:szCs w:val="24"/>
            </w:rPr>
          </w:rPrChange>
        </w:rPr>
        <w:t>GPIO</w:t>
      </w:r>
      <w:r w:rsidR="00D27B34" w:rsidRPr="002142C8">
        <w:rPr>
          <w:rFonts w:ascii="Times New Roman" w:eastAsia="宋体" w:hAnsi="Times New Roman" w:cs="Times New Roman"/>
          <w:sz w:val="24"/>
          <w:szCs w:val="24"/>
          <w:rPrChange w:id="1617" w:author="ghj" w:date="2018-05-25T14:12:00Z">
            <w:rPr>
              <w:rFonts w:ascii="Times New Roman" w:eastAsia="宋体" w:hAnsi="Times New Roman" w:cs="Times New Roman" w:hint="eastAsia"/>
              <w:sz w:val="24"/>
              <w:szCs w:val="24"/>
            </w:rPr>
          </w:rPrChange>
        </w:rPr>
        <w:t>口，通过程序设计进行键盘扫描，程序可以很轻易的获取到用户按下的到底是什么键。</w:t>
      </w:r>
    </w:p>
    <w:p w:rsidR="00926E4E" w:rsidRPr="002142C8" w:rsidRDefault="00F82D35" w:rsidP="00926E4E">
      <w:pPr>
        <w:widowControl/>
        <w:ind w:firstLineChars="200" w:firstLine="482"/>
        <w:rPr>
          <w:rFonts w:ascii="Times New Roman" w:eastAsia="宋体" w:hAnsi="Times New Roman" w:cs="Times New Roman"/>
          <w:kern w:val="0"/>
          <w:sz w:val="24"/>
          <w:szCs w:val="24"/>
          <w:rPrChange w:id="1618"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b/>
          <w:kern w:val="0"/>
          <w:sz w:val="24"/>
          <w:szCs w:val="24"/>
          <w:rPrChange w:id="1619" w:author="ghj" w:date="2018-05-25T14:12:00Z">
            <w:rPr>
              <w:rFonts w:ascii="Times New Roman" w:eastAsia="宋体" w:hAnsi="Times New Roman" w:cs="Times New Roman"/>
              <w:b/>
              <w:kern w:val="0"/>
              <w:sz w:val="24"/>
              <w:szCs w:val="24"/>
            </w:rPr>
          </w:rPrChange>
        </w:rPr>
        <w:t>键盘扫描原理：</w:t>
      </w:r>
      <w:r w:rsidR="001E2E11" w:rsidRPr="002142C8">
        <w:rPr>
          <w:rFonts w:ascii="Times New Roman" w:eastAsia="宋体" w:hAnsi="Times New Roman" w:cs="Times New Roman"/>
          <w:kern w:val="0"/>
          <w:sz w:val="24"/>
          <w:szCs w:val="24"/>
          <w:rPrChange w:id="1620" w:author="ghj" w:date="2018-05-25T14:12:00Z">
            <w:rPr>
              <w:rFonts w:ascii="Times New Roman" w:eastAsia="宋体" w:hAnsi="Times New Roman" w:cs="Times New Roman" w:hint="eastAsia"/>
              <w:kern w:val="0"/>
              <w:sz w:val="24"/>
              <w:szCs w:val="24"/>
            </w:rPr>
          </w:rPrChange>
        </w:rPr>
        <w:t>如图</w:t>
      </w:r>
      <w:r w:rsidR="001E2E11" w:rsidRPr="002142C8">
        <w:rPr>
          <w:rFonts w:ascii="Times New Roman" w:eastAsia="宋体" w:hAnsi="Times New Roman" w:cs="Times New Roman"/>
          <w:kern w:val="0"/>
          <w:sz w:val="24"/>
          <w:szCs w:val="24"/>
          <w:rPrChange w:id="1621" w:author="ghj" w:date="2018-05-25T14:12:00Z">
            <w:rPr>
              <w:rFonts w:ascii="Times New Roman" w:eastAsia="宋体" w:hAnsi="Times New Roman" w:cs="Times New Roman" w:hint="eastAsia"/>
              <w:kern w:val="0"/>
              <w:sz w:val="24"/>
              <w:szCs w:val="24"/>
            </w:rPr>
          </w:rPrChange>
        </w:rPr>
        <w:t>4</w:t>
      </w:r>
      <w:r w:rsidR="001E193F" w:rsidRPr="002142C8">
        <w:rPr>
          <w:rFonts w:ascii="Times New Roman" w:eastAsia="宋体" w:hAnsi="Times New Roman" w:cs="Times New Roman"/>
          <w:kern w:val="0"/>
          <w:sz w:val="24"/>
          <w:szCs w:val="24"/>
          <w:rPrChange w:id="1622" w:author="ghj" w:date="2018-05-25T14:12:00Z">
            <w:rPr>
              <w:rFonts w:ascii="Times New Roman" w:eastAsia="宋体" w:hAnsi="Times New Roman" w:cs="Times New Roman" w:hint="eastAsia"/>
              <w:kern w:val="0"/>
              <w:sz w:val="24"/>
              <w:szCs w:val="24"/>
            </w:rPr>
          </w:rPrChange>
        </w:rPr>
        <w:t>.</w:t>
      </w:r>
      <w:r w:rsidR="00A77B7C" w:rsidRPr="002142C8">
        <w:rPr>
          <w:rFonts w:ascii="Times New Roman" w:eastAsia="宋体" w:hAnsi="Times New Roman" w:cs="Times New Roman"/>
          <w:kern w:val="0"/>
          <w:sz w:val="24"/>
          <w:szCs w:val="24"/>
          <w:rPrChange w:id="1623" w:author="ghj" w:date="2018-05-25T14:12:00Z">
            <w:rPr>
              <w:rFonts w:ascii="Times New Roman" w:eastAsia="宋体" w:hAnsi="Times New Roman" w:cs="Times New Roman"/>
              <w:kern w:val="0"/>
              <w:sz w:val="24"/>
              <w:szCs w:val="24"/>
            </w:rPr>
          </w:rPrChange>
        </w:rPr>
        <w:t>9</w:t>
      </w:r>
      <w:r w:rsidR="001E193F" w:rsidRPr="002142C8">
        <w:rPr>
          <w:rFonts w:ascii="Times New Roman" w:eastAsia="宋体" w:hAnsi="Times New Roman" w:cs="Times New Roman"/>
          <w:kern w:val="0"/>
          <w:sz w:val="24"/>
          <w:szCs w:val="24"/>
          <w:rPrChange w:id="1624" w:author="ghj" w:date="2018-05-25T14:12:00Z">
            <w:rPr>
              <w:rFonts w:ascii="Times New Roman" w:eastAsia="宋体" w:hAnsi="Times New Roman" w:cs="Times New Roman" w:hint="eastAsia"/>
              <w:kern w:val="0"/>
              <w:sz w:val="24"/>
              <w:szCs w:val="24"/>
            </w:rPr>
          </w:rPrChange>
        </w:rPr>
        <w:t>所示</w:t>
      </w:r>
      <w:r w:rsidR="001E2E11" w:rsidRPr="002142C8">
        <w:rPr>
          <w:rFonts w:ascii="Times New Roman" w:eastAsia="宋体" w:hAnsi="Times New Roman" w:cs="Times New Roman"/>
          <w:kern w:val="0"/>
          <w:sz w:val="24"/>
          <w:szCs w:val="24"/>
          <w:rPrChange w:id="1625"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626" w:author="ghj" w:date="2018-05-25T14:12:00Z">
            <w:rPr>
              <w:rFonts w:ascii="Times New Roman" w:eastAsia="宋体" w:hAnsi="Times New Roman" w:cs="Times New Roman"/>
              <w:kern w:val="0"/>
              <w:sz w:val="24"/>
              <w:szCs w:val="24"/>
            </w:rPr>
          </w:rPrChange>
        </w:rPr>
        <w:t>由于该键盘是</w:t>
      </w:r>
      <w:r w:rsidRPr="002142C8">
        <w:rPr>
          <w:rFonts w:ascii="Times New Roman" w:eastAsia="宋体" w:hAnsi="Times New Roman" w:cs="Times New Roman"/>
          <w:kern w:val="0"/>
          <w:sz w:val="24"/>
          <w:szCs w:val="24"/>
          <w:rPrChange w:id="1627" w:author="ghj" w:date="2018-05-25T14:12:00Z">
            <w:rPr>
              <w:rFonts w:ascii="Times New Roman" w:eastAsia="宋体" w:hAnsi="Times New Roman" w:cs="Times New Roman"/>
              <w:kern w:val="0"/>
              <w:sz w:val="24"/>
              <w:szCs w:val="24"/>
            </w:rPr>
          </w:rPrChange>
        </w:rPr>
        <w:t>4*4</w:t>
      </w:r>
      <w:r w:rsidRPr="002142C8">
        <w:rPr>
          <w:rFonts w:ascii="Times New Roman" w:eastAsia="宋体" w:hAnsi="Times New Roman" w:cs="Times New Roman"/>
          <w:kern w:val="0"/>
          <w:sz w:val="24"/>
          <w:szCs w:val="24"/>
          <w:rPrChange w:id="1628" w:author="ghj" w:date="2018-05-25T14:12:00Z">
            <w:rPr>
              <w:rFonts w:ascii="Times New Roman" w:eastAsia="宋体" w:hAnsi="Times New Roman" w:cs="Times New Roman"/>
              <w:kern w:val="0"/>
              <w:sz w:val="24"/>
              <w:szCs w:val="24"/>
            </w:rPr>
          </w:rPrChange>
        </w:rPr>
        <w:t>的，有四行四列，所以会有八个引脚，</w:t>
      </w:r>
      <w:r w:rsidR="00FD6126" w:rsidRPr="002142C8">
        <w:rPr>
          <w:rFonts w:ascii="Times New Roman" w:eastAsia="宋体" w:hAnsi="Times New Roman" w:cs="Times New Roman"/>
          <w:kern w:val="0"/>
          <w:sz w:val="24"/>
          <w:szCs w:val="24"/>
          <w:rPrChange w:id="1629" w:author="ghj" w:date="2018-05-25T14:12:00Z">
            <w:rPr>
              <w:rFonts w:ascii="Times New Roman" w:eastAsia="宋体" w:hAnsi="Times New Roman" w:cs="Times New Roman" w:hint="eastAsia"/>
              <w:kern w:val="0"/>
              <w:sz w:val="24"/>
              <w:szCs w:val="24"/>
            </w:rPr>
          </w:rPrChange>
        </w:rPr>
        <w:t>假设这</w:t>
      </w:r>
      <w:r w:rsidRPr="002142C8">
        <w:rPr>
          <w:rFonts w:ascii="Times New Roman" w:eastAsia="宋体" w:hAnsi="Times New Roman" w:cs="Times New Roman"/>
          <w:kern w:val="0"/>
          <w:sz w:val="24"/>
          <w:szCs w:val="24"/>
          <w:rPrChange w:id="1630" w:author="ghj" w:date="2018-05-25T14:12:00Z">
            <w:rPr>
              <w:rFonts w:ascii="Times New Roman" w:eastAsia="宋体" w:hAnsi="Times New Roman" w:cs="Times New Roman"/>
              <w:kern w:val="0"/>
              <w:sz w:val="24"/>
              <w:szCs w:val="24"/>
            </w:rPr>
          </w:rPrChange>
        </w:rPr>
        <w:t>八个引脚分别是</w:t>
      </w:r>
      <w:r w:rsidRPr="002142C8">
        <w:rPr>
          <w:rFonts w:ascii="Times New Roman" w:eastAsia="宋体" w:hAnsi="Times New Roman" w:cs="Times New Roman"/>
          <w:kern w:val="0"/>
          <w:sz w:val="24"/>
          <w:szCs w:val="24"/>
          <w:rPrChange w:id="1631" w:author="ghj" w:date="2018-05-25T14:12:00Z">
            <w:rPr>
              <w:rFonts w:ascii="Times New Roman" w:eastAsia="宋体" w:hAnsi="Times New Roman" w:cs="Times New Roman"/>
              <w:kern w:val="0"/>
              <w:sz w:val="24"/>
              <w:szCs w:val="24"/>
            </w:rPr>
          </w:rPrChange>
        </w:rPr>
        <w:t>Raspberry Pi</w:t>
      </w:r>
      <w:r w:rsidRPr="002142C8">
        <w:rPr>
          <w:rFonts w:ascii="Times New Roman" w:eastAsia="宋体" w:hAnsi="Times New Roman" w:cs="Times New Roman"/>
          <w:kern w:val="0"/>
          <w:sz w:val="24"/>
          <w:szCs w:val="24"/>
          <w:rPrChange w:id="1632" w:author="ghj" w:date="2018-05-25T14:12:00Z">
            <w:rPr>
              <w:rFonts w:ascii="Times New Roman" w:eastAsia="宋体" w:hAnsi="Times New Roman" w:cs="Times New Roman" w:hint="eastAsia"/>
              <w:kern w:val="0"/>
              <w:sz w:val="24"/>
              <w:szCs w:val="24"/>
            </w:rPr>
          </w:rPrChange>
        </w:rPr>
        <w:t>的</w:t>
      </w:r>
      <w:r w:rsidRPr="002142C8">
        <w:rPr>
          <w:rFonts w:ascii="Times New Roman" w:eastAsia="宋体" w:hAnsi="Times New Roman" w:cs="Times New Roman"/>
          <w:kern w:val="0"/>
          <w:sz w:val="24"/>
          <w:szCs w:val="24"/>
          <w:rPrChange w:id="1633" w:author="ghj" w:date="2018-05-25T14:12:00Z">
            <w:rPr>
              <w:rFonts w:ascii="Times New Roman" w:eastAsia="宋体" w:hAnsi="Times New Roman" w:cs="Times New Roman"/>
              <w:kern w:val="0"/>
              <w:sz w:val="24"/>
              <w:szCs w:val="24"/>
            </w:rPr>
          </w:rPrChange>
        </w:rPr>
        <w:t>GPIO10</w:t>
      </w:r>
      <w:r w:rsidRPr="002142C8">
        <w:rPr>
          <w:rFonts w:ascii="Times New Roman" w:eastAsia="宋体" w:hAnsi="Times New Roman" w:cs="Times New Roman"/>
          <w:kern w:val="0"/>
          <w:sz w:val="24"/>
          <w:szCs w:val="24"/>
          <w:rPrChange w:id="1634" w:author="ghj" w:date="2018-05-25T14:12:00Z">
            <w:rPr>
              <w:rFonts w:ascii="Times New Roman" w:eastAsia="宋体" w:hAnsi="Times New Roman" w:cs="Times New Roman"/>
              <w:kern w:val="0"/>
              <w:sz w:val="24"/>
              <w:szCs w:val="24"/>
            </w:rPr>
          </w:rPrChange>
        </w:rPr>
        <w:t>、</w:t>
      </w:r>
      <w:r w:rsidRPr="002142C8">
        <w:rPr>
          <w:rFonts w:ascii="Times New Roman" w:eastAsia="宋体" w:hAnsi="Times New Roman" w:cs="Times New Roman"/>
          <w:kern w:val="0"/>
          <w:sz w:val="24"/>
          <w:szCs w:val="24"/>
          <w:rPrChange w:id="1635" w:author="ghj" w:date="2018-05-25T14:12:00Z">
            <w:rPr>
              <w:rFonts w:ascii="Times New Roman" w:eastAsia="宋体" w:hAnsi="Times New Roman" w:cs="Times New Roman"/>
              <w:kern w:val="0"/>
              <w:sz w:val="24"/>
              <w:szCs w:val="24"/>
            </w:rPr>
          </w:rPrChange>
        </w:rPr>
        <w:t>GPIO4</w:t>
      </w:r>
      <w:r w:rsidRPr="002142C8">
        <w:rPr>
          <w:rFonts w:ascii="Times New Roman" w:eastAsia="宋体" w:hAnsi="Times New Roman" w:cs="Times New Roman"/>
          <w:kern w:val="0"/>
          <w:sz w:val="24"/>
          <w:szCs w:val="24"/>
          <w:rPrChange w:id="1636" w:author="ghj" w:date="2018-05-25T14:12:00Z">
            <w:rPr>
              <w:rFonts w:ascii="Times New Roman" w:eastAsia="宋体" w:hAnsi="Times New Roman" w:cs="Times New Roman"/>
              <w:kern w:val="0"/>
              <w:sz w:val="24"/>
              <w:szCs w:val="24"/>
            </w:rPr>
          </w:rPrChange>
        </w:rPr>
        <w:t>、</w:t>
      </w:r>
      <w:r w:rsidRPr="002142C8">
        <w:rPr>
          <w:rFonts w:ascii="Times New Roman" w:eastAsia="宋体" w:hAnsi="Times New Roman" w:cs="Times New Roman"/>
          <w:kern w:val="0"/>
          <w:sz w:val="24"/>
          <w:szCs w:val="24"/>
          <w:rPrChange w:id="1637" w:author="ghj" w:date="2018-05-25T14:12:00Z">
            <w:rPr>
              <w:rFonts w:ascii="Times New Roman" w:eastAsia="宋体" w:hAnsi="Times New Roman" w:cs="Times New Roman"/>
              <w:kern w:val="0"/>
              <w:sz w:val="24"/>
              <w:szCs w:val="24"/>
            </w:rPr>
          </w:rPrChange>
        </w:rPr>
        <w:t>GPIO3</w:t>
      </w:r>
      <w:r w:rsidRPr="002142C8">
        <w:rPr>
          <w:rFonts w:ascii="Times New Roman" w:eastAsia="宋体" w:hAnsi="Times New Roman" w:cs="Times New Roman"/>
          <w:kern w:val="0"/>
          <w:sz w:val="24"/>
          <w:szCs w:val="24"/>
          <w:rPrChange w:id="1638" w:author="ghj" w:date="2018-05-25T14:12:00Z">
            <w:rPr>
              <w:rFonts w:ascii="Times New Roman" w:eastAsia="宋体" w:hAnsi="Times New Roman" w:cs="Times New Roman"/>
              <w:kern w:val="0"/>
              <w:sz w:val="24"/>
              <w:szCs w:val="24"/>
            </w:rPr>
          </w:rPrChange>
        </w:rPr>
        <w:t>、</w:t>
      </w:r>
      <w:r w:rsidRPr="002142C8">
        <w:rPr>
          <w:rFonts w:ascii="Times New Roman" w:eastAsia="宋体" w:hAnsi="Times New Roman" w:cs="Times New Roman"/>
          <w:kern w:val="0"/>
          <w:sz w:val="24"/>
          <w:szCs w:val="24"/>
          <w:rPrChange w:id="1639" w:author="ghj" w:date="2018-05-25T14:12:00Z">
            <w:rPr>
              <w:rFonts w:ascii="Times New Roman" w:eastAsia="宋体" w:hAnsi="Times New Roman" w:cs="Times New Roman"/>
              <w:kern w:val="0"/>
              <w:sz w:val="24"/>
              <w:szCs w:val="24"/>
            </w:rPr>
          </w:rPrChange>
        </w:rPr>
        <w:t>GPIO2</w:t>
      </w:r>
      <w:r w:rsidRPr="002142C8">
        <w:rPr>
          <w:rFonts w:ascii="Times New Roman" w:eastAsia="宋体" w:hAnsi="Times New Roman" w:cs="Times New Roman"/>
          <w:kern w:val="0"/>
          <w:sz w:val="24"/>
          <w:szCs w:val="24"/>
          <w:rPrChange w:id="1640" w:author="ghj" w:date="2018-05-25T14:12:00Z">
            <w:rPr>
              <w:rFonts w:ascii="Times New Roman" w:eastAsia="宋体" w:hAnsi="Times New Roman" w:cs="Times New Roman"/>
              <w:kern w:val="0"/>
              <w:sz w:val="24"/>
              <w:szCs w:val="24"/>
            </w:rPr>
          </w:rPrChange>
        </w:rPr>
        <w:t>、</w:t>
      </w:r>
      <w:r w:rsidRPr="002142C8">
        <w:rPr>
          <w:rFonts w:ascii="Times New Roman" w:eastAsia="宋体" w:hAnsi="Times New Roman" w:cs="Times New Roman"/>
          <w:kern w:val="0"/>
          <w:sz w:val="24"/>
          <w:szCs w:val="24"/>
          <w:rPrChange w:id="1641" w:author="ghj" w:date="2018-05-25T14:12:00Z">
            <w:rPr>
              <w:rFonts w:ascii="Times New Roman" w:eastAsia="宋体" w:hAnsi="Times New Roman" w:cs="Times New Roman"/>
              <w:kern w:val="0"/>
              <w:sz w:val="24"/>
              <w:szCs w:val="24"/>
            </w:rPr>
          </w:rPrChange>
        </w:rPr>
        <w:t>GPIO24</w:t>
      </w:r>
      <w:r w:rsidRPr="002142C8">
        <w:rPr>
          <w:rFonts w:ascii="Times New Roman" w:eastAsia="宋体" w:hAnsi="Times New Roman" w:cs="Times New Roman"/>
          <w:kern w:val="0"/>
          <w:sz w:val="24"/>
          <w:szCs w:val="24"/>
          <w:rPrChange w:id="1642" w:author="ghj" w:date="2018-05-25T14:12:00Z">
            <w:rPr>
              <w:rFonts w:ascii="Times New Roman" w:eastAsia="宋体" w:hAnsi="Times New Roman" w:cs="Times New Roman"/>
              <w:kern w:val="0"/>
              <w:sz w:val="24"/>
              <w:szCs w:val="24"/>
            </w:rPr>
          </w:rPrChange>
        </w:rPr>
        <w:t>、</w:t>
      </w:r>
      <w:r w:rsidRPr="002142C8">
        <w:rPr>
          <w:rFonts w:ascii="Times New Roman" w:eastAsia="宋体" w:hAnsi="Times New Roman" w:cs="Times New Roman"/>
          <w:kern w:val="0"/>
          <w:sz w:val="24"/>
          <w:szCs w:val="24"/>
          <w:rPrChange w:id="1643" w:author="ghj" w:date="2018-05-25T14:12:00Z">
            <w:rPr>
              <w:rFonts w:ascii="Times New Roman" w:eastAsia="宋体" w:hAnsi="Times New Roman" w:cs="Times New Roman"/>
              <w:kern w:val="0"/>
              <w:sz w:val="24"/>
              <w:szCs w:val="24"/>
            </w:rPr>
          </w:rPrChange>
        </w:rPr>
        <w:t>GPIO23</w:t>
      </w:r>
      <w:r w:rsidRPr="002142C8">
        <w:rPr>
          <w:rFonts w:ascii="Times New Roman" w:eastAsia="宋体" w:hAnsi="Times New Roman" w:cs="Times New Roman"/>
          <w:kern w:val="0"/>
          <w:sz w:val="24"/>
          <w:szCs w:val="24"/>
          <w:rPrChange w:id="1644" w:author="ghj" w:date="2018-05-25T14:12:00Z">
            <w:rPr>
              <w:rFonts w:ascii="Times New Roman" w:eastAsia="宋体" w:hAnsi="Times New Roman" w:cs="Times New Roman"/>
              <w:kern w:val="0"/>
              <w:sz w:val="24"/>
              <w:szCs w:val="24"/>
            </w:rPr>
          </w:rPrChange>
        </w:rPr>
        <w:t>、</w:t>
      </w:r>
      <w:r w:rsidRPr="002142C8">
        <w:rPr>
          <w:rFonts w:ascii="Times New Roman" w:eastAsia="宋体" w:hAnsi="Times New Roman" w:cs="Times New Roman"/>
          <w:kern w:val="0"/>
          <w:sz w:val="24"/>
          <w:szCs w:val="24"/>
          <w:rPrChange w:id="1645" w:author="ghj" w:date="2018-05-25T14:12:00Z">
            <w:rPr>
              <w:rFonts w:ascii="Times New Roman" w:eastAsia="宋体" w:hAnsi="Times New Roman" w:cs="Times New Roman"/>
              <w:kern w:val="0"/>
              <w:sz w:val="24"/>
              <w:szCs w:val="24"/>
            </w:rPr>
          </w:rPrChange>
        </w:rPr>
        <w:t>GPIO15</w:t>
      </w:r>
      <w:r w:rsidRPr="002142C8">
        <w:rPr>
          <w:rFonts w:ascii="Times New Roman" w:eastAsia="宋体" w:hAnsi="Times New Roman" w:cs="Times New Roman"/>
          <w:kern w:val="0"/>
          <w:sz w:val="24"/>
          <w:szCs w:val="24"/>
          <w:rPrChange w:id="1646" w:author="ghj" w:date="2018-05-25T14:12:00Z">
            <w:rPr>
              <w:rFonts w:ascii="Times New Roman" w:eastAsia="宋体" w:hAnsi="Times New Roman" w:cs="Times New Roman" w:hint="eastAsia"/>
              <w:kern w:val="0"/>
              <w:sz w:val="24"/>
              <w:szCs w:val="24"/>
            </w:rPr>
          </w:rPrChange>
        </w:rPr>
        <w:t>和</w:t>
      </w:r>
      <w:r w:rsidRPr="002142C8">
        <w:rPr>
          <w:rFonts w:ascii="Times New Roman" w:eastAsia="宋体" w:hAnsi="Times New Roman" w:cs="Times New Roman"/>
          <w:kern w:val="0"/>
          <w:sz w:val="24"/>
          <w:szCs w:val="24"/>
          <w:rPrChange w:id="1647" w:author="ghj" w:date="2018-05-25T14:12:00Z">
            <w:rPr>
              <w:rFonts w:ascii="Times New Roman" w:eastAsia="宋体" w:hAnsi="Times New Roman" w:cs="Times New Roman"/>
              <w:kern w:val="0"/>
              <w:sz w:val="24"/>
              <w:szCs w:val="24"/>
            </w:rPr>
          </w:rPrChange>
        </w:rPr>
        <w:t>GPIO14</w:t>
      </w:r>
      <w:r w:rsidRPr="002142C8">
        <w:rPr>
          <w:rFonts w:ascii="Times New Roman" w:eastAsia="宋体" w:hAnsi="Times New Roman" w:cs="Times New Roman"/>
          <w:kern w:val="0"/>
          <w:sz w:val="24"/>
          <w:szCs w:val="24"/>
          <w:rPrChange w:id="1648" w:author="ghj" w:date="2018-05-25T14:12:00Z">
            <w:rPr>
              <w:rFonts w:ascii="Times New Roman" w:eastAsia="宋体" w:hAnsi="Times New Roman" w:cs="Times New Roman"/>
              <w:kern w:val="0"/>
              <w:sz w:val="24"/>
              <w:szCs w:val="24"/>
            </w:rPr>
          </w:rPrChange>
        </w:rPr>
        <w:t>，前四个引脚的初始状态为</w:t>
      </w:r>
      <w:r w:rsidRPr="002142C8">
        <w:rPr>
          <w:rFonts w:ascii="Times New Roman" w:eastAsia="宋体" w:hAnsi="Times New Roman" w:cs="Times New Roman"/>
          <w:kern w:val="0"/>
          <w:sz w:val="24"/>
          <w:szCs w:val="24"/>
          <w:rPrChange w:id="1649"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650" w:author="ghj" w:date="2018-05-25T14:12:00Z">
            <w:rPr>
              <w:rFonts w:ascii="Times New Roman" w:eastAsia="宋体" w:hAnsi="Times New Roman" w:cs="Times New Roman"/>
              <w:kern w:val="0"/>
              <w:sz w:val="24"/>
              <w:szCs w:val="24"/>
            </w:rPr>
          </w:rPrChange>
        </w:rPr>
        <w:t>1</w:t>
      </w:r>
      <w:ins w:id="1651" w:author="ghj" w:date="2018-05-25T14:13:00Z">
        <w:r w:rsidR="002142C8">
          <w:rPr>
            <w:rFonts w:ascii="Times New Roman" w:eastAsia="宋体" w:hAnsi="Times New Roman" w:cs="Times New Roman" w:hint="eastAsia"/>
            <w:kern w:val="0"/>
            <w:sz w:val="24"/>
            <w:szCs w:val="24"/>
          </w:rPr>
          <w:t>，</w:t>
        </w:r>
      </w:ins>
      <w:bookmarkStart w:id="1652" w:name="_GoBack"/>
      <w:bookmarkEnd w:id="1652"/>
      <w:del w:id="1653" w:author="ghj" w:date="2018-05-25T14:13:00Z">
        <w:r w:rsidRPr="002142C8" w:rsidDel="002142C8">
          <w:rPr>
            <w:rFonts w:ascii="Times New Roman" w:eastAsia="宋体" w:hAnsi="Times New Roman" w:cs="Times New Roman"/>
            <w:kern w:val="0"/>
            <w:sz w:val="24"/>
            <w:szCs w:val="24"/>
            <w:rPrChange w:id="1654" w:author="ghj" w:date="2018-05-25T14:12:00Z">
              <w:rPr>
                <w:rFonts w:ascii="Times New Roman" w:eastAsia="宋体" w:hAnsi="Times New Roman" w:cs="Times New Roman"/>
                <w:kern w:val="0"/>
                <w:sz w:val="24"/>
                <w:szCs w:val="24"/>
              </w:rPr>
            </w:rPrChange>
          </w:rPr>
          <w:delText>,</w:delText>
        </w:r>
      </w:del>
      <w:r w:rsidRPr="002142C8">
        <w:rPr>
          <w:rFonts w:ascii="Times New Roman" w:eastAsia="宋体" w:hAnsi="Times New Roman" w:cs="Times New Roman"/>
          <w:kern w:val="0"/>
          <w:sz w:val="24"/>
          <w:szCs w:val="24"/>
          <w:rPrChange w:id="1655" w:author="ghj" w:date="2018-05-25T14:12:00Z">
            <w:rPr>
              <w:rFonts w:ascii="Times New Roman" w:eastAsia="宋体" w:hAnsi="Times New Roman" w:cs="Times New Roman"/>
              <w:kern w:val="0"/>
              <w:sz w:val="24"/>
              <w:szCs w:val="24"/>
            </w:rPr>
          </w:rPrChange>
        </w:rPr>
        <w:t>1,1,1]</w:t>
      </w:r>
      <w:r w:rsidRPr="002142C8">
        <w:rPr>
          <w:rFonts w:ascii="Times New Roman" w:eastAsia="宋体" w:hAnsi="Times New Roman" w:cs="Times New Roman"/>
          <w:kern w:val="0"/>
          <w:sz w:val="24"/>
          <w:szCs w:val="24"/>
          <w:rPrChange w:id="1656" w:author="ghj" w:date="2018-05-25T14:12:00Z">
            <w:rPr>
              <w:rFonts w:ascii="Times New Roman" w:eastAsia="宋体" w:hAnsi="Times New Roman" w:cs="Times New Roman"/>
              <w:kern w:val="0"/>
              <w:sz w:val="24"/>
              <w:szCs w:val="24"/>
            </w:rPr>
          </w:rPrChange>
        </w:rPr>
        <w:t>，后四个引脚的初始状态为</w:t>
      </w:r>
      <w:r w:rsidRPr="002142C8">
        <w:rPr>
          <w:rFonts w:ascii="Times New Roman" w:eastAsia="宋体" w:hAnsi="Times New Roman" w:cs="Times New Roman"/>
          <w:kern w:val="0"/>
          <w:sz w:val="24"/>
          <w:szCs w:val="24"/>
          <w:rPrChange w:id="1657"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658" w:author="ghj" w:date="2018-05-25T14:12:00Z">
            <w:rPr>
              <w:rFonts w:ascii="Times New Roman" w:eastAsia="宋体" w:hAnsi="Times New Roman" w:cs="Times New Roman"/>
              <w:kern w:val="0"/>
              <w:sz w:val="24"/>
              <w:szCs w:val="24"/>
            </w:rPr>
          </w:rPrChange>
        </w:rPr>
        <w:t>0,0,0,0]</w:t>
      </w:r>
      <w:r w:rsidRPr="002142C8">
        <w:rPr>
          <w:rFonts w:ascii="Times New Roman" w:eastAsia="宋体" w:hAnsi="Times New Roman" w:cs="Times New Roman"/>
          <w:kern w:val="0"/>
          <w:sz w:val="24"/>
          <w:szCs w:val="24"/>
          <w:rPrChange w:id="1659" w:author="ghj" w:date="2018-05-25T14:12:00Z">
            <w:rPr>
              <w:rFonts w:ascii="Times New Roman" w:eastAsia="宋体" w:hAnsi="Times New Roman" w:cs="Times New Roman"/>
              <w:kern w:val="0"/>
              <w:sz w:val="24"/>
              <w:szCs w:val="24"/>
            </w:rPr>
          </w:rPrChange>
        </w:rPr>
        <w:t>，当有按键按下时一定会有</w:t>
      </w:r>
      <w:r w:rsidRPr="002142C8">
        <w:rPr>
          <w:rFonts w:ascii="Times New Roman" w:eastAsia="宋体" w:hAnsi="Times New Roman" w:cs="Times New Roman"/>
          <w:kern w:val="0"/>
          <w:sz w:val="24"/>
          <w:szCs w:val="24"/>
          <w:rPrChange w:id="1660" w:author="ghj" w:date="2018-05-25T14:12:00Z">
            <w:rPr>
              <w:rFonts w:ascii="Times New Roman" w:eastAsia="宋体" w:hAnsi="Times New Roman" w:cs="Times New Roman" w:hint="eastAsia"/>
              <w:kern w:val="0"/>
              <w:sz w:val="24"/>
              <w:szCs w:val="24"/>
            </w:rPr>
          </w:rPrChange>
        </w:rPr>
        <w:t>后</w:t>
      </w:r>
      <w:r w:rsidRPr="002142C8">
        <w:rPr>
          <w:rFonts w:ascii="Times New Roman" w:eastAsia="宋体" w:hAnsi="Times New Roman" w:cs="Times New Roman"/>
          <w:kern w:val="0"/>
          <w:sz w:val="24"/>
          <w:szCs w:val="24"/>
          <w:rPrChange w:id="1661" w:author="ghj" w:date="2018-05-25T14:12:00Z">
            <w:rPr>
              <w:rFonts w:ascii="Times New Roman" w:eastAsia="宋体" w:hAnsi="Times New Roman" w:cs="Times New Roman"/>
              <w:kern w:val="0"/>
              <w:sz w:val="24"/>
              <w:szCs w:val="24"/>
            </w:rPr>
          </w:rPrChange>
        </w:rPr>
        <w:t>四个引脚中的某个低电平把</w:t>
      </w:r>
      <w:r w:rsidRPr="002142C8">
        <w:rPr>
          <w:rFonts w:ascii="Times New Roman" w:eastAsia="宋体" w:hAnsi="Times New Roman" w:cs="Times New Roman"/>
          <w:kern w:val="0"/>
          <w:sz w:val="24"/>
          <w:szCs w:val="24"/>
          <w:rPrChange w:id="1662" w:author="ghj" w:date="2018-05-25T14:12:00Z">
            <w:rPr>
              <w:rFonts w:ascii="Times New Roman" w:eastAsia="宋体" w:hAnsi="Times New Roman" w:cs="Times New Roman" w:hint="eastAsia"/>
              <w:kern w:val="0"/>
              <w:sz w:val="24"/>
              <w:szCs w:val="24"/>
            </w:rPr>
          </w:rPrChange>
        </w:rPr>
        <w:t>前</w:t>
      </w:r>
      <w:r w:rsidRPr="002142C8">
        <w:rPr>
          <w:rFonts w:ascii="Times New Roman" w:eastAsia="宋体" w:hAnsi="Times New Roman" w:cs="Times New Roman"/>
          <w:kern w:val="0"/>
          <w:sz w:val="24"/>
          <w:szCs w:val="24"/>
          <w:rPrChange w:id="1663" w:author="ghj" w:date="2018-05-25T14:12:00Z">
            <w:rPr>
              <w:rFonts w:ascii="Times New Roman" w:eastAsia="宋体" w:hAnsi="Times New Roman" w:cs="Times New Roman"/>
              <w:kern w:val="0"/>
              <w:sz w:val="24"/>
              <w:szCs w:val="24"/>
            </w:rPr>
          </w:rPrChange>
        </w:rPr>
        <w:t>四个引脚中的某个高电平拉低，也就是说前四个引脚和后四个引脚中分别会有一个低电平，其余引脚皆为高电平</w:t>
      </w:r>
      <w:r w:rsidRPr="002142C8">
        <w:rPr>
          <w:rFonts w:ascii="Times New Roman" w:eastAsia="宋体" w:hAnsi="Times New Roman" w:cs="Times New Roman"/>
          <w:kern w:val="0"/>
          <w:sz w:val="24"/>
          <w:szCs w:val="24"/>
          <w:rPrChange w:id="1664" w:author="ghj" w:date="2018-05-25T14:12:00Z">
            <w:rPr>
              <w:rFonts w:ascii="Times New Roman" w:eastAsia="宋体" w:hAnsi="Times New Roman" w:cs="Times New Roman" w:hint="eastAsia"/>
              <w:kern w:val="0"/>
              <w:sz w:val="24"/>
              <w:szCs w:val="24"/>
            </w:rPr>
          </w:rPrChange>
        </w:rPr>
        <w:t>，当两次状态不一致时，程序就判断为有按键按下。</w:t>
      </w:r>
      <w:r w:rsidR="00AD45E0" w:rsidRPr="002142C8">
        <w:rPr>
          <w:rFonts w:ascii="Times New Roman" w:eastAsia="宋体" w:hAnsi="Times New Roman" w:cs="Times New Roman"/>
          <w:kern w:val="0"/>
          <w:sz w:val="24"/>
          <w:szCs w:val="24"/>
          <w:rPrChange w:id="1665" w:author="ghj" w:date="2018-05-25T14:12:00Z">
            <w:rPr>
              <w:rFonts w:ascii="Times New Roman" w:eastAsia="宋体" w:hAnsi="Times New Roman" w:cs="Times New Roman" w:hint="eastAsia"/>
              <w:kern w:val="0"/>
              <w:sz w:val="24"/>
              <w:szCs w:val="24"/>
            </w:rPr>
          </w:rPrChange>
        </w:rPr>
        <w:t>具体是哪个按键又该怎么进行判断呢？</w:t>
      </w:r>
      <w:r w:rsidR="00AD45E0" w:rsidRPr="002142C8">
        <w:rPr>
          <w:rFonts w:ascii="Times New Roman" w:eastAsia="宋体" w:hAnsi="Times New Roman" w:cs="Times New Roman"/>
          <w:kern w:val="0"/>
          <w:sz w:val="24"/>
          <w:szCs w:val="24"/>
          <w:rPrChange w:id="1666" w:author="ghj" w:date="2018-05-25T14:12:00Z">
            <w:rPr>
              <w:rFonts w:ascii="Times New Roman" w:eastAsia="宋体" w:hAnsi="Times New Roman" w:cs="Times New Roman"/>
              <w:kern w:val="0"/>
              <w:sz w:val="24"/>
              <w:szCs w:val="24"/>
            </w:rPr>
          </w:rPrChange>
        </w:rPr>
        <w:t xml:space="preserve"> </w:t>
      </w:r>
    </w:p>
    <w:p w:rsidR="001E193F" w:rsidRPr="002142C8" w:rsidRDefault="001E193F" w:rsidP="001E193F">
      <w:pPr>
        <w:widowControl/>
        <w:jc w:val="center"/>
        <w:rPr>
          <w:rFonts w:ascii="Times New Roman" w:eastAsia="宋体" w:hAnsi="Times New Roman" w:cs="Times New Roman"/>
          <w:kern w:val="0"/>
          <w:sz w:val="24"/>
          <w:szCs w:val="24"/>
          <w:rPrChange w:id="1667" w:author="ghj" w:date="2018-05-25T14:12:00Z">
            <w:rPr>
              <w:rFonts w:ascii="Times New Roman" w:eastAsia="宋体" w:hAnsi="Times New Roman" w:cs="Times New Roman"/>
              <w:kern w:val="0"/>
              <w:sz w:val="24"/>
              <w:szCs w:val="24"/>
            </w:rPr>
          </w:rPrChange>
        </w:rPr>
      </w:pPr>
      <w:r w:rsidRPr="002142C8">
        <w:rPr>
          <w:rFonts w:ascii="Times New Roman" w:hAnsi="Times New Roman" w:cs="Times New Roman"/>
          <w:noProof/>
          <w:rPrChange w:id="1668" w:author="ghj" w:date="2018-05-25T14:12:00Z">
            <w:rPr>
              <w:noProof/>
            </w:rPr>
          </w:rPrChange>
        </w:rPr>
        <w:drawing>
          <wp:inline distT="0" distB="0" distL="0" distR="0">
            <wp:extent cx="4627419" cy="28429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65974" cy="2866660"/>
                    </a:xfrm>
                    <a:prstGeom prst="rect">
                      <a:avLst/>
                    </a:prstGeom>
                  </pic:spPr>
                </pic:pic>
              </a:graphicData>
            </a:graphic>
          </wp:inline>
        </w:drawing>
      </w:r>
    </w:p>
    <w:p w:rsidR="001E193F" w:rsidRPr="002142C8" w:rsidRDefault="001E193F" w:rsidP="001E193F">
      <w:pPr>
        <w:jc w:val="center"/>
        <w:rPr>
          <w:rFonts w:ascii="Times New Roman" w:eastAsia="黑体" w:hAnsi="Times New Roman" w:cs="Times New Roman"/>
          <w:b/>
          <w:szCs w:val="21"/>
          <w:rPrChange w:id="1669" w:author="ghj" w:date="2018-05-25T14:12:00Z">
            <w:rPr>
              <w:rFonts w:ascii="黑体" w:eastAsia="黑体" w:hAnsi="黑体"/>
              <w:b/>
              <w:szCs w:val="21"/>
            </w:rPr>
          </w:rPrChange>
        </w:rPr>
      </w:pPr>
      <w:r w:rsidRPr="002142C8">
        <w:rPr>
          <w:rFonts w:ascii="Times New Roman" w:eastAsia="黑体" w:hAnsi="Times New Roman" w:cs="Times New Roman"/>
          <w:b/>
          <w:szCs w:val="21"/>
          <w:rPrChange w:id="1670"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1671"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672" w:author="ghj" w:date="2018-05-25T14:12:00Z">
            <w:rPr>
              <w:rFonts w:ascii="黑体" w:eastAsia="黑体" w:hAnsi="黑体"/>
              <w:b/>
              <w:szCs w:val="21"/>
            </w:rPr>
          </w:rPrChange>
        </w:rPr>
        <w:t>.</w:t>
      </w:r>
      <w:r w:rsidR="00A77B7C" w:rsidRPr="002142C8">
        <w:rPr>
          <w:rFonts w:ascii="Times New Roman" w:eastAsia="黑体" w:hAnsi="Times New Roman" w:cs="Times New Roman"/>
          <w:b/>
          <w:szCs w:val="21"/>
          <w:rPrChange w:id="1673" w:author="ghj" w:date="2018-05-25T14:12:00Z">
            <w:rPr>
              <w:rFonts w:ascii="黑体" w:eastAsia="黑体" w:hAnsi="黑体"/>
              <w:b/>
              <w:szCs w:val="21"/>
            </w:rPr>
          </w:rPrChange>
        </w:rPr>
        <w:t>9</w:t>
      </w:r>
      <w:r w:rsidRPr="002142C8">
        <w:rPr>
          <w:rFonts w:ascii="Times New Roman" w:eastAsia="黑体" w:hAnsi="Times New Roman" w:cs="Times New Roman"/>
          <w:b/>
          <w:szCs w:val="21"/>
          <w:rPrChange w:id="1674" w:author="ghj" w:date="2018-05-25T14:12:00Z">
            <w:rPr>
              <w:rFonts w:ascii="黑体" w:eastAsia="黑体" w:hAnsi="黑体"/>
              <w:b/>
              <w:szCs w:val="21"/>
            </w:rPr>
          </w:rPrChange>
        </w:rPr>
        <w:t xml:space="preserve"> </w:t>
      </w:r>
      <w:r w:rsidR="00A77B7C" w:rsidRPr="002142C8">
        <w:rPr>
          <w:rFonts w:ascii="Times New Roman" w:eastAsia="黑体" w:hAnsi="Times New Roman" w:cs="Times New Roman"/>
          <w:b/>
          <w:szCs w:val="21"/>
          <w:rPrChange w:id="1675" w:author="ghj" w:date="2018-05-25T14:12:00Z">
            <w:rPr>
              <w:rFonts w:ascii="黑体" w:eastAsia="黑体" w:hAnsi="黑体" w:hint="eastAsia"/>
              <w:b/>
              <w:szCs w:val="21"/>
            </w:rPr>
          </w:rPrChange>
        </w:rPr>
        <w:t>设计的</w:t>
      </w:r>
      <w:r w:rsidRPr="002142C8">
        <w:rPr>
          <w:rFonts w:ascii="Times New Roman" w:eastAsia="黑体" w:hAnsi="Times New Roman" w:cs="Times New Roman"/>
          <w:b/>
          <w:szCs w:val="21"/>
          <w:rPrChange w:id="1676" w:author="ghj" w:date="2018-05-25T14:12:00Z">
            <w:rPr>
              <w:rFonts w:ascii="黑体" w:eastAsia="黑体" w:hAnsi="黑体" w:hint="eastAsia"/>
              <w:b/>
              <w:szCs w:val="21"/>
            </w:rPr>
          </w:rPrChange>
        </w:rPr>
        <w:t>矩阵键盘</w:t>
      </w:r>
      <w:r w:rsidR="00A77B7C" w:rsidRPr="002142C8">
        <w:rPr>
          <w:rFonts w:ascii="Times New Roman" w:eastAsia="黑体" w:hAnsi="Times New Roman" w:cs="Times New Roman"/>
          <w:b/>
          <w:szCs w:val="21"/>
          <w:rPrChange w:id="1677" w:author="ghj" w:date="2018-05-25T14:12:00Z">
            <w:rPr>
              <w:rFonts w:ascii="黑体" w:eastAsia="黑体" w:hAnsi="黑体" w:hint="eastAsia"/>
              <w:b/>
              <w:szCs w:val="21"/>
            </w:rPr>
          </w:rPrChange>
        </w:rPr>
        <w:t>1</w:t>
      </w:r>
      <w:r w:rsidR="00A77B7C" w:rsidRPr="002142C8">
        <w:rPr>
          <w:rFonts w:ascii="Times New Roman" w:eastAsia="黑体" w:hAnsi="Times New Roman" w:cs="Times New Roman"/>
          <w:b/>
          <w:szCs w:val="21"/>
          <w:rPrChange w:id="1678" w:author="ghj" w:date="2018-05-25T14:12:00Z">
            <w:rPr>
              <w:rFonts w:ascii="黑体" w:eastAsia="黑体" w:hAnsi="黑体"/>
              <w:b/>
              <w:szCs w:val="21"/>
            </w:rPr>
          </w:rPrChange>
        </w:rPr>
        <w:tab/>
      </w:r>
    </w:p>
    <w:p w:rsidR="00926E4E" w:rsidRPr="002142C8" w:rsidRDefault="00926E4E" w:rsidP="00926E4E">
      <w:pPr>
        <w:widowControl/>
        <w:ind w:firstLineChars="200" w:firstLine="480"/>
        <w:rPr>
          <w:rFonts w:ascii="Times New Roman" w:eastAsia="宋体" w:hAnsi="Times New Roman" w:cs="Times New Roman"/>
          <w:kern w:val="0"/>
          <w:sz w:val="24"/>
          <w:szCs w:val="24"/>
          <w:rPrChange w:id="1679"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680" w:author="ghj" w:date="2018-05-25T14:12:00Z">
            <w:rPr>
              <w:rFonts w:ascii="Times New Roman" w:eastAsia="宋体" w:hAnsi="Times New Roman" w:cs="Times New Roman" w:hint="eastAsia"/>
              <w:kern w:val="0"/>
              <w:sz w:val="24"/>
              <w:szCs w:val="24"/>
            </w:rPr>
          </w:rPrChange>
        </w:rPr>
        <w:t>首先程序将</w:t>
      </w:r>
      <w:r w:rsidR="00F82D35" w:rsidRPr="002142C8">
        <w:rPr>
          <w:rFonts w:ascii="Times New Roman" w:eastAsia="宋体" w:hAnsi="Times New Roman" w:cs="Times New Roman"/>
          <w:kern w:val="0"/>
          <w:sz w:val="24"/>
          <w:szCs w:val="24"/>
          <w:rPrChange w:id="1681" w:author="ghj" w:date="2018-05-25T14:12:00Z">
            <w:rPr>
              <w:rFonts w:ascii="Times New Roman" w:eastAsia="宋体" w:hAnsi="Times New Roman" w:cs="Times New Roman"/>
              <w:kern w:val="0"/>
              <w:sz w:val="24"/>
              <w:szCs w:val="24"/>
            </w:rPr>
          </w:rPrChange>
        </w:rPr>
        <w:t>GPIO14</w:t>
      </w:r>
      <w:proofErr w:type="gramStart"/>
      <w:r w:rsidR="00F82D35" w:rsidRPr="002142C8">
        <w:rPr>
          <w:rFonts w:ascii="Times New Roman" w:eastAsia="宋体" w:hAnsi="Times New Roman" w:cs="Times New Roman"/>
          <w:kern w:val="0"/>
          <w:sz w:val="24"/>
          <w:szCs w:val="24"/>
          <w:rPrChange w:id="1682" w:author="ghj" w:date="2018-05-25T14:12:00Z">
            <w:rPr>
              <w:rFonts w:ascii="Times New Roman" w:eastAsia="宋体" w:hAnsi="Times New Roman" w:cs="Times New Roman"/>
              <w:kern w:val="0"/>
              <w:sz w:val="24"/>
              <w:szCs w:val="24"/>
            </w:rPr>
          </w:rPrChange>
        </w:rPr>
        <w:t>引脚置低电平</w:t>
      </w:r>
      <w:proofErr w:type="gramEnd"/>
      <w:r w:rsidR="00F82D35" w:rsidRPr="002142C8">
        <w:rPr>
          <w:rFonts w:ascii="Times New Roman" w:eastAsia="宋体" w:hAnsi="Times New Roman" w:cs="Times New Roman"/>
          <w:kern w:val="0"/>
          <w:sz w:val="24"/>
          <w:szCs w:val="24"/>
          <w:rPrChange w:id="1683" w:author="ghj" w:date="2018-05-25T14:12:00Z">
            <w:rPr>
              <w:rFonts w:ascii="Times New Roman" w:eastAsia="宋体" w:hAnsi="Times New Roman" w:cs="Times New Roman"/>
              <w:kern w:val="0"/>
              <w:sz w:val="24"/>
              <w:szCs w:val="24"/>
            </w:rPr>
          </w:rPrChange>
        </w:rPr>
        <w:t>，其余均为高电平，</w:t>
      </w:r>
      <w:r w:rsidR="00FD6126" w:rsidRPr="002142C8">
        <w:rPr>
          <w:rFonts w:ascii="Times New Roman" w:eastAsia="宋体" w:hAnsi="Times New Roman" w:cs="Times New Roman"/>
          <w:kern w:val="0"/>
          <w:sz w:val="24"/>
          <w:szCs w:val="24"/>
          <w:rPrChange w:id="1684" w:author="ghj" w:date="2018-05-25T14:12:00Z">
            <w:rPr>
              <w:rFonts w:ascii="Times New Roman" w:eastAsia="宋体" w:hAnsi="Times New Roman" w:cs="Times New Roman" w:hint="eastAsia"/>
              <w:kern w:val="0"/>
              <w:sz w:val="24"/>
              <w:szCs w:val="24"/>
            </w:rPr>
          </w:rPrChange>
        </w:rPr>
        <w:t>如果</w:t>
      </w:r>
      <w:r w:rsidR="00F82D35" w:rsidRPr="002142C8">
        <w:rPr>
          <w:rFonts w:ascii="Times New Roman" w:eastAsia="宋体" w:hAnsi="Times New Roman" w:cs="Times New Roman"/>
          <w:kern w:val="0"/>
          <w:sz w:val="24"/>
          <w:szCs w:val="24"/>
          <w:rPrChange w:id="1685" w:author="ghj" w:date="2018-05-25T14:12:00Z">
            <w:rPr>
              <w:rFonts w:ascii="Times New Roman" w:eastAsia="宋体" w:hAnsi="Times New Roman" w:cs="Times New Roman"/>
              <w:kern w:val="0"/>
              <w:sz w:val="24"/>
              <w:szCs w:val="24"/>
            </w:rPr>
          </w:rPrChange>
        </w:rPr>
        <w:t>此时引脚状态</w:t>
      </w:r>
      <w:r w:rsidR="00FD6126" w:rsidRPr="002142C8">
        <w:rPr>
          <w:rFonts w:ascii="Times New Roman" w:eastAsia="宋体" w:hAnsi="Times New Roman" w:cs="Times New Roman"/>
          <w:kern w:val="0"/>
          <w:sz w:val="24"/>
          <w:szCs w:val="24"/>
          <w:rPrChange w:id="1686" w:author="ghj" w:date="2018-05-25T14:12:00Z">
            <w:rPr>
              <w:rFonts w:ascii="Times New Roman" w:eastAsia="宋体" w:hAnsi="Times New Roman" w:cs="Times New Roman" w:hint="eastAsia"/>
              <w:kern w:val="0"/>
              <w:sz w:val="24"/>
              <w:szCs w:val="24"/>
            </w:rPr>
          </w:rPrChange>
        </w:rPr>
        <w:t>不是</w:t>
      </w:r>
      <w:r w:rsidR="00FD6126" w:rsidRPr="002142C8">
        <w:rPr>
          <w:rFonts w:ascii="Times New Roman" w:eastAsia="宋体" w:hAnsi="Times New Roman" w:cs="Times New Roman"/>
          <w:kern w:val="0"/>
          <w:sz w:val="24"/>
          <w:szCs w:val="24"/>
          <w:rPrChange w:id="1687" w:author="ghj" w:date="2018-05-25T14:12:00Z">
            <w:rPr>
              <w:rFonts w:ascii="Times New Roman" w:eastAsia="宋体" w:hAnsi="Times New Roman" w:cs="Times New Roman" w:hint="eastAsia"/>
              <w:kern w:val="0"/>
              <w:sz w:val="24"/>
              <w:szCs w:val="24"/>
            </w:rPr>
          </w:rPrChange>
        </w:rPr>
        <w:t>[</w:t>
      </w:r>
      <w:r w:rsidR="00FD6126" w:rsidRPr="002142C8">
        <w:rPr>
          <w:rFonts w:ascii="Times New Roman" w:eastAsia="宋体" w:hAnsi="Times New Roman" w:cs="Times New Roman"/>
          <w:kern w:val="0"/>
          <w:sz w:val="24"/>
          <w:szCs w:val="24"/>
          <w:rPrChange w:id="1688" w:author="ghj" w:date="2018-05-25T14:12:00Z">
            <w:rPr>
              <w:rFonts w:ascii="Times New Roman" w:eastAsia="宋体" w:hAnsi="Times New Roman" w:cs="Times New Roman"/>
              <w:kern w:val="0"/>
              <w:sz w:val="24"/>
              <w:szCs w:val="24"/>
            </w:rPr>
          </w:rPrChange>
        </w:rPr>
        <w:t>1,1,1,1,1,1,1,0]</w:t>
      </w:r>
      <w:r w:rsidR="00FD6126" w:rsidRPr="002142C8">
        <w:rPr>
          <w:rFonts w:ascii="Times New Roman" w:eastAsia="宋体" w:hAnsi="Times New Roman" w:cs="Times New Roman"/>
          <w:kern w:val="0"/>
          <w:sz w:val="24"/>
          <w:szCs w:val="24"/>
          <w:rPrChange w:id="1689" w:author="ghj" w:date="2018-05-25T14:12:00Z">
            <w:rPr>
              <w:rFonts w:ascii="Times New Roman" w:eastAsia="宋体" w:hAnsi="Times New Roman" w:cs="Times New Roman" w:hint="eastAsia"/>
              <w:kern w:val="0"/>
              <w:sz w:val="24"/>
              <w:szCs w:val="24"/>
            </w:rPr>
          </w:rPrChange>
        </w:rPr>
        <w:t>，那么</w:t>
      </w:r>
      <w:r w:rsidR="00FD6126" w:rsidRPr="002142C8">
        <w:rPr>
          <w:rFonts w:ascii="Times New Roman" w:eastAsia="宋体" w:hAnsi="Times New Roman" w:cs="Times New Roman"/>
          <w:kern w:val="0"/>
          <w:sz w:val="24"/>
          <w:szCs w:val="24"/>
          <w:rPrChange w:id="1690" w:author="ghj" w:date="2018-05-25T14:12:00Z">
            <w:rPr>
              <w:rFonts w:ascii="Times New Roman" w:eastAsia="宋体" w:hAnsi="Times New Roman" w:cs="Times New Roman"/>
              <w:kern w:val="0"/>
              <w:sz w:val="24"/>
              <w:szCs w:val="24"/>
            </w:rPr>
          </w:rPrChange>
        </w:rPr>
        <w:t>按下的按键</w:t>
      </w:r>
      <w:r w:rsidR="00FD6126" w:rsidRPr="002142C8">
        <w:rPr>
          <w:rFonts w:ascii="Times New Roman" w:eastAsia="宋体" w:hAnsi="Times New Roman" w:cs="Times New Roman"/>
          <w:kern w:val="0"/>
          <w:sz w:val="24"/>
          <w:szCs w:val="24"/>
          <w:rPrChange w:id="1691" w:author="ghj" w:date="2018-05-25T14:12:00Z">
            <w:rPr>
              <w:rFonts w:ascii="Times New Roman" w:eastAsia="宋体" w:hAnsi="Times New Roman" w:cs="Times New Roman" w:hint="eastAsia"/>
              <w:kern w:val="0"/>
              <w:sz w:val="24"/>
              <w:szCs w:val="24"/>
            </w:rPr>
          </w:rPrChange>
        </w:rPr>
        <w:t>一定是</w:t>
      </w:r>
      <w:r w:rsidR="00FD6126" w:rsidRPr="002142C8">
        <w:rPr>
          <w:rFonts w:ascii="Times New Roman" w:eastAsia="宋体" w:hAnsi="Times New Roman" w:cs="Times New Roman"/>
          <w:kern w:val="0"/>
          <w:sz w:val="24"/>
          <w:szCs w:val="24"/>
          <w:rPrChange w:id="1692" w:author="ghj" w:date="2018-05-25T14:12:00Z">
            <w:rPr>
              <w:rFonts w:ascii="Times New Roman" w:eastAsia="宋体" w:hAnsi="Times New Roman" w:cs="Times New Roman"/>
              <w:kern w:val="0"/>
              <w:sz w:val="24"/>
              <w:szCs w:val="24"/>
            </w:rPr>
          </w:rPrChange>
        </w:rPr>
        <w:t>为第一行中的某个</w:t>
      </w:r>
      <w:r w:rsidR="00FD6126" w:rsidRPr="002142C8">
        <w:rPr>
          <w:rFonts w:ascii="Times New Roman" w:eastAsia="宋体" w:hAnsi="Times New Roman" w:cs="Times New Roman"/>
          <w:kern w:val="0"/>
          <w:sz w:val="24"/>
          <w:szCs w:val="24"/>
          <w:rPrChange w:id="1693" w:author="ghj" w:date="2018-05-25T14:12:00Z">
            <w:rPr>
              <w:rFonts w:ascii="Times New Roman" w:eastAsia="宋体" w:hAnsi="Times New Roman" w:cs="Times New Roman" w:hint="eastAsia"/>
              <w:kern w:val="0"/>
              <w:sz w:val="24"/>
              <w:szCs w:val="24"/>
            </w:rPr>
          </w:rPrChange>
        </w:rPr>
        <w:t>，</w:t>
      </w:r>
      <w:r w:rsidR="001E2E11" w:rsidRPr="002142C8">
        <w:rPr>
          <w:rFonts w:ascii="Times New Roman" w:eastAsia="宋体" w:hAnsi="Times New Roman" w:cs="Times New Roman"/>
          <w:kern w:val="0"/>
          <w:sz w:val="24"/>
          <w:szCs w:val="24"/>
          <w:rPrChange w:id="1694" w:author="ghj" w:date="2018-05-25T14:12:00Z">
            <w:rPr>
              <w:rFonts w:ascii="Times New Roman" w:eastAsia="宋体" w:hAnsi="Times New Roman" w:cs="Times New Roman" w:hint="eastAsia"/>
              <w:kern w:val="0"/>
              <w:sz w:val="24"/>
              <w:szCs w:val="24"/>
            </w:rPr>
          </w:rPrChange>
        </w:rPr>
        <w:t>这是因为按键按下将导致电路导通，高电平被拉低，</w:t>
      </w:r>
      <w:r w:rsidR="00FD6126" w:rsidRPr="002142C8">
        <w:rPr>
          <w:rFonts w:ascii="Times New Roman" w:eastAsia="宋体" w:hAnsi="Times New Roman" w:cs="Times New Roman"/>
          <w:kern w:val="0"/>
          <w:sz w:val="24"/>
          <w:szCs w:val="24"/>
          <w:rPrChange w:id="1695" w:author="ghj" w:date="2018-05-25T14:12:00Z">
            <w:rPr>
              <w:rFonts w:ascii="Times New Roman" w:eastAsia="宋体" w:hAnsi="Times New Roman" w:cs="Times New Roman" w:hint="eastAsia"/>
              <w:kern w:val="0"/>
              <w:sz w:val="24"/>
              <w:szCs w:val="24"/>
            </w:rPr>
          </w:rPrChange>
        </w:rPr>
        <w:t>有以下几种情况：</w:t>
      </w:r>
    </w:p>
    <w:p w:rsidR="00926E4E" w:rsidRPr="002142C8" w:rsidRDefault="00FD6126" w:rsidP="005F6F7B">
      <w:pPr>
        <w:widowControl/>
        <w:ind w:firstLineChars="200" w:firstLine="480"/>
        <w:rPr>
          <w:rFonts w:ascii="Times New Roman" w:eastAsia="宋体" w:hAnsi="Times New Roman" w:cs="Times New Roman"/>
          <w:kern w:val="0"/>
          <w:sz w:val="24"/>
          <w:szCs w:val="24"/>
          <w:rPrChange w:id="1696"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697"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698" w:author="ghj" w:date="2018-05-25T14:12:00Z">
            <w:rPr>
              <w:rFonts w:ascii="Times New Roman" w:eastAsia="宋体" w:hAnsi="Times New Roman" w:cs="Times New Roman" w:hint="eastAsia"/>
              <w:kern w:val="0"/>
              <w:sz w:val="24"/>
              <w:szCs w:val="24"/>
            </w:rPr>
          </w:rPrChange>
        </w:rPr>
        <w:t>1</w:t>
      </w:r>
      <w:r w:rsidRPr="002142C8">
        <w:rPr>
          <w:rFonts w:ascii="Times New Roman" w:eastAsia="宋体" w:hAnsi="Times New Roman" w:cs="Times New Roman"/>
          <w:kern w:val="0"/>
          <w:sz w:val="24"/>
          <w:szCs w:val="24"/>
          <w:rPrChange w:id="1699" w:author="ghj" w:date="2018-05-25T14:12:00Z">
            <w:rPr>
              <w:rFonts w:ascii="Times New Roman" w:eastAsia="宋体" w:hAnsi="Times New Roman" w:cs="Times New Roman" w:hint="eastAsia"/>
              <w:kern w:val="0"/>
              <w:sz w:val="24"/>
              <w:szCs w:val="24"/>
            </w:rPr>
          </w:rPrChange>
        </w:rPr>
        <w:t>）</w:t>
      </w:r>
      <w:r w:rsidR="00F82D35" w:rsidRPr="002142C8">
        <w:rPr>
          <w:rFonts w:ascii="Times New Roman" w:eastAsia="宋体" w:hAnsi="Times New Roman" w:cs="Times New Roman"/>
          <w:kern w:val="0"/>
          <w:sz w:val="24"/>
          <w:szCs w:val="24"/>
          <w:rPrChange w:id="1700" w:author="ghj" w:date="2018-05-25T14:12:00Z">
            <w:rPr>
              <w:rFonts w:ascii="Times New Roman" w:eastAsia="宋体" w:hAnsi="Times New Roman" w:cs="Times New Roman"/>
              <w:kern w:val="0"/>
              <w:sz w:val="24"/>
              <w:szCs w:val="24"/>
            </w:rPr>
          </w:rPrChange>
        </w:rPr>
        <w:t>若为</w:t>
      </w:r>
      <w:r w:rsidR="00F82D35" w:rsidRPr="002142C8">
        <w:rPr>
          <w:rFonts w:ascii="Times New Roman" w:eastAsia="宋体" w:hAnsi="Times New Roman" w:cs="Times New Roman"/>
          <w:kern w:val="0"/>
          <w:sz w:val="24"/>
          <w:szCs w:val="24"/>
          <w:rPrChange w:id="1701" w:author="ghj" w:date="2018-05-25T14:12:00Z">
            <w:rPr>
              <w:rFonts w:ascii="Times New Roman" w:eastAsia="宋体" w:hAnsi="Times New Roman" w:cs="Times New Roman"/>
              <w:kern w:val="0"/>
              <w:sz w:val="24"/>
              <w:szCs w:val="24"/>
            </w:rPr>
          </w:rPrChange>
        </w:rPr>
        <w:t>S1</w:t>
      </w:r>
      <w:r w:rsidR="00F82D35" w:rsidRPr="002142C8">
        <w:rPr>
          <w:rFonts w:ascii="Times New Roman" w:eastAsia="宋体" w:hAnsi="Times New Roman" w:cs="Times New Roman"/>
          <w:kern w:val="0"/>
          <w:sz w:val="24"/>
          <w:szCs w:val="24"/>
          <w:rPrChange w:id="1702" w:author="ghj" w:date="2018-05-25T14:12:00Z">
            <w:rPr>
              <w:rFonts w:ascii="Times New Roman" w:eastAsia="宋体" w:hAnsi="Times New Roman" w:cs="Times New Roman"/>
              <w:kern w:val="0"/>
              <w:sz w:val="24"/>
              <w:szCs w:val="24"/>
            </w:rPr>
          </w:rPrChange>
        </w:rPr>
        <w:t>按下，</w:t>
      </w:r>
      <w:r w:rsidR="00F82D35" w:rsidRPr="002142C8">
        <w:rPr>
          <w:rFonts w:ascii="Times New Roman" w:eastAsia="宋体" w:hAnsi="Times New Roman" w:cs="Times New Roman"/>
          <w:kern w:val="0"/>
          <w:sz w:val="24"/>
          <w:szCs w:val="24"/>
          <w:rPrChange w:id="1703" w:author="ghj" w:date="2018-05-25T14:12:00Z">
            <w:rPr>
              <w:rFonts w:ascii="Times New Roman" w:eastAsia="宋体" w:hAnsi="Times New Roman" w:cs="Times New Roman"/>
              <w:kern w:val="0"/>
              <w:sz w:val="24"/>
              <w:szCs w:val="24"/>
            </w:rPr>
          </w:rPrChange>
        </w:rPr>
        <w:t>GPIO2</w:t>
      </w:r>
      <w:r w:rsidR="00F82D35" w:rsidRPr="002142C8">
        <w:rPr>
          <w:rFonts w:ascii="Times New Roman" w:eastAsia="宋体" w:hAnsi="Times New Roman" w:cs="Times New Roman"/>
          <w:kern w:val="0"/>
          <w:sz w:val="24"/>
          <w:szCs w:val="24"/>
          <w:rPrChange w:id="1704" w:author="ghj" w:date="2018-05-25T14:12:00Z">
            <w:rPr>
              <w:rFonts w:ascii="Times New Roman" w:eastAsia="宋体" w:hAnsi="Times New Roman" w:cs="Times New Roman"/>
              <w:kern w:val="0"/>
              <w:sz w:val="24"/>
              <w:szCs w:val="24"/>
            </w:rPr>
          </w:rPrChange>
        </w:rPr>
        <w:t>引脚的电平被拉低，则输出值为</w:t>
      </w:r>
      <w:r w:rsidR="00F82D35" w:rsidRPr="002142C8">
        <w:rPr>
          <w:rFonts w:ascii="Times New Roman" w:eastAsia="宋体" w:hAnsi="Times New Roman" w:cs="Times New Roman"/>
          <w:kern w:val="0"/>
          <w:sz w:val="24"/>
          <w:szCs w:val="24"/>
          <w:rPrChange w:id="1705" w:author="ghj" w:date="2018-05-25T14:12:00Z">
            <w:rPr>
              <w:rFonts w:ascii="Times New Roman" w:eastAsia="宋体" w:hAnsi="Times New Roman" w:cs="Times New Roman"/>
              <w:kern w:val="0"/>
              <w:sz w:val="24"/>
              <w:szCs w:val="24"/>
            </w:rPr>
          </w:rPrChange>
        </w:rPr>
        <w:t>1110 1110</w:t>
      </w:r>
      <w:r w:rsidR="00F82D35" w:rsidRPr="002142C8">
        <w:rPr>
          <w:rFonts w:ascii="Times New Roman" w:eastAsia="宋体" w:hAnsi="Times New Roman" w:cs="Times New Roman"/>
          <w:kern w:val="0"/>
          <w:sz w:val="24"/>
          <w:szCs w:val="24"/>
          <w:rPrChange w:id="1706" w:author="ghj" w:date="2018-05-25T14:12:00Z">
            <w:rPr>
              <w:rFonts w:ascii="Times New Roman" w:eastAsia="宋体" w:hAnsi="Times New Roman" w:cs="Times New Roman"/>
              <w:kern w:val="0"/>
              <w:sz w:val="24"/>
              <w:szCs w:val="24"/>
            </w:rPr>
          </w:rPrChange>
        </w:rPr>
        <w:t>；</w:t>
      </w:r>
    </w:p>
    <w:p w:rsidR="00926E4E" w:rsidRPr="002142C8" w:rsidRDefault="00FD6126" w:rsidP="005F6F7B">
      <w:pPr>
        <w:widowControl/>
        <w:ind w:firstLineChars="200" w:firstLine="480"/>
        <w:rPr>
          <w:rFonts w:ascii="Times New Roman" w:eastAsia="宋体" w:hAnsi="Times New Roman" w:cs="Times New Roman"/>
          <w:kern w:val="0"/>
          <w:sz w:val="24"/>
          <w:szCs w:val="24"/>
          <w:rPrChange w:id="1707"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708"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709" w:author="ghj" w:date="2018-05-25T14:12:00Z">
            <w:rPr>
              <w:rFonts w:ascii="Times New Roman" w:eastAsia="宋体" w:hAnsi="Times New Roman" w:cs="Times New Roman" w:hint="eastAsia"/>
              <w:kern w:val="0"/>
              <w:sz w:val="24"/>
              <w:szCs w:val="24"/>
            </w:rPr>
          </w:rPrChange>
        </w:rPr>
        <w:t>2</w:t>
      </w:r>
      <w:r w:rsidRPr="002142C8">
        <w:rPr>
          <w:rFonts w:ascii="Times New Roman" w:eastAsia="宋体" w:hAnsi="Times New Roman" w:cs="Times New Roman"/>
          <w:kern w:val="0"/>
          <w:sz w:val="24"/>
          <w:szCs w:val="24"/>
          <w:rPrChange w:id="1710" w:author="ghj" w:date="2018-05-25T14:12:00Z">
            <w:rPr>
              <w:rFonts w:ascii="Times New Roman" w:eastAsia="宋体" w:hAnsi="Times New Roman" w:cs="Times New Roman" w:hint="eastAsia"/>
              <w:kern w:val="0"/>
              <w:sz w:val="24"/>
              <w:szCs w:val="24"/>
            </w:rPr>
          </w:rPrChange>
        </w:rPr>
        <w:t>）</w:t>
      </w:r>
      <w:r w:rsidR="00F82D35" w:rsidRPr="002142C8">
        <w:rPr>
          <w:rFonts w:ascii="Times New Roman" w:eastAsia="宋体" w:hAnsi="Times New Roman" w:cs="Times New Roman"/>
          <w:kern w:val="0"/>
          <w:sz w:val="24"/>
          <w:szCs w:val="24"/>
          <w:rPrChange w:id="1711" w:author="ghj" w:date="2018-05-25T14:12:00Z">
            <w:rPr>
              <w:rFonts w:ascii="Times New Roman" w:eastAsia="宋体" w:hAnsi="Times New Roman" w:cs="Times New Roman"/>
              <w:kern w:val="0"/>
              <w:sz w:val="24"/>
              <w:szCs w:val="24"/>
            </w:rPr>
          </w:rPrChange>
        </w:rPr>
        <w:t>若为</w:t>
      </w:r>
      <w:r w:rsidR="00F82D35" w:rsidRPr="002142C8">
        <w:rPr>
          <w:rFonts w:ascii="Times New Roman" w:eastAsia="宋体" w:hAnsi="Times New Roman" w:cs="Times New Roman"/>
          <w:kern w:val="0"/>
          <w:sz w:val="24"/>
          <w:szCs w:val="24"/>
          <w:rPrChange w:id="1712" w:author="ghj" w:date="2018-05-25T14:12:00Z">
            <w:rPr>
              <w:rFonts w:ascii="Times New Roman" w:eastAsia="宋体" w:hAnsi="Times New Roman" w:cs="Times New Roman"/>
              <w:kern w:val="0"/>
              <w:sz w:val="24"/>
              <w:szCs w:val="24"/>
            </w:rPr>
          </w:rPrChange>
        </w:rPr>
        <w:t>S2</w:t>
      </w:r>
      <w:r w:rsidR="00F82D35" w:rsidRPr="002142C8">
        <w:rPr>
          <w:rFonts w:ascii="Times New Roman" w:eastAsia="宋体" w:hAnsi="Times New Roman" w:cs="Times New Roman"/>
          <w:kern w:val="0"/>
          <w:sz w:val="24"/>
          <w:szCs w:val="24"/>
          <w:rPrChange w:id="1713" w:author="ghj" w:date="2018-05-25T14:12:00Z">
            <w:rPr>
              <w:rFonts w:ascii="Times New Roman" w:eastAsia="宋体" w:hAnsi="Times New Roman" w:cs="Times New Roman"/>
              <w:kern w:val="0"/>
              <w:sz w:val="24"/>
              <w:szCs w:val="24"/>
            </w:rPr>
          </w:rPrChange>
        </w:rPr>
        <w:t>按下，</w:t>
      </w:r>
      <w:r w:rsidR="00F82D35" w:rsidRPr="002142C8">
        <w:rPr>
          <w:rFonts w:ascii="Times New Roman" w:eastAsia="宋体" w:hAnsi="Times New Roman" w:cs="Times New Roman"/>
          <w:kern w:val="0"/>
          <w:sz w:val="24"/>
          <w:szCs w:val="24"/>
          <w:rPrChange w:id="1714" w:author="ghj" w:date="2018-05-25T14:12:00Z">
            <w:rPr>
              <w:rFonts w:ascii="Times New Roman" w:eastAsia="宋体" w:hAnsi="Times New Roman" w:cs="Times New Roman"/>
              <w:kern w:val="0"/>
              <w:sz w:val="24"/>
              <w:szCs w:val="24"/>
            </w:rPr>
          </w:rPrChange>
        </w:rPr>
        <w:t>GPIO3</w:t>
      </w:r>
      <w:r w:rsidR="00F82D35" w:rsidRPr="002142C8">
        <w:rPr>
          <w:rFonts w:ascii="Times New Roman" w:eastAsia="宋体" w:hAnsi="Times New Roman" w:cs="Times New Roman"/>
          <w:kern w:val="0"/>
          <w:sz w:val="24"/>
          <w:szCs w:val="24"/>
          <w:rPrChange w:id="1715" w:author="ghj" w:date="2018-05-25T14:12:00Z">
            <w:rPr>
              <w:rFonts w:ascii="Times New Roman" w:eastAsia="宋体" w:hAnsi="Times New Roman" w:cs="Times New Roman"/>
              <w:kern w:val="0"/>
              <w:sz w:val="24"/>
              <w:szCs w:val="24"/>
            </w:rPr>
          </w:rPrChange>
        </w:rPr>
        <w:t>引脚的电平被拉低，则输出值为</w:t>
      </w:r>
      <w:r w:rsidR="00F82D35" w:rsidRPr="002142C8">
        <w:rPr>
          <w:rFonts w:ascii="Times New Roman" w:eastAsia="宋体" w:hAnsi="Times New Roman" w:cs="Times New Roman"/>
          <w:kern w:val="0"/>
          <w:sz w:val="24"/>
          <w:szCs w:val="24"/>
          <w:rPrChange w:id="1716" w:author="ghj" w:date="2018-05-25T14:12:00Z">
            <w:rPr>
              <w:rFonts w:ascii="Times New Roman" w:eastAsia="宋体" w:hAnsi="Times New Roman" w:cs="Times New Roman"/>
              <w:kern w:val="0"/>
              <w:sz w:val="24"/>
              <w:szCs w:val="24"/>
            </w:rPr>
          </w:rPrChange>
        </w:rPr>
        <w:t>1101 1110</w:t>
      </w:r>
      <w:r w:rsidR="00F82D35" w:rsidRPr="002142C8">
        <w:rPr>
          <w:rFonts w:ascii="Times New Roman" w:eastAsia="宋体" w:hAnsi="Times New Roman" w:cs="Times New Roman"/>
          <w:kern w:val="0"/>
          <w:sz w:val="24"/>
          <w:szCs w:val="24"/>
          <w:rPrChange w:id="1717" w:author="ghj" w:date="2018-05-25T14:12:00Z">
            <w:rPr>
              <w:rFonts w:ascii="Times New Roman" w:eastAsia="宋体" w:hAnsi="Times New Roman" w:cs="Times New Roman"/>
              <w:kern w:val="0"/>
              <w:sz w:val="24"/>
              <w:szCs w:val="24"/>
            </w:rPr>
          </w:rPrChange>
        </w:rPr>
        <w:t>；</w:t>
      </w:r>
    </w:p>
    <w:p w:rsidR="00926E4E" w:rsidRPr="002142C8" w:rsidRDefault="00FD6126" w:rsidP="005F6F7B">
      <w:pPr>
        <w:widowControl/>
        <w:ind w:firstLineChars="200" w:firstLine="480"/>
        <w:rPr>
          <w:rFonts w:ascii="Times New Roman" w:eastAsia="宋体" w:hAnsi="Times New Roman" w:cs="Times New Roman"/>
          <w:kern w:val="0"/>
          <w:sz w:val="24"/>
          <w:szCs w:val="24"/>
          <w:rPrChange w:id="1718"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719"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720" w:author="ghj" w:date="2018-05-25T14:12:00Z">
            <w:rPr>
              <w:rFonts w:ascii="Times New Roman" w:eastAsia="宋体" w:hAnsi="Times New Roman" w:cs="Times New Roman"/>
              <w:kern w:val="0"/>
              <w:sz w:val="24"/>
              <w:szCs w:val="24"/>
            </w:rPr>
          </w:rPrChange>
        </w:rPr>
        <w:t>3</w:t>
      </w:r>
      <w:r w:rsidRPr="002142C8">
        <w:rPr>
          <w:rFonts w:ascii="Times New Roman" w:eastAsia="宋体" w:hAnsi="Times New Roman" w:cs="Times New Roman"/>
          <w:kern w:val="0"/>
          <w:sz w:val="24"/>
          <w:szCs w:val="24"/>
          <w:rPrChange w:id="1721" w:author="ghj" w:date="2018-05-25T14:12:00Z">
            <w:rPr>
              <w:rFonts w:ascii="Times New Roman" w:eastAsia="宋体" w:hAnsi="Times New Roman" w:cs="Times New Roman" w:hint="eastAsia"/>
              <w:kern w:val="0"/>
              <w:sz w:val="24"/>
              <w:szCs w:val="24"/>
            </w:rPr>
          </w:rPrChange>
        </w:rPr>
        <w:t>）</w:t>
      </w:r>
      <w:r w:rsidR="00F82D35" w:rsidRPr="002142C8">
        <w:rPr>
          <w:rFonts w:ascii="Times New Roman" w:eastAsia="宋体" w:hAnsi="Times New Roman" w:cs="Times New Roman"/>
          <w:kern w:val="0"/>
          <w:sz w:val="24"/>
          <w:szCs w:val="24"/>
          <w:rPrChange w:id="1722" w:author="ghj" w:date="2018-05-25T14:12:00Z">
            <w:rPr>
              <w:rFonts w:ascii="Times New Roman" w:eastAsia="宋体" w:hAnsi="Times New Roman" w:cs="Times New Roman"/>
              <w:kern w:val="0"/>
              <w:sz w:val="24"/>
              <w:szCs w:val="24"/>
            </w:rPr>
          </w:rPrChange>
        </w:rPr>
        <w:t>若为</w:t>
      </w:r>
      <w:r w:rsidR="00F82D35" w:rsidRPr="002142C8">
        <w:rPr>
          <w:rFonts w:ascii="Times New Roman" w:eastAsia="宋体" w:hAnsi="Times New Roman" w:cs="Times New Roman"/>
          <w:kern w:val="0"/>
          <w:sz w:val="24"/>
          <w:szCs w:val="24"/>
          <w:rPrChange w:id="1723" w:author="ghj" w:date="2018-05-25T14:12:00Z">
            <w:rPr>
              <w:rFonts w:ascii="Times New Roman" w:eastAsia="宋体" w:hAnsi="Times New Roman" w:cs="Times New Roman"/>
              <w:kern w:val="0"/>
              <w:sz w:val="24"/>
              <w:szCs w:val="24"/>
            </w:rPr>
          </w:rPrChange>
        </w:rPr>
        <w:t>S3</w:t>
      </w:r>
      <w:r w:rsidR="00F82D35" w:rsidRPr="002142C8">
        <w:rPr>
          <w:rFonts w:ascii="Times New Roman" w:eastAsia="宋体" w:hAnsi="Times New Roman" w:cs="Times New Roman"/>
          <w:kern w:val="0"/>
          <w:sz w:val="24"/>
          <w:szCs w:val="24"/>
          <w:rPrChange w:id="1724" w:author="ghj" w:date="2018-05-25T14:12:00Z">
            <w:rPr>
              <w:rFonts w:ascii="Times New Roman" w:eastAsia="宋体" w:hAnsi="Times New Roman" w:cs="Times New Roman"/>
              <w:kern w:val="0"/>
              <w:sz w:val="24"/>
              <w:szCs w:val="24"/>
            </w:rPr>
          </w:rPrChange>
        </w:rPr>
        <w:t>按下，</w:t>
      </w:r>
      <w:r w:rsidR="00F82D35" w:rsidRPr="002142C8">
        <w:rPr>
          <w:rFonts w:ascii="Times New Roman" w:eastAsia="宋体" w:hAnsi="Times New Roman" w:cs="Times New Roman"/>
          <w:kern w:val="0"/>
          <w:sz w:val="24"/>
          <w:szCs w:val="24"/>
          <w:rPrChange w:id="1725" w:author="ghj" w:date="2018-05-25T14:12:00Z">
            <w:rPr>
              <w:rFonts w:ascii="Times New Roman" w:eastAsia="宋体" w:hAnsi="Times New Roman" w:cs="Times New Roman"/>
              <w:kern w:val="0"/>
              <w:sz w:val="24"/>
              <w:szCs w:val="24"/>
            </w:rPr>
          </w:rPrChange>
        </w:rPr>
        <w:t>GPIO4</w:t>
      </w:r>
      <w:r w:rsidR="00F82D35" w:rsidRPr="002142C8">
        <w:rPr>
          <w:rFonts w:ascii="Times New Roman" w:eastAsia="宋体" w:hAnsi="Times New Roman" w:cs="Times New Roman"/>
          <w:kern w:val="0"/>
          <w:sz w:val="24"/>
          <w:szCs w:val="24"/>
          <w:rPrChange w:id="1726" w:author="ghj" w:date="2018-05-25T14:12:00Z">
            <w:rPr>
              <w:rFonts w:ascii="Times New Roman" w:eastAsia="宋体" w:hAnsi="Times New Roman" w:cs="Times New Roman"/>
              <w:kern w:val="0"/>
              <w:sz w:val="24"/>
              <w:szCs w:val="24"/>
            </w:rPr>
          </w:rPrChange>
        </w:rPr>
        <w:t>引脚的电平被拉低，则输出值为</w:t>
      </w:r>
      <w:r w:rsidR="00F82D35" w:rsidRPr="002142C8">
        <w:rPr>
          <w:rFonts w:ascii="Times New Roman" w:eastAsia="宋体" w:hAnsi="Times New Roman" w:cs="Times New Roman"/>
          <w:kern w:val="0"/>
          <w:sz w:val="24"/>
          <w:szCs w:val="24"/>
          <w:rPrChange w:id="1727" w:author="ghj" w:date="2018-05-25T14:12:00Z">
            <w:rPr>
              <w:rFonts w:ascii="Times New Roman" w:eastAsia="宋体" w:hAnsi="Times New Roman" w:cs="Times New Roman"/>
              <w:kern w:val="0"/>
              <w:sz w:val="24"/>
              <w:szCs w:val="24"/>
            </w:rPr>
          </w:rPrChange>
        </w:rPr>
        <w:t>1011 1110</w:t>
      </w:r>
      <w:r w:rsidR="00F82D35" w:rsidRPr="002142C8">
        <w:rPr>
          <w:rFonts w:ascii="Times New Roman" w:eastAsia="宋体" w:hAnsi="Times New Roman" w:cs="Times New Roman"/>
          <w:kern w:val="0"/>
          <w:sz w:val="24"/>
          <w:szCs w:val="24"/>
          <w:rPrChange w:id="1728" w:author="ghj" w:date="2018-05-25T14:12:00Z">
            <w:rPr>
              <w:rFonts w:ascii="Times New Roman" w:eastAsia="宋体" w:hAnsi="Times New Roman" w:cs="Times New Roman"/>
              <w:kern w:val="0"/>
              <w:sz w:val="24"/>
              <w:szCs w:val="24"/>
            </w:rPr>
          </w:rPrChange>
        </w:rPr>
        <w:t>；</w:t>
      </w:r>
    </w:p>
    <w:p w:rsidR="00926E4E" w:rsidRPr="002142C8" w:rsidRDefault="00FD6126" w:rsidP="005F6F7B">
      <w:pPr>
        <w:widowControl/>
        <w:ind w:firstLineChars="200" w:firstLine="480"/>
        <w:rPr>
          <w:rFonts w:ascii="Times New Roman" w:eastAsia="宋体" w:hAnsi="Times New Roman" w:cs="Times New Roman"/>
          <w:kern w:val="0"/>
          <w:sz w:val="24"/>
          <w:szCs w:val="24"/>
          <w:rPrChange w:id="1729"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730"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731" w:author="ghj" w:date="2018-05-25T14:12:00Z">
            <w:rPr>
              <w:rFonts w:ascii="Times New Roman" w:eastAsia="宋体" w:hAnsi="Times New Roman" w:cs="Times New Roman" w:hint="eastAsia"/>
              <w:kern w:val="0"/>
              <w:sz w:val="24"/>
              <w:szCs w:val="24"/>
            </w:rPr>
          </w:rPrChange>
        </w:rPr>
        <w:t>4</w:t>
      </w:r>
      <w:r w:rsidRPr="002142C8">
        <w:rPr>
          <w:rFonts w:ascii="Times New Roman" w:eastAsia="宋体" w:hAnsi="Times New Roman" w:cs="Times New Roman"/>
          <w:kern w:val="0"/>
          <w:sz w:val="24"/>
          <w:szCs w:val="24"/>
          <w:rPrChange w:id="1732" w:author="ghj" w:date="2018-05-25T14:12:00Z">
            <w:rPr>
              <w:rFonts w:ascii="Times New Roman" w:eastAsia="宋体" w:hAnsi="Times New Roman" w:cs="Times New Roman" w:hint="eastAsia"/>
              <w:kern w:val="0"/>
              <w:sz w:val="24"/>
              <w:szCs w:val="24"/>
            </w:rPr>
          </w:rPrChange>
        </w:rPr>
        <w:t>）</w:t>
      </w:r>
      <w:r w:rsidR="00F82D35" w:rsidRPr="002142C8">
        <w:rPr>
          <w:rFonts w:ascii="Times New Roman" w:eastAsia="宋体" w:hAnsi="Times New Roman" w:cs="Times New Roman"/>
          <w:kern w:val="0"/>
          <w:sz w:val="24"/>
          <w:szCs w:val="24"/>
          <w:rPrChange w:id="1733" w:author="ghj" w:date="2018-05-25T14:12:00Z">
            <w:rPr>
              <w:rFonts w:ascii="Times New Roman" w:eastAsia="宋体" w:hAnsi="Times New Roman" w:cs="Times New Roman"/>
              <w:kern w:val="0"/>
              <w:sz w:val="24"/>
              <w:szCs w:val="24"/>
            </w:rPr>
          </w:rPrChange>
        </w:rPr>
        <w:t>若为</w:t>
      </w:r>
      <w:r w:rsidR="00F82D35" w:rsidRPr="002142C8">
        <w:rPr>
          <w:rFonts w:ascii="Times New Roman" w:eastAsia="宋体" w:hAnsi="Times New Roman" w:cs="Times New Roman"/>
          <w:kern w:val="0"/>
          <w:sz w:val="24"/>
          <w:szCs w:val="24"/>
          <w:rPrChange w:id="1734" w:author="ghj" w:date="2018-05-25T14:12:00Z">
            <w:rPr>
              <w:rFonts w:ascii="Times New Roman" w:eastAsia="宋体" w:hAnsi="Times New Roman" w:cs="Times New Roman"/>
              <w:kern w:val="0"/>
              <w:sz w:val="24"/>
              <w:szCs w:val="24"/>
            </w:rPr>
          </w:rPrChange>
        </w:rPr>
        <w:t>S4</w:t>
      </w:r>
      <w:r w:rsidR="00F82D35" w:rsidRPr="002142C8">
        <w:rPr>
          <w:rFonts w:ascii="Times New Roman" w:eastAsia="宋体" w:hAnsi="Times New Roman" w:cs="Times New Roman"/>
          <w:kern w:val="0"/>
          <w:sz w:val="24"/>
          <w:szCs w:val="24"/>
          <w:rPrChange w:id="1735" w:author="ghj" w:date="2018-05-25T14:12:00Z">
            <w:rPr>
              <w:rFonts w:ascii="Times New Roman" w:eastAsia="宋体" w:hAnsi="Times New Roman" w:cs="Times New Roman"/>
              <w:kern w:val="0"/>
              <w:sz w:val="24"/>
              <w:szCs w:val="24"/>
            </w:rPr>
          </w:rPrChange>
        </w:rPr>
        <w:t>按下，</w:t>
      </w:r>
      <w:r w:rsidR="00F82D35" w:rsidRPr="002142C8">
        <w:rPr>
          <w:rFonts w:ascii="Times New Roman" w:eastAsia="宋体" w:hAnsi="Times New Roman" w:cs="Times New Roman"/>
          <w:kern w:val="0"/>
          <w:sz w:val="24"/>
          <w:szCs w:val="24"/>
          <w:rPrChange w:id="1736" w:author="ghj" w:date="2018-05-25T14:12:00Z">
            <w:rPr>
              <w:rFonts w:ascii="Times New Roman" w:eastAsia="宋体" w:hAnsi="Times New Roman" w:cs="Times New Roman"/>
              <w:kern w:val="0"/>
              <w:sz w:val="24"/>
              <w:szCs w:val="24"/>
            </w:rPr>
          </w:rPrChange>
        </w:rPr>
        <w:t>GPIO10</w:t>
      </w:r>
      <w:r w:rsidR="00F82D35" w:rsidRPr="002142C8">
        <w:rPr>
          <w:rFonts w:ascii="Times New Roman" w:eastAsia="宋体" w:hAnsi="Times New Roman" w:cs="Times New Roman"/>
          <w:kern w:val="0"/>
          <w:sz w:val="24"/>
          <w:szCs w:val="24"/>
          <w:rPrChange w:id="1737" w:author="ghj" w:date="2018-05-25T14:12:00Z">
            <w:rPr>
              <w:rFonts w:ascii="Times New Roman" w:eastAsia="宋体" w:hAnsi="Times New Roman" w:cs="Times New Roman"/>
              <w:kern w:val="0"/>
              <w:sz w:val="24"/>
              <w:szCs w:val="24"/>
            </w:rPr>
          </w:rPrChange>
        </w:rPr>
        <w:t>引脚的电平被拉低，则输出值为</w:t>
      </w:r>
      <w:r w:rsidR="00F82D35" w:rsidRPr="002142C8">
        <w:rPr>
          <w:rFonts w:ascii="Times New Roman" w:eastAsia="宋体" w:hAnsi="Times New Roman" w:cs="Times New Roman"/>
          <w:kern w:val="0"/>
          <w:sz w:val="24"/>
          <w:szCs w:val="24"/>
          <w:rPrChange w:id="1738" w:author="ghj" w:date="2018-05-25T14:12:00Z">
            <w:rPr>
              <w:rFonts w:ascii="Times New Roman" w:eastAsia="宋体" w:hAnsi="Times New Roman" w:cs="Times New Roman"/>
              <w:kern w:val="0"/>
              <w:sz w:val="24"/>
              <w:szCs w:val="24"/>
            </w:rPr>
          </w:rPrChange>
        </w:rPr>
        <w:t>0111 1110</w:t>
      </w:r>
      <w:r w:rsidR="00F82D35" w:rsidRPr="002142C8">
        <w:rPr>
          <w:rFonts w:ascii="Times New Roman" w:eastAsia="宋体" w:hAnsi="Times New Roman" w:cs="Times New Roman"/>
          <w:kern w:val="0"/>
          <w:sz w:val="24"/>
          <w:szCs w:val="24"/>
          <w:rPrChange w:id="1739" w:author="ghj" w:date="2018-05-25T14:12:00Z">
            <w:rPr>
              <w:rFonts w:ascii="Times New Roman" w:eastAsia="宋体" w:hAnsi="Times New Roman" w:cs="Times New Roman"/>
              <w:kern w:val="0"/>
              <w:sz w:val="24"/>
              <w:szCs w:val="24"/>
            </w:rPr>
          </w:rPrChange>
        </w:rPr>
        <w:t>；</w:t>
      </w:r>
    </w:p>
    <w:p w:rsidR="001E2E11" w:rsidRPr="002142C8" w:rsidRDefault="001E2E11" w:rsidP="001E2E11">
      <w:pPr>
        <w:widowControl/>
        <w:ind w:firstLineChars="200" w:firstLine="480"/>
        <w:rPr>
          <w:rFonts w:ascii="Times New Roman" w:eastAsia="宋体" w:hAnsi="Times New Roman" w:cs="Times New Roman"/>
          <w:kern w:val="0"/>
          <w:sz w:val="24"/>
          <w:szCs w:val="24"/>
          <w:rPrChange w:id="1740"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741" w:author="ghj" w:date="2018-05-25T14:12:00Z">
            <w:rPr>
              <w:rFonts w:ascii="Times New Roman" w:eastAsia="宋体" w:hAnsi="Times New Roman" w:cs="Times New Roman" w:hint="eastAsia"/>
              <w:kern w:val="0"/>
              <w:sz w:val="24"/>
              <w:szCs w:val="24"/>
            </w:rPr>
          </w:rPrChange>
        </w:rPr>
        <w:lastRenderedPageBreak/>
        <w:t>那如果引脚状态就是设置的</w:t>
      </w:r>
      <w:r w:rsidRPr="002142C8">
        <w:rPr>
          <w:rFonts w:ascii="Times New Roman" w:eastAsia="宋体" w:hAnsi="Times New Roman" w:cs="Times New Roman"/>
          <w:kern w:val="0"/>
          <w:sz w:val="24"/>
          <w:szCs w:val="24"/>
          <w:rPrChange w:id="1742"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743" w:author="ghj" w:date="2018-05-25T14:12:00Z">
            <w:rPr>
              <w:rFonts w:ascii="Times New Roman" w:eastAsia="宋体" w:hAnsi="Times New Roman" w:cs="Times New Roman"/>
              <w:kern w:val="0"/>
              <w:sz w:val="24"/>
              <w:szCs w:val="24"/>
            </w:rPr>
          </w:rPrChange>
        </w:rPr>
        <w:t>1,1,1,1,1,1,1,0]</w:t>
      </w:r>
      <w:r w:rsidRPr="002142C8">
        <w:rPr>
          <w:rFonts w:ascii="Times New Roman" w:eastAsia="宋体" w:hAnsi="Times New Roman" w:cs="Times New Roman"/>
          <w:kern w:val="0"/>
          <w:sz w:val="24"/>
          <w:szCs w:val="24"/>
          <w:rPrChange w:id="1744" w:author="ghj" w:date="2018-05-25T14:12:00Z">
            <w:rPr>
              <w:rFonts w:ascii="Times New Roman" w:eastAsia="宋体" w:hAnsi="Times New Roman" w:cs="Times New Roman" w:hint="eastAsia"/>
              <w:kern w:val="0"/>
              <w:sz w:val="24"/>
              <w:szCs w:val="24"/>
            </w:rPr>
          </w:rPrChange>
        </w:rPr>
        <w:t>呢，则代表按键按下的</w:t>
      </w:r>
      <w:proofErr w:type="gramStart"/>
      <w:r w:rsidRPr="002142C8">
        <w:rPr>
          <w:rFonts w:ascii="Times New Roman" w:eastAsia="宋体" w:hAnsi="Times New Roman" w:cs="Times New Roman"/>
          <w:kern w:val="0"/>
          <w:sz w:val="24"/>
          <w:szCs w:val="24"/>
          <w:rPrChange w:id="1745" w:author="ghj" w:date="2018-05-25T14:12:00Z">
            <w:rPr>
              <w:rFonts w:ascii="Times New Roman" w:eastAsia="宋体" w:hAnsi="Times New Roman" w:cs="Times New Roman" w:hint="eastAsia"/>
              <w:kern w:val="0"/>
              <w:sz w:val="24"/>
              <w:szCs w:val="24"/>
            </w:rPr>
          </w:rPrChange>
        </w:rPr>
        <w:t>不在第</w:t>
      </w:r>
      <w:proofErr w:type="gramEnd"/>
      <w:r w:rsidRPr="002142C8">
        <w:rPr>
          <w:rFonts w:ascii="Times New Roman" w:eastAsia="宋体" w:hAnsi="Times New Roman" w:cs="Times New Roman"/>
          <w:kern w:val="0"/>
          <w:sz w:val="24"/>
          <w:szCs w:val="24"/>
          <w:rPrChange w:id="1746" w:author="ghj" w:date="2018-05-25T14:12:00Z">
            <w:rPr>
              <w:rFonts w:ascii="Times New Roman" w:eastAsia="宋体" w:hAnsi="Times New Roman" w:cs="Times New Roman" w:hint="eastAsia"/>
              <w:kern w:val="0"/>
              <w:sz w:val="24"/>
              <w:szCs w:val="24"/>
            </w:rPr>
          </w:rPrChange>
        </w:rPr>
        <w:t>一行，程序将以此对</w:t>
      </w:r>
      <w:r w:rsidRPr="002142C8">
        <w:rPr>
          <w:rFonts w:ascii="Times New Roman" w:eastAsia="宋体" w:hAnsi="Times New Roman" w:cs="Times New Roman"/>
          <w:kern w:val="0"/>
          <w:sz w:val="24"/>
          <w:szCs w:val="24"/>
          <w:rPrChange w:id="1747" w:author="ghj" w:date="2018-05-25T14:12:00Z">
            <w:rPr>
              <w:rFonts w:ascii="Times New Roman" w:eastAsia="宋体" w:hAnsi="Times New Roman" w:cs="Times New Roman" w:hint="eastAsia"/>
              <w:kern w:val="0"/>
              <w:sz w:val="24"/>
              <w:szCs w:val="24"/>
            </w:rPr>
          </w:rPrChange>
        </w:rPr>
        <w:t>GPIO</w:t>
      </w:r>
      <w:r w:rsidRPr="002142C8">
        <w:rPr>
          <w:rFonts w:ascii="Times New Roman" w:eastAsia="宋体" w:hAnsi="Times New Roman" w:cs="Times New Roman"/>
          <w:kern w:val="0"/>
          <w:sz w:val="24"/>
          <w:szCs w:val="24"/>
          <w:rPrChange w:id="1748" w:author="ghj" w:date="2018-05-25T14:12:00Z">
            <w:rPr>
              <w:rFonts w:ascii="Times New Roman" w:eastAsia="宋体" w:hAnsi="Times New Roman" w:cs="Times New Roman"/>
              <w:kern w:val="0"/>
              <w:sz w:val="24"/>
              <w:szCs w:val="24"/>
            </w:rPr>
          </w:rPrChange>
        </w:rPr>
        <w:t>15</w:t>
      </w:r>
      <w:r w:rsidRPr="002142C8">
        <w:rPr>
          <w:rFonts w:ascii="Times New Roman" w:eastAsia="宋体" w:hAnsi="Times New Roman" w:cs="Times New Roman"/>
          <w:kern w:val="0"/>
          <w:sz w:val="24"/>
          <w:szCs w:val="24"/>
          <w:rPrChange w:id="1749"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750" w:author="ghj" w:date="2018-05-25T14:12:00Z">
            <w:rPr>
              <w:rFonts w:ascii="Times New Roman" w:eastAsia="宋体" w:hAnsi="Times New Roman" w:cs="Times New Roman" w:hint="eastAsia"/>
              <w:kern w:val="0"/>
              <w:sz w:val="24"/>
              <w:szCs w:val="24"/>
            </w:rPr>
          </w:rPrChange>
        </w:rPr>
        <w:t>GPIO</w:t>
      </w:r>
      <w:r w:rsidRPr="002142C8">
        <w:rPr>
          <w:rFonts w:ascii="Times New Roman" w:eastAsia="宋体" w:hAnsi="Times New Roman" w:cs="Times New Roman"/>
          <w:kern w:val="0"/>
          <w:sz w:val="24"/>
          <w:szCs w:val="24"/>
          <w:rPrChange w:id="1751" w:author="ghj" w:date="2018-05-25T14:12:00Z">
            <w:rPr>
              <w:rFonts w:ascii="Times New Roman" w:eastAsia="宋体" w:hAnsi="Times New Roman" w:cs="Times New Roman"/>
              <w:kern w:val="0"/>
              <w:sz w:val="24"/>
              <w:szCs w:val="24"/>
            </w:rPr>
          </w:rPrChange>
        </w:rPr>
        <w:t>23</w:t>
      </w:r>
      <w:r w:rsidRPr="002142C8">
        <w:rPr>
          <w:rFonts w:ascii="Times New Roman" w:eastAsia="宋体" w:hAnsi="Times New Roman" w:cs="Times New Roman"/>
          <w:kern w:val="0"/>
          <w:sz w:val="24"/>
          <w:szCs w:val="24"/>
          <w:rPrChange w:id="1752" w:author="ghj" w:date="2018-05-25T14:12:00Z">
            <w:rPr>
              <w:rFonts w:ascii="Times New Roman" w:eastAsia="宋体" w:hAnsi="Times New Roman" w:cs="Times New Roman" w:hint="eastAsia"/>
              <w:kern w:val="0"/>
              <w:sz w:val="24"/>
              <w:szCs w:val="24"/>
            </w:rPr>
          </w:rPrChange>
        </w:rPr>
        <w:t>、</w:t>
      </w:r>
      <w:r w:rsidRPr="002142C8">
        <w:rPr>
          <w:rFonts w:ascii="Times New Roman" w:eastAsia="宋体" w:hAnsi="Times New Roman" w:cs="Times New Roman"/>
          <w:kern w:val="0"/>
          <w:sz w:val="24"/>
          <w:szCs w:val="24"/>
          <w:rPrChange w:id="1753" w:author="ghj" w:date="2018-05-25T14:12:00Z">
            <w:rPr>
              <w:rFonts w:ascii="Times New Roman" w:eastAsia="宋体" w:hAnsi="Times New Roman" w:cs="Times New Roman" w:hint="eastAsia"/>
              <w:kern w:val="0"/>
              <w:sz w:val="24"/>
              <w:szCs w:val="24"/>
            </w:rPr>
          </w:rPrChange>
        </w:rPr>
        <w:t>GPIO</w:t>
      </w:r>
      <w:r w:rsidRPr="002142C8">
        <w:rPr>
          <w:rFonts w:ascii="Times New Roman" w:eastAsia="宋体" w:hAnsi="Times New Roman" w:cs="Times New Roman"/>
          <w:kern w:val="0"/>
          <w:sz w:val="24"/>
          <w:szCs w:val="24"/>
          <w:rPrChange w:id="1754" w:author="ghj" w:date="2018-05-25T14:12:00Z">
            <w:rPr>
              <w:rFonts w:ascii="Times New Roman" w:eastAsia="宋体" w:hAnsi="Times New Roman" w:cs="Times New Roman"/>
              <w:kern w:val="0"/>
              <w:sz w:val="24"/>
              <w:szCs w:val="24"/>
            </w:rPr>
          </w:rPrChange>
        </w:rPr>
        <w:t>24</w:t>
      </w:r>
      <w:proofErr w:type="gramStart"/>
      <w:r w:rsidRPr="002142C8">
        <w:rPr>
          <w:rFonts w:ascii="Times New Roman" w:eastAsia="宋体" w:hAnsi="Times New Roman" w:cs="Times New Roman"/>
          <w:kern w:val="0"/>
          <w:sz w:val="24"/>
          <w:szCs w:val="24"/>
          <w:rPrChange w:id="1755" w:author="ghj" w:date="2018-05-25T14:12:00Z">
            <w:rPr>
              <w:rFonts w:ascii="Times New Roman" w:eastAsia="宋体" w:hAnsi="Times New Roman" w:cs="Times New Roman" w:hint="eastAsia"/>
              <w:kern w:val="0"/>
              <w:sz w:val="24"/>
              <w:szCs w:val="24"/>
            </w:rPr>
          </w:rPrChange>
        </w:rPr>
        <w:t>置低电</w:t>
      </w:r>
      <w:proofErr w:type="gramEnd"/>
      <w:r w:rsidRPr="002142C8">
        <w:rPr>
          <w:rFonts w:ascii="Times New Roman" w:eastAsia="宋体" w:hAnsi="Times New Roman" w:cs="Times New Roman"/>
          <w:kern w:val="0"/>
          <w:sz w:val="24"/>
          <w:szCs w:val="24"/>
          <w:rPrChange w:id="1756" w:author="ghj" w:date="2018-05-25T14:12:00Z">
            <w:rPr>
              <w:rFonts w:ascii="Times New Roman" w:eastAsia="宋体" w:hAnsi="Times New Roman" w:cs="Times New Roman" w:hint="eastAsia"/>
              <w:kern w:val="0"/>
              <w:sz w:val="24"/>
              <w:szCs w:val="24"/>
            </w:rPr>
          </w:rPrChange>
        </w:rPr>
        <w:t>平，并进行上述同样原理的判断。</w:t>
      </w:r>
    </w:p>
    <w:p w:rsidR="00926E4E" w:rsidRPr="002142C8" w:rsidRDefault="001E2E11" w:rsidP="001E2E11">
      <w:pPr>
        <w:widowControl/>
        <w:ind w:firstLineChars="200" w:firstLine="480"/>
        <w:rPr>
          <w:rFonts w:ascii="Times New Roman" w:eastAsia="宋体" w:hAnsi="Times New Roman" w:cs="Times New Roman"/>
          <w:kern w:val="0"/>
          <w:sz w:val="24"/>
          <w:szCs w:val="24"/>
          <w:rPrChange w:id="1757"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758" w:author="ghj" w:date="2018-05-25T14:12:00Z">
            <w:rPr>
              <w:rFonts w:ascii="Times New Roman" w:eastAsia="宋体" w:hAnsi="Times New Roman" w:cs="Times New Roman" w:hint="eastAsia"/>
              <w:kern w:val="0"/>
              <w:sz w:val="24"/>
              <w:szCs w:val="24"/>
            </w:rPr>
          </w:rPrChange>
        </w:rPr>
        <w:t>所以，</w:t>
      </w:r>
      <w:r w:rsidR="00926E4E" w:rsidRPr="002142C8">
        <w:rPr>
          <w:rFonts w:ascii="Times New Roman" w:eastAsia="宋体" w:hAnsi="Times New Roman" w:cs="Times New Roman"/>
          <w:kern w:val="0"/>
          <w:sz w:val="24"/>
          <w:szCs w:val="24"/>
          <w:rPrChange w:id="1759" w:author="ghj" w:date="2018-05-25T14:12:00Z">
            <w:rPr>
              <w:rFonts w:ascii="Times New Roman" w:eastAsia="宋体" w:hAnsi="Times New Roman" w:cs="Times New Roman"/>
              <w:kern w:val="0"/>
              <w:sz w:val="24"/>
              <w:szCs w:val="24"/>
            </w:rPr>
          </w:rPrChange>
        </w:rPr>
        <w:t>在键盘扫描过程中，会从第一行开始逐行扫描，</w:t>
      </w:r>
      <w:r w:rsidRPr="002142C8">
        <w:rPr>
          <w:rFonts w:ascii="Times New Roman" w:eastAsia="宋体" w:hAnsi="Times New Roman" w:cs="Times New Roman"/>
          <w:kern w:val="0"/>
          <w:sz w:val="24"/>
          <w:szCs w:val="24"/>
          <w:rPrChange w:id="1760" w:author="ghj" w:date="2018-05-25T14:12:00Z">
            <w:rPr>
              <w:rFonts w:ascii="Times New Roman" w:eastAsia="宋体" w:hAnsi="Times New Roman" w:cs="Times New Roman" w:hint="eastAsia"/>
              <w:kern w:val="0"/>
              <w:sz w:val="24"/>
              <w:szCs w:val="24"/>
            </w:rPr>
          </w:rPrChange>
        </w:rPr>
        <w:t>并且</w:t>
      </w:r>
      <w:r w:rsidR="00926E4E" w:rsidRPr="002142C8">
        <w:rPr>
          <w:rFonts w:ascii="Times New Roman" w:eastAsia="宋体" w:hAnsi="Times New Roman" w:cs="Times New Roman"/>
          <w:kern w:val="0"/>
          <w:sz w:val="24"/>
          <w:szCs w:val="24"/>
          <w:rPrChange w:id="1761" w:author="ghj" w:date="2018-05-25T14:12:00Z">
            <w:rPr>
              <w:rFonts w:ascii="Times New Roman" w:eastAsia="宋体" w:hAnsi="Times New Roman" w:cs="Times New Roman"/>
              <w:kern w:val="0"/>
              <w:sz w:val="24"/>
              <w:szCs w:val="24"/>
            </w:rPr>
          </w:rPrChange>
        </w:rPr>
        <w:t>无论</w:t>
      </w:r>
      <w:r w:rsidR="00926E4E" w:rsidRPr="002142C8">
        <w:rPr>
          <w:rFonts w:ascii="Times New Roman" w:eastAsia="宋体" w:hAnsi="Times New Roman" w:cs="Times New Roman"/>
          <w:kern w:val="0"/>
          <w:sz w:val="24"/>
          <w:szCs w:val="24"/>
          <w:rPrChange w:id="1762" w:author="ghj" w:date="2018-05-25T14:12:00Z">
            <w:rPr>
              <w:rFonts w:ascii="Times New Roman" w:eastAsia="宋体" w:hAnsi="Times New Roman" w:cs="Times New Roman" w:hint="eastAsia"/>
              <w:kern w:val="0"/>
              <w:sz w:val="24"/>
              <w:szCs w:val="24"/>
            </w:rPr>
          </w:rPrChange>
        </w:rPr>
        <w:t>哪</w:t>
      </w:r>
      <w:r w:rsidR="00926E4E" w:rsidRPr="002142C8">
        <w:rPr>
          <w:rFonts w:ascii="Times New Roman" w:eastAsia="宋体" w:hAnsi="Times New Roman" w:cs="Times New Roman"/>
          <w:kern w:val="0"/>
          <w:sz w:val="24"/>
          <w:szCs w:val="24"/>
          <w:rPrChange w:id="1763" w:author="ghj" w:date="2018-05-25T14:12:00Z">
            <w:rPr>
              <w:rFonts w:ascii="Times New Roman" w:eastAsia="宋体" w:hAnsi="Times New Roman" w:cs="Times New Roman"/>
              <w:kern w:val="0"/>
              <w:sz w:val="24"/>
              <w:szCs w:val="24"/>
            </w:rPr>
          </w:rPrChange>
        </w:rPr>
        <w:t>一行的</w:t>
      </w:r>
      <w:r w:rsidR="00926E4E" w:rsidRPr="002142C8">
        <w:rPr>
          <w:rFonts w:ascii="Times New Roman" w:eastAsia="宋体" w:hAnsi="Times New Roman" w:cs="Times New Roman"/>
          <w:kern w:val="0"/>
          <w:sz w:val="24"/>
          <w:szCs w:val="24"/>
          <w:rPrChange w:id="1764" w:author="ghj" w:date="2018-05-25T14:12:00Z">
            <w:rPr>
              <w:rFonts w:ascii="Times New Roman" w:eastAsia="宋体" w:hAnsi="Times New Roman" w:cs="Times New Roman" w:hint="eastAsia"/>
              <w:kern w:val="0"/>
              <w:sz w:val="24"/>
              <w:szCs w:val="24"/>
            </w:rPr>
          </w:rPrChange>
        </w:rPr>
        <w:t>哪</w:t>
      </w:r>
      <w:r w:rsidR="00926E4E" w:rsidRPr="002142C8">
        <w:rPr>
          <w:rFonts w:ascii="Times New Roman" w:eastAsia="宋体" w:hAnsi="Times New Roman" w:cs="Times New Roman"/>
          <w:kern w:val="0"/>
          <w:sz w:val="24"/>
          <w:szCs w:val="24"/>
          <w:rPrChange w:id="1765" w:author="ghj" w:date="2018-05-25T14:12:00Z">
            <w:rPr>
              <w:rFonts w:ascii="Times New Roman" w:eastAsia="宋体" w:hAnsi="Times New Roman" w:cs="Times New Roman"/>
              <w:kern w:val="0"/>
              <w:sz w:val="24"/>
              <w:szCs w:val="24"/>
            </w:rPr>
          </w:rPrChange>
        </w:rPr>
        <w:t>个键被按下</w:t>
      </w:r>
      <w:r w:rsidRPr="002142C8">
        <w:rPr>
          <w:rFonts w:ascii="Times New Roman" w:eastAsia="宋体" w:hAnsi="Times New Roman" w:cs="Times New Roman"/>
          <w:kern w:val="0"/>
          <w:sz w:val="24"/>
          <w:szCs w:val="24"/>
          <w:rPrChange w:id="1766" w:author="ghj" w:date="2018-05-25T14:12:00Z">
            <w:rPr>
              <w:rFonts w:ascii="Times New Roman" w:eastAsia="宋体" w:hAnsi="Times New Roman" w:cs="Times New Roman" w:hint="eastAsia"/>
              <w:kern w:val="0"/>
              <w:sz w:val="24"/>
              <w:szCs w:val="24"/>
            </w:rPr>
          </w:rPrChange>
        </w:rPr>
        <w:t>引脚状态</w:t>
      </w:r>
      <w:r w:rsidR="00926E4E" w:rsidRPr="002142C8">
        <w:rPr>
          <w:rFonts w:ascii="Times New Roman" w:eastAsia="宋体" w:hAnsi="Times New Roman" w:cs="Times New Roman"/>
          <w:kern w:val="0"/>
          <w:sz w:val="24"/>
          <w:szCs w:val="24"/>
          <w:rPrChange w:id="1767" w:author="ghj" w:date="2018-05-25T14:12:00Z">
            <w:rPr>
              <w:rFonts w:ascii="Times New Roman" w:eastAsia="宋体" w:hAnsi="Times New Roman" w:cs="Times New Roman"/>
              <w:kern w:val="0"/>
              <w:sz w:val="24"/>
              <w:szCs w:val="24"/>
            </w:rPr>
          </w:rPrChange>
        </w:rPr>
        <w:t>都会</w:t>
      </w:r>
      <w:r w:rsidR="00926E4E" w:rsidRPr="002142C8">
        <w:rPr>
          <w:rFonts w:ascii="Times New Roman" w:eastAsia="宋体" w:hAnsi="Times New Roman" w:cs="Times New Roman"/>
          <w:kern w:val="0"/>
          <w:sz w:val="24"/>
          <w:szCs w:val="24"/>
          <w:rPrChange w:id="1768" w:author="ghj" w:date="2018-05-25T14:12:00Z">
            <w:rPr>
              <w:rFonts w:ascii="Times New Roman" w:eastAsia="宋体" w:hAnsi="Times New Roman" w:cs="Times New Roman" w:hint="eastAsia"/>
              <w:kern w:val="0"/>
              <w:sz w:val="24"/>
              <w:szCs w:val="24"/>
            </w:rPr>
          </w:rPrChange>
        </w:rPr>
        <w:t>唯一</w:t>
      </w:r>
      <w:r w:rsidR="00926E4E" w:rsidRPr="002142C8">
        <w:rPr>
          <w:rFonts w:ascii="Times New Roman" w:eastAsia="宋体" w:hAnsi="Times New Roman" w:cs="Times New Roman"/>
          <w:kern w:val="0"/>
          <w:sz w:val="24"/>
          <w:szCs w:val="24"/>
          <w:rPrChange w:id="1769" w:author="ghj" w:date="2018-05-25T14:12:00Z">
            <w:rPr>
              <w:rFonts w:ascii="Times New Roman" w:eastAsia="宋体" w:hAnsi="Times New Roman" w:cs="Times New Roman"/>
              <w:kern w:val="0"/>
              <w:sz w:val="24"/>
              <w:szCs w:val="24"/>
            </w:rPr>
          </w:rPrChange>
        </w:rPr>
        <w:t>对应一个特定的值，</w:t>
      </w:r>
      <w:r w:rsidR="00926E4E" w:rsidRPr="002142C8">
        <w:rPr>
          <w:rFonts w:ascii="Times New Roman" w:eastAsia="宋体" w:hAnsi="Times New Roman" w:cs="Times New Roman"/>
          <w:kern w:val="0"/>
          <w:sz w:val="24"/>
          <w:szCs w:val="24"/>
          <w:rPrChange w:id="1770" w:author="ghj" w:date="2018-05-25T14:12:00Z">
            <w:rPr>
              <w:rFonts w:ascii="Times New Roman" w:eastAsia="宋体" w:hAnsi="Times New Roman" w:cs="Times New Roman" w:hint="eastAsia"/>
              <w:kern w:val="0"/>
              <w:sz w:val="24"/>
              <w:szCs w:val="24"/>
            </w:rPr>
          </w:rPrChange>
        </w:rPr>
        <w:t>通过一个字典做一个</w:t>
      </w:r>
      <w:r w:rsidR="00926E4E" w:rsidRPr="002142C8">
        <w:rPr>
          <w:rFonts w:ascii="Times New Roman" w:eastAsia="宋体" w:hAnsi="Times New Roman" w:cs="Times New Roman"/>
          <w:kern w:val="0"/>
          <w:sz w:val="24"/>
          <w:szCs w:val="24"/>
          <w:rPrChange w:id="1771" w:author="ghj" w:date="2018-05-25T14:12:00Z">
            <w:rPr>
              <w:rFonts w:ascii="Times New Roman" w:eastAsia="宋体" w:hAnsi="Times New Roman" w:cs="Times New Roman" w:hint="eastAsia"/>
              <w:kern w:val="0"/>
              <w:sz w:val="24"/>
              <w:szCs w:val="24"/>
            </w:rPr>
          </w:rPrChange>
        </w:rPr>
        <w:t>key-value</w:t>
      </w:r>
      <w:r w:rsidR="00926E4E" w:rsidRPr="002142C8">
        <w:rPr>
          <w:rFonts w:ascii="Times New Roman" w:eastAsia="宋体" w:hAnsi="Times New Roman" w:cs="Times New Roman"/>
          <w:kern w:val="0"/>
          <w:sz w:val="24"/>
          <w:szCs w:val="24"/>
          <w:rPrChange w:id="1772" w:author="ghj" w:date="2018-05-25T14:12:00Z">
            <w:rPr>
              <w:rFonts w:ascii="Times New Roman" w:eastAsia="宋体" w:hAnsi="Times New Roman" w:cs="Times New Roman" w:hint="eastAsia"/>
              <w:kern w:val="0"/>
              <w:sz w:val="24"/>
              <w:szCs w:val="24"/>
            </w:rPr>
          </w:rPrChange>
        </w:rPr>
        <w:t>的映射，</w:t>
      </w:r>
      <w:r w:rsidR="00423EB6" w:rsidRPr="002142C8">
        <w:rPr>
          <w:rFonts w:ascii="Times New Roman" w:eastAsia="宋体" w:hAnsi="Times New Roman" w:cs="Times New Roman"/>
          <w:kern w:val="0"/>
          <w:sz w:val="24"/>
          <w:szCs w:val="24"/>
          <w:rPrChange w:id="1773" w:author="ghj" w:date="2018-05-25T14:12:00Z">
            <w:rPr>
              <w:rFonts w:ascii="Times New Roman" w:eastAsia="宋体" w:hAnsi="Times New Roman" w:cs="Times New Roman"/>
              <w:kern w:val="0"/>
              <w:sz w:val="24"/>
              <w:szCs w:val="24"/>
            </w:rPr>
          </w:rPrChange>
        </w:rPr>
        <w:t>由此就可以判断出</w:t>
      </w:r>
      <w:r w:rsidR="00423EB6" w:rsidRPr="002142C8">
        <w:rPr>
          <w:rFonts w:ascii="Times New Roman" w:eastAsia="宋体" w:hAnsi="Times New Roman" w:cs="Times New Roman"/>
          <w:kern w:val="0"/>
          <w:sz w:val="24"/>
          <w:szCs w:val="24"/>
          <w:rPrChange w:id="1774" w:author="ghj" w:date="2018-05-25T14:12:00Z">
            <w:rPr>
              <w:rFonts w:ascii="Times New Roman" w:eastAsia="宋体" w:hAnsi="Times New Roman" w:cs="Times New Roman" w:hint="eastAsia"/>
              <w:kern w:val="0"/>
              <w:sz w:val="24"/>
              <w:szCs w:val="24"/>
            </w:rPr>
          </w:rPrChange>
        </w:rPr>
        <w:t>按下的</w:t>
      </w:r>
      <w:r w:rsidR="00965DDB" w:rsidRPr="002142C8">
        <w:rPr>
          <w:rFonts w:ascii="Times New Roman" w:eastAsia="宋体" w:hAnsi="Times New Roman" w:cs="Times New Roman"/>
          <w:kern w:val="0"/>
          <w:sz w:val="24"/>
          <w:szCs w:val="24"/>
          <w:rPrChange w:id="1775" w:author="ghj" w:date="2018-05-25T14:12:00Z">
            <w:rPr>
              <w:rFonts w:ascii="Times New Roman" w:eastAsia="宋体" w:hAnsi="Times New Roman" w:cs="Times New Roman"/>
              <w:kern w:val="0"/>
              <w:sz w:val="24"/>
              <w:szCs w:val="24"/>
            </w:rPr>
          </w:rPrChange>
        </w:rPr>
        <w:t>具体</w:t>
      </w:r>
      <w:r w:rsidR="00423EB6" w:rsidRPr="002142C8">
        <w:rPr>
          <w:rFonts w:ascii="Times New Roman" w:eastAsia="宋体" w:hAnsi="Times New Roman" w:cs="Times New Roman"/>
          <w:kern w:val="0"/>
          <w:sz w:val="24"/>
          <w:szCs w:val="24"/>
          <w:rPrChange w:id="1776" w:author="ghj" w:date="2018-05-25T14:12:00Z">
            <w:rPr>
              <w:rFonts w:ascii="Times New Roman" w:eastAsia="宋体" w:hAnsi="Times New Roman" w:cs="Times New Roman" w:hint="eastAsia"/>
              <w:kern w:val="0"/>
              <w:sz w:val="24"/>
              <w:szCs w:val="24"/>
            </w:rPr>
          </w:rPrChange>
        </w:rPr>
        <w:t>是哪个键</w:t>
      </w:r>
      <w:r w:rsidR="00926E4E" w:rsidRPr="002142C8">
        <w:rPr>
          <w:rFonts w:ascii="Times New Roman" w:eastAsia="宋体" w:hAnsi="Times New Roman" w:cs="Times New Roman"/>
          <w:kern w:val="0"/>
          <w:sz w:val="24"/>
          <w:szCs w:val="24"/>
          <w:rPrChange w:id="1777" w:author="ghj" w:date="2018-05-25T14:12:00Z">
            <w:rPr>
              <w:rFonts w:ascii="Times New Roman" w:eastAsia="宋体" w:hAnsi="Times New Roman" w:cs="Times New Roman"/>
              <w:kern w:val="0"/>
              <w:sz w:val="24"/>
              <w:szCs w:val="24"/>
            </w:rPr>
          </w:rPrChange>
        </w:rPr>
        <w:t>。</w:t>
      </w:r>
    </w:p>
    <w:p w:rsidR="001E193F" w:rsidRPr="002142C8" w:rsidRDefault="00210A1F" w:rsidP="007E1517">
      <w:pPr>
        <w:widowControl/>
        <w:ind w:firstLineChars="200" w:firstLine="480"/>
        <w:rPr>
          <w:rFonts w:ascii="Times New Roman" w:eastAsia="宋体" w:hAnsi="Times New Roman" w:cs="Times New Roman"/>
          <w:kern w:val="0"/>
          <w:sz w:val="24"/>
          <w:szCs w:val="24"/>
          <w:rPrChange w:id="1778"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779" w:author="ghj" w:date="2018-05-25T14:12:00Z">
            <w:rPr>
              <w:rFonts w:ascii="Times New Roman" w:eastAsia="宋体" w:hAnsi="Times New Roman" w:cs="Times New Roman" w:hint="eastAsia"/>
              <w:kern w:val="0"/>
              <w:sz w:val="24"/>
              <w:szCs w:val="24"/>
            </w:rPr>
          </w:rPrChange>
        </w:rPr>
        <w:t>图</w:t>
      </w:r>
      <w:r w:rsidRPr="002142C8">
        <w:rPr>
          <w:rFonts w:ascii="Times New Roman" w:eastAsia="宋体" w:hAnsi="Times New Roman" w:cs="Times New Roman"/>
          <w:kern w:val="0"/>
          <w:sz w:val="24"/>
          <w:szCs w:val="24"/>
          <w:rPrChange w:id="1780" w:author="ghj" w:date="2018-05-25T14:12:00Z">
            <w:rPr>
              <w:rFonts w:ascii="Times New Roman" w:eastAsia="宋体" w:hAnsi="Times New Roman" w:cs="Times New Roman" w:hint="eastAsia"/>
              <w:kern w:val="0"/>
              <w:sz w:val="24"/>
              <w:szCs w:val="24"/>
            </w:rPr>
          </w:rPrChange>
        </w:rPr>
        <w:t>4.</w:t>
      </w:r>
      <w:r w:rsidR="00A77B7C" w:rsidRPr="002142C8">
        <w:rPr>
          <w:rFonts w:ascii="Times New Roman" w:eastAsia="宋体" w:hAnsi="Times New Roman" w:cs="Times New Roman"/>
          <w:kern w:val="0"/>
          <w:sz w:val="24"/>
          <w:szCs w:val="24"/>
          <w:rPrChange w:id="1781" w:author="ghj" w:date="2018-05-25T14:12:00Z">
            <w:rPr>
              <w:rFonts w:ascii="Times New Roman" w:eastAsia="宋体" w:hAnsi="Times New Roman" w:cs="Times New Roman"/>
              <w:kern w:val="0"/>
              <w:sz w:val="24"/>
              <w:szCs w:val="24"/>
            </w:rPr>
          </w:rPrChange>
        </w:rPr>
        <w:t>9</w:t>
      </w:r>
      <w:r w:rsidRPr="002142C8">
        <w:rPr>
          <w:rFonts w:ascii="Times New Roman" w:eastAsia="宋体" w:hAnsi="Times New Roman" w:cs="Times New Roman"/>
          <w:kern w:val="0"/>
          <w:sz w:val="24"/>
          <w:szCs w:val="24"/>
          <w:rPrChange w:id="1782" w:author="ghj" w:date="2018-05-25T14:12:00Z">
            <w:rPr>
              <w:rFonts w:ascii="Times New Roman" w:eastAsia="宋体" w:hAnsi="Times New Roman" w:cs="Times New Roman" w:hint="eastAsia"/>
              <w:kern w:val="0"/>
              <w:sz w:val="24"/>
              <w:szCs w:val="24"/>
            </w:rPr>
          </w:rPrChange>
        </w:rPr>
        <w:t>是本系统设计的第</w:t>
      </w:r>
      <w:r w:rsidR="001E193F" w:rsidRPr="002142C8">
        <w:rPr>
          <w:rFonts w:ascii="Times New Roman" w:eastAsia="宋体" w:hAnsi="Times New Roman" w:cs="Times New Roman"/>
          <w:kern w:val="0"/>
          <w:sz w:val="24"/>
          <w:szCs w:val="24"/>
          <w:rPrChange w:id="1783" w:author="ghj" w:date="2018-05-25T14:12:00Z">
            <w:rPr>
              <w:rFonts w:ascii="Times New Roman" w:eastAsia="宋体" w:hAnsi="Times New Roman" w:cs="Times New Roman" w:hint="eastAsia"/>
              <w:kern w:val="0"/>
              <w:sz w:val="24"/>
              <w:szCs w:val="24"/>
            </w:rPr>
          </w:rPrChange>
        </w:rPr>
        <w:t>一</w:t>
      </w:r>
      <w:r w:rsidRPr="002142C8">
        <w:rPr>
          <w:rFonts w:ascii="Times New Roman" w:eastAsia="宋体" w:hAnsi="Times New Roman" w:cs="Times New Roman"/>
          <w:kern w:val="0"/>
          <w:sz w:val="24"/>
          <w:szCs w:val="24"/>
          <w:rPrChange w:id="1784" w:author="ghj" w:date="2018-05-25T14:12:00Z">
            <w:rPr>
              <w:rFonts w:ascii="Times New Roman" w:eastAsia="宋体" w:hAnsi="Times New Roman" w:cs="Times New Roman" w:hint="eastAsia"/>
              <w:kern w:val="0"/>
              <w:sz w:val="24"/>
              <w:szCs w:val="24"/>
            </w:rPr>
          </w:rPrChange>
        </w:rPr>
        <w:t>块</w:t>
      </w:r>
      <w:r w:rsidRPr="002142C8">
        <w:rPr>
          <w:rFonts w:ascii="Times New Roman" w:eastAsia="宋体" w:hAnsi="Times New Roman" w:cs="Times New Roman"/>
          <w:kern w:val="0"/>
          <w:sz w:val="24"/>
          <w:szCs w:val="24"/>
          <w:rPrChange w:id="1785" w:author="ghj" w:date="2018-05-25T14:12:00Z">
            <w:rPr>
              <w:rFonts w:ascii="Times New Roman" w:eastAsia="宋体" w:hAnsi="Times New Roman" w:cs="Times New Roman" w:hint="eastAsia"/>
              <w:kern w:val="0"/>
              <w:sz w:val="24"/>
              <w:szCs w:val="24"/>
            </w:rPr>
          </w:rPrChange>
        </w:rPr>
        <w:t>4*</w:t>
      </w:r>
      <w:r w:rsidRPr="002142C8">
        <w:rPr>
          <w:rFonts w:ascii="Times New Roman" w:eastAsia="宋体" w:hAnsi="Times New Roman" w:cs="Times New Roman"/>
          <w:kern w:val="0"/>
          <w:sz w:val="24"/>
          <w:szCs w:val="24"/>
          <w:rPrChange w:id="1786" w:author="ghj" w:date="2018-05-25T14:12:00Z">
            <w:rPr>
              <w:rFonts w:ascii="Times New Roman" w:eastAsia="宋体" w:hAnsi="Times New Roman" w:cs="Times New Roman"/>
              <w:kern w:val="0"/>
              <w:sz w:val="24"/>
              <w:szCs w:val="24"/>
            </w:rPr>
          </w:rPrChange>
        </w:rPr>
        <w:t>4</w:t>
      </w:r>
      <w:r w:rsidRPr="002142C8">
        <w:rPr>
          <w:rFonts w:ascii="Times New Roman" w:eastAsia="宋体" w:hAnsi="Times New Roman" w:cs="Times New Roman"/>
          <w:kern w:val="0"/>
          <w:sz w:val="24"/>
          <w:szCs w:val="24"/>
          <w:rPrChange w:id="1787" w:author="ghj" w:date="2018-05-25T14:12:00Z">
            <w:rPr>
              <w:rFonts w:ascii="Times New Roman" w:eastAsia="宋体" w:hAnsi="Times New Roman" w:cs="Times New Roman" w:hint="eastAsia"/>
              <w:kern w:val="0"/>
              <w:sz w:val="24"/>
              <w:szCs w:val="24"/>
            </w:rPr>
          </w:rPrChange>
        </w:rPr>
        <w:t>矩阵键盘，其按键与对应的键值都有在图中标出。第</w:t>
      </w:r>
      <w:r w:rsidR="001E193F" w:rsidRPr="002142C8">
        <w:rPr>
          <w:rFonts w:ascii="Times New Roman" w:eastAsia="宋体" w:hAnsi="Times New Roman" w:cs="Times New Roman"/>
          <w:kern w:val="0"/>
          <w:sz w:val="24"/>
          <w:szCs w:val="24"/>
          <w:rPrChange w:id="1788" w:author="ghj" w:date="2018-05-25T14:12:00Z">
            <w:rPr>
              <w:rFonts w:ascii="Times New Roman" w:eastAsia="宋体" w:hAnsi="Times New Roman" w:cs="Times New Roman" w:hint="eastAsia"/>
              <w:kern w:val="0"/>
              <w:sz w:val="24"/>
              <w:szCs w:val="24"/>
            </w:rPr>
          </w:rPrChange>
        </w:rPr>
        <w:t>二</w:t>
      </w:r>
      <w:r w:rsidRPr="002142C8">
        <w:rPr>
          <w:rFonts w:ascii="Times New Roman" w:eastAsia="宋体" w:hAnsi="Times New Roman" w:cs="Times New Roman"/>
          <w:kern w:val="0"/>
          <w:sz w:val="24"/>
          <w:szCs w:val="24"/>
          <w:rPrChange w:id="1789" w:author="ghj" w:date="2018-05-25T14:12:00Z">
            <w:rPr>
              <w:rFonts w:ascii="Times New Roman" w:eastAsia="宋体" w:hAnsi="Times New Roman" w:cs="Times New Roman" w:hint="eastAsia"/>
              <w:kern w:val="0"/>
              <w:sz w:val="24"/>
              <w:szCs w:val="24"/>
            </w:rPr>
          </w:rPrChange>
        </w:rPr>
        <w:t>块</w:t>
      </w:r>
      <w:r w:rsidRPr="002142C8">
        <w:rPr>
          <w:rFonts w:ascii="Times New Roman" w:eastAsia="宋体" w:hAnsi="Times New Roman" w:cs="Times New Roman"/>
          <w:kern w:val="0"/>
          <w:sz w:val="24"/>
          <w:szCs w:val="24"/>
          <w:rPrChange w:id="1790" w:author="ghj" w:date="2018-05-25T14:12:00Z">
            <w:rPr>
              <w:rFonts w:ascii="Times New Roman" w:eastAsia="宋体" w:hAnsi="Times New Roman" w:cs="Times New Roman" w:hint="eastAsia"/>
              <w:kern w:val="0"/>
              <w:sz w:val="24"/>
              <w:szCs w:val="24"/>
            </w:rPr>
          </w:rPrChange>
        </w:rPr>
        <w:t>4*</w:t>
      </w:r>
      <w:r w:rsidRPr="002142C8">
        <w:rPr>
          <w:rFonts w:ascii="Times New Roman" w:eastAsia="宋体" w:hAnsi="Times New Roman" w:cs="Times New Roman"/>
          <w:kern w:val="0"/>
          <w:sz w:val="24"/>
          <w:szCs w:val="24"/>
          <w:rPrChange w:id="1791" w:author="ghj" w:date="2018-05-25T14:12:00Z">
            <w:rPr>
              <w:rFonts w:ascii="Times New Roman" w:eastAsia="宋体" w:hAnsi="Times New Roman" w:cs="Times New Roman"/>
              <w:kern w:val="0"/>
              <w:sz w:val="24"/>
              <w:szCs w:val="24"/>
            </w:rPr>
          </w:rPrChange>
        </w:rPr>
        <w:t>4</w:t>
      </w:r>
      <w:r w:rsidRPr="002142C8">
        <w:rPr>
          <w:rFonts w:ascii="Times New Roman" w:eastAsia="宋体" w:hAnsi="Times New Roman" w:cs="Times New Roman"/>
          <w:kern w:val="0"/>
          <w:sz w:val="24"/>
          <w:szCs w:val="24"/>
          <w:rPrChange w:id="1792" w:author="ghj" w:date="2018-05-25T14:12:00Z">
            <w:rPr>
              <w:rFonts w:ascii="Times New Roman" w:eastAsia="宋体" w:hAnsi="Times New Roman" w:cs="Times New Roman" w:hint="eastAsia"/>
              <w:kern w:val="0"/>
              <w:sz w:val="24"/>
              <w:szCs w:val="24"/>
            </w:rPr>
          </w:rPrChange>
        </w:rPr>
        <w:t>矩阵键盘</w:t>
      </w:r>
      <w:r w:rsidR="007C4131" w:rsidRPr="002142C8">
        <w:rPr>
          <w:rFonts w:ascii="Times New Roman" w:eastAsia="宋体" w:hAnsi="Times New Roman" w:cs="Times New Roman"/>
          <w:kern w:val="0"/>
          <w:sz w:val="24"/>
          <w:szCs w:val="24"/>
          <w:rPrChange w:id="1793" w:author="ghj" w:date="2018-05-25T14:12:00Z">
            <w:rPr>
              <w:rFonts w:ascii="Times New Roman" w:eastAsia="宋体" w:hAnsi="Times New Roman" w:cs="Times New Roman" w:hint="eastAsia"/>
              <w:kern w:val="0"/>
              <w:sz w:val="24"/>
              <w:szCs w:val="24"/>
            </w:rPr>
          </w:rPrChange>
        </w:rPr>
        <w:t>电路</w:t>
      </w:r>
      <w:r w:rsidRPr="002142C8">
        <w:rPr>
          <w:rFonts w:ascii="Times New Roman" w:eastAsia="宋体" w:hAnsi="Times New Roman" w:cs="Times New Roman"/>
          <w:kern w:val="0"/>
          <w:sz w:val="24"/>
          <w:szCs w:val="24"/>
          <w:rPrChange w:id="1794" w:author="ghj" w:date="2018-05-25T14:12:00Z">
            <w:rPr>
              <w:rFonts w:ascii="Times New Roman" w:eastAsia="宋体" w:hAnsi="Times New Roman" w:cs="Times New Roman" w:hint="eastAsia"/>
              <w:kern w:val="0"/>
              <w:sz w:val="24"/>
              <w:szCs w:val="24"/>
            </w:rPr>
          </w:rPrChange>
        </w:rPr>
        <w:t>如图</w:t>
      </w:r>
      <w:r w:rsidRPr="002142C8">
        <w:rPr>
          <w:rFonts w:ascii="Times New Roman" w:eastAsia="宋体" w:hAnsi="Times New Roman" w:cs="Times New Roman"/>
          <w:kern w:val="0"/>
          <w:sz w:val="24"/>
          <w:szCs w:val="24"/>
          <w:rPrChange w:id="1795" w:author="ghj" w:date="2018-05-25T14:12:00Z">
            <w:rPr>
              <w:rFonts w:ascii="Times New Roman" w:eastAsia="宋体" w:hAnsi="Times New Roman" w:cs="Times New Roman" w:hint="eastAsia"/>
              <w:kern w:val="0"/>
              <w:sz w:val="24"/>
              <w:szCs w:val="24"/>
            </w:rPr>
          </w:rPrChange>
        </w:rPr>
        <w:t>4</w:t>
      </w:r>
      <w:r w:rsidRPr="002142C8">
        <w:rPr>
          <w:rFonts w:ascii="Times New Roman" w:eastAsia="宋体" w:hAnsi="Times New Roman" w:cs="Times New Roman"/>
          <w:kern w:val="0"/>
          <w:sz w:val="24"/>
          <w:szCs w:val="24"/>
          <w:rPrChange w:id="1796" w:author="ghj" w:date="2018-05-25T14:12:00Z">
            <w:rPr>
              <w:rFonts w:ascii="Times New Roman" w:eastAsia="宋体" w:hAnsi="Times New Roman" w:cs="Times New Roman"/>
              <w:kern w:val="0"/>
              <w:sz w:val="24"/>
              <w:szCs w:val="24"/>
            </w:rPr>
          </w:rPrChange>
        </w:rPr>
        <w:t>.</w:t>
      </w:r>
      <w:r w:rsidR="00A77B7C" w:rsidRPr="002142C8">
        <w:rPr>
          <w:rFonts w:ascii="Times New Roman" w:eastAsia="宋体" w:hAnsi="Times New Roman" w:cs="Times New Roman"/>
          <w:kern w:val="0"/>
          <w:sz w:val="24"/>
          <w:szCs w:val="24"/>
          <w:rPrChange w:id="1797" w:author="ghj" w:date="2018-05-25T14:12:00Z">
            <w:rPr>
              <w:rFonts w:ascii="Times New Roman" w:eastAsia="宋体" w:hAnsi="Times New Roman" w:cs="Times New Roman"/>
              <w:kern w:val="0"/>
              <w:sz w:val="24"/>
              <w:szCs w:val="24"/>
            </w:rPr>
          </w:rPrChange>
        </w:rPr>
        <w:t>10</w:t>
      </w:r>
      <w:r w:rsidRPr="002142C8">
        <w:rPr>
          <w:rFonts w:ascii="Times New Roman" w:eastAsia="宋体" w:hAnsi="Times New Roman" w:cs="Times New Roman"/>
          <w:kern w:val="0"/>
          <w:sz w:val="24"/>
          <w:szCs w:val="24"/>
          <w:rPrChange w:id="1798" w:author="ghj" w:date="2018-05-25T14:12:00Z">
            <w:rPr>
              <w:rFonts w:ascii="Times New Roman" w:eastAsia="宋体" w:hAnsi="Times New Roman" w:cs="Times New Roman" w:hint="eastAsia"/>
              <w:kern w:val="0"/>
              <w:sz w:val="24"/>
              <w:szCs w:val="24"/>
            </w:rPr>
          </w:rPrChange>
        </w:rPr>
        <w:t>所示。</w:t>
      </w:r>
    </w:p>
    <w:p w:rsidR="001E193F" w:rsidRPr="002142C8" w:rsidRDefault="001E193F" w:rsidP="001E193F">
      <w:pPr>
        <w:jc w:val="center"/>
        <w:rPr>
          <w:rFonts w:ascii="Times New Roman" w:eastAsia="黑体" w:hAnsi="Times New Roman" w:cs="Times New Roman"/>
          <w:b/>
          <w:szCs w:val="21"/>
          <w:rPrChange w:id="1799" w:author="ghj" w:date="2018-05-25T14:12:00Z">
            <w:rPr>
              <w:rFonts w:ascii="黑体" w:eastAsia="黑体" w:hAnsi="黑体"/>
              <w:b/>
              <w:szCs w:val="21"/>
            </w:rPr>
          </w:rPrChange>
        </w:rPr>
      </w:pPr>
      <w:r w:rsidRPr="002142C8">
        <w:rPr>
          <w:rFonts w:ascii="Times New Roman" w:hAnsi="Times New Roman" w:cs="Times New Roman"/>
          <w:noProof/>
          <w:rPrChange w:id="1800" w:author="ghj" w:date="2018-05-25T14:12:00Z">
            <w:rPr>
              <w:noProof/>
            </w:rPr>
          </w:rPrChange>
        </w:rPr>
        <w:drawing>
          <wp:inline distT="0" distB="0" distL="0" distR="0">
            <wp:extent cx="4647938" cy="30687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83127" cy="3092015"/>
                    </a:xfrm>
                    <a:prstGeom prst="rect">
                      <a:avLst/>
                    </a:prstGeom>
                  </pic:spPr>
                </pic:pic>
              </a:graphicData>
            </a:graphic>
          </wp:inline>
        </w:drawing>
      </w:r>
    </w:p>
    <w:p w:rsidR="001E193F" w:rsidRPr="002142C8" w:rsidRDefault="001E193F" w:rsidP="00A77B7C">
      <w:pPr>
        <w:jc w:val="center"/>
        <w:rPr>
          <w:rFonts w:ascii="Times New Roman" w:eastAsia="黑体" w:hAnsi="Times New Roman" w:cs="Times New Roman"/>
          <w:b/>
          <w:szCs w:val="21"/>
          <w:rPrChange w:id="1801" w:author="ghj" w:date="2018-05-25T14:12:00Z">
            <w:rPr>
              <w:rFonts w:ascii="黑体" w:eastAsia="黑体" w:hAnsi="黑体"/>
              <w:b/>
              <w:szCs w:val="21"/>
            </w:rPr>
          </w:rPrChange>
        </w:rPr>
      </w:pPr>
      <w:r w:rsidRPr="002142C8">
        <w:rPr>
          <w:rFonts w:ascii="Times New Roman" w:eastAsia="黑体" w:hAnsi="Times New Roman" w:cs="Times New Roman"/>
          <w:b/>
          <w:szCs w:val="21"/>
          <w:rPrChange w:id="1802"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1803"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804" w:author="ghj" w:date="2018-05-25T14:12:00Z">
            <w:rPr>
              <w:rFonts w:ascii="黑体" w:eastAsia="黑体" w:hAnsi="黑体"/>
              <w:b/>
              <w:szCs w:val="21"/>
            </w:rPr>
          </w:rPrChange>
        </w:rPr>
        <w:t>.</w:t>
      </w:r>
      <w:r w:rsidR="00A77B7C" w:rsidRPr="002142C8">
        <w:rPr>
          <w:rFonts w:ascii="Times New Roman" w:eastAsia="黑体" w:hAnsi="Times New Roman" w:cs="Times New Roman"/>
          <w:b/>
          <w:szCs w:val="21"/>
          <w:rPrChange w:id="1805" w:author="ghj" w:date="2018-05-25T14:12:00Z">
            <w:rPr>
              <w:rFonts w:ascii="黑体" w:eastAsia="黑体" w:hAnsi="黑体"/>
              <w:b/>
              <w:szCs w:val="21"/>
            </w:rPr>
          </w:rPrChange>
        </w:rPr>
        <w:t>10</w:t>
      </w:r>
      <w:r w:rsidRPr="002142C8">
        <w:rPr>
          <w:rFonts w:ascii="Times New Roman" w:eastAsia="黑体" w:hAnsi="Times New Roman" w:cs="Times New Roman"/>
          <w:b/>
          <w:szCs w:val="21"/>
          <w:rPrChange w:id="1806" w:author="ghj" w:date="2018-05-25T14:12:00Z">
            <w:rPr>
              <w:rFonts w:ascii="黑体" w:eastAsia="黑体" w:hAnsi="黑体"/>
              <w:b/>
              <w:szCs w:val="21"/>
            </w:rPr>
          </w:rPrChange>
        </w:rPr>
        <w:t xml:space="preserve"> </w:t>
      </w:r>
      <w:r w:rsidR="00A77B7C" w:rsidRPr="002142C8">
        <w:rPr>
          <w:rFonts w:ascii="Times New Roman" w:eastAsia="黑体" w:hAnsi="Times New Roman" w:cs="Times New Roman"/>
          <w:b/>
          <w:szCs w:val="21"/>
          <w:rPrChange w:id="1807" w:author="ghj" w:date="2018-05-25T14:12:00Z">
            <w:rPr>
              <w:rFonts w:ascii="黑体" w:eastAsia="黑体" w:hAnsi="黑体" w:hint="eastAsia"/>
              <w:b/>
              <w:szCs w:val="21"/>
            </w:rPr>
          </w:rPrChange>
        </w:rPr>
        <w:t>设计的</w:t>
      </w:r>
      <w:r w:rsidRPr="002142C8">
        <w:rPr>
          <w:rFonts w:ascii="Times New Roman" w:eastAsia="黑体" w:hAnsi="Times New Roman" w:cs="Times New Roman"/>
          <w:b/>
          <w:szCs w:val="21"/>
          <w:rPrChange w:id="1808" w:author="ghj" w:date="2018-05-25T14:12:00Z">
            <w:rPr>
              <w:rFonts w:ascii="黑体" w:eastAsia="黑体" w:hAnsi="黑体" w:hint="eastAsia"/>
              <w:b/>
              <w:szCs w:val="21"/>
            </w:rPr>
          </w:rPrChange>
        </w:rPr>
        <w:t>矩阵键盘</w:t>
      </w:r>
      <w:r w:rsidR="00A77B7C" w:rsidRPr="002142C8">
        <w:rPr>
          <w:rFonts w:ascii="Times New Roman" w:eastAsia="黑体" w:hAnsi="Times New Roman" w:cs="Times New Roman"/>
          <w:b/>
          <w:szCs w:val="21"/>
          <w:rPrChange w:id="1809" w:author="ghj" w:date="2018-05-25T14:12:00Z">
            <w:rPr>
              <w:rFonts w:ascii="黑体" w:eastAsia="黑体" w:hAnsi="黑体" w:hint="eastAsia"/>
              <w:b/>
              <w:szCs w:val="21"/>
            </w:rPr>
          </w:rPrChange>
        </w:rPr>
        <w:t>2</w:t>
      </w:r>
    </w:p>
    <w:p w:rsidR="007E1517" w:rsidRPr="002142C8" w:rsidRDefault="00210A1F" w:rsidP="007E1517">
      <w:pPr>
        <w:widowControl/>
        <w:ind w:firstLineChars="200" w:firstLine="480"/>
        <w:rPr>
          <w:rFonts w:ascii="Times New Roman" w:eastAsia="宋体" w:hAnsi="Times New Roman" w:cs="Times New Roman"/>
          <w:kern w:val="0"/>
          <w:sz w:val="24"/>
          <w:szCs w:val="24"/>
          <w:rPrChange w:id="1810"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811" w:author="ghj" w:date="2018-05-25T14:12:00Z">
            <w:rPr>
              <w:rFonts w:ascii="Times New Roman" w:eastAsia="宋体" w:hAnsi="Times New Roman" w:cs="Times New Roman" w:hint="eastAsia"/>
              <w:kern w:val="0"/>
              <w:sz w:val="24"/>
              <w:szCs w:val="24"/>
            </w:rPr>
          </w:rPrChange>
        </w:rPr>
        <w:t>本系统的键盘扫描程序是通过</w:t>
      </w:r>
      <w:r w:rsidRPr="002142C8">
        <w:rPr>
          <w:rFonts w:ascii="Times New Roman" w:eastAsia="宋体" w:hAnsi="Times New Roman" w:cs="Times New Roman"/>
          <w:kern w:val="0"/>
          <w:sz w:val="24"/>
          <w:szCs w:val="24"/>
          <w:rPrChange w:id="1812" w:author="ghj" w:date="2018-05-25T14:12:00Z">
            <w:rPr>
              <w:rFonts w:ascii="Times New Roman" w:eastAsia="宋体" w:hAnsi="Times New Roman" w:cs="Times New Roman" w:hint="eastAsia"/>
              <w:kern w:val="0"/>
              <w:sz w:val="24"/>
              <w:szCs w:val="24"/>
            </w:rPr>
          </w:rPrChange>
        </w:rPr>
        <w:t>Python</w:t>
      </w:r>
      <w:r w:rsidRPr="002142C8">
        <w:rPr>
          <w:rFonts w:ascii="Times New Roman" w:eastAsia="宋体" w:hAnsi="Times New Roman" w:cs="Times New Roman"/>
          <w:kern w:val="0"/>
          <w:sz w:val="24"/>
          <w:szCs w:val="24"/>
          <w:rPrChange w:id="1813" w:author="ghj" w:date="2018-05-25T14:12:00Z">
            <w:rPr>
              <w:rFonts w:ascii="Times New Roman" w:eastAsia="宋体" w:hAnsi="Times New Roman" w:cs="Times New Roman" w:hint="eastAsia"/>
              <w:kern w:val="0"/>
              <w:sz w:val="24"/>
              <w:szCs w:val="24"/>
            </w:rPr>
          </w:rPrChange>
        </w:rPr>
        <w:t>的</w:t>
      </w:r>
      <w:proofErr w:type="gramStart"/>
      <w:r w:rsidRPr="002142C8">
        <w:rPr>
          <w:rFonts w:ascii="Times New Roman" w:eastAsia="宋体" w:hAnsi="Times New Roman" w:cs="Times New Roman"/>
          <w:kern w:val="0"/>
          <w:sz w:val="24"/>
          <w:szCs w:val="24"/>
          <w:rPrChange w:id="1814" w:author="ghj" w:date="2018-05-25T14:12:00Z">
            <w:rPr>
              <w:rFonts w:ascii="Times New Roman" w:eastAsia="宋体" w:hAnsi="Times New Roman" w:cs="Times New Roman" w:hint="eastAsia"/>
              <w:kern w:val="0"/>
              <w:sz w:val="24"/>
              <w:szCs w:val="24"/>
            </w:rPr>
          </w:rPrChange>
        </w:rPr>
        <w:t>第三方库</w:t>
      </w:r>
      <w:proofErr w:type="gramEnd"/>
      <w:r w:rsidRPr="002142C8">
        <w:rPr>
          <w:rFonts w:ascii="Times New Roman" w:eastAsia="宋体" w:hAnsi="Times New Roman" w:cs="Times New Roman"/>
          <w:kern w:val="0"/>
          <w:sz w:val="24"/>
          <w:szCs w:val="24"/>
          <w:rPrChange w:id="1815" w:author="ghj" w:date="2018-05-25T14:12:00Z">
            <w:rPr>
              <w:rFonts w:ascii="Times New Roman" w:eastAsia="宋体" w:hAnsi="Times New Roman" w:cs="Times New Roman" w:hint="eastAsia"/>
              <w:kern w:val="0"/>
              <w:sz w:val="24"/>
              <w:szCs w:val="24"/>
            </w:rPr>
          </w:rPrChange>
        </w:rPr>
        <w:t>pad</w:t>
      </w:r>
      <w:r w:rsidRPr="002142C8">
        <w:rPr>
          <w:rFonts w:ascii="Times New Roman" w:eastAsia="宋体" w:hAnsi="Times New Roman" w:cs="Times New Roman"/>
          <w:kern w:val="0"/>
          <w:sz w:val="24"/>
          <w:szCs w:val="24"/>
          <w:rPrChange w:id="1816" w:author="ghj" w:date="2018-05-25T14:12:00Z">
            <w:rPr>
              <w:rFonts w:ascii="Times New Roman" w:eastAsia="宋体" w:hAnsi="Times New Roman" w:cs="Times New Roman"/>
              <w:kern w:val="0"/>
              <w:sz w:val="24"/>
              <w:szCs w:val="24"/>
            </w:rPr>
          </w:rPrChange>
        </w:rPr>
        <w:t>4</w:t>
      </w:r>
      <w:r w:rsidRPr="002142C8">
        <w:rPr>
          <w:rFonts w:ascii="Times New Roman" w:eastAsia="宋体" w:hAnsi="Times New Roman" w:cs="Times New Roman"/>
          <w:kern w:val="0"/>
          <w:sz w:val="24"/>
          <w:szCs w:val="24"/>
          <w:rPrChange w:id="1817" w:author="ghj" w:date="2018-05-25T14:12:00Z">
            <w:rPr>
              <w:rFonts w:ascii="Times New Roman" w:eastAsia="宋体" w:hAnsi="Times New Roman" w:cs="Times New Roman" w:hint="eastAsia"/>
              <w:kern w:val="0"/>
              <w:sz w:val="24"/>
              <w:szCs w:val="24"/>
            </w:rPr>
          </w:rPrChange>
        </w:rPr>
        <w:t>pi</w:t>
      </w:r>
      <w:r w:rsidRPr="002142C8">
        <w:rPr>
          <w:rFonts w:ascii="Times New Roman" w:eastAsia="宋体" w:hAnsi="Times New Roman" w:cs="Times New Roman"/>
          <w:kern w:val="0"/>
          <w:sz w:val="24"/>
          <w:szCs w:val="24"/>
          <w:rPrChange w:id="1818" w:author="ghj" w:date="2018-05-25T14:12:00Z">
            <w:rPr>
              <w:rFonts w:ascii="Times New Roman" w:eastAsia="宋体" w:hAnsi="Times New Roman" w:cs="Times New Roman" w:hint="eastAsia"/>
              <w:kern w:val="0"/>
              <w:sz w:val="24"/>
              <w:szCs w:val="24"/>
            </w:rPr>
          </w:rPrChange>
        </w:rPr>
        <w:t>实现的，</w:t>
      </w:r>
      <w:r w:rsidRPr="002142C8">
        <w:rPr>
          <w:rFonts w:ascii="Times New Roman" w:eastAsia="宋体" w:hAnsi="Times New Roman" w:cs="Times New Roman"/>
          <w:kern w:val="0"/>
          <w:sz w:val="24"/>
          <w:szCs w:val="24"/>
          <w:rPrChange w:id="1819" w:author="ghj" w:date="2018-05-25T14:12:00Z">
            <w:rPr>
              <w:rFonts w:ascii="Times New Roman" w:eastAsia="宋体" w:hAnsi="Times New Roman" w:cs="Times New Roman" w:hint="eastAsia"/>
              <w:kern w:val="0"/>
              <w:sz w:val="24"/>
              <w:szCs w:val="24"/>
            </w:rPr>
          </w:rPrChange>
        </w:rPr>
        <w:t>pad</w:t>
      </w:r>
      <w:r w:rsidRPr="002142C8">
        <w:rPr>
          <w:rFonts w:ascii="Times New Roman" w:eastAsia="宋体" w:hAnsi="Times New Roman" w:cs="Times New Roman"/>
          <w:kern w:val="0"/>
          <w:sz w:val="24"/>
          <w:szCs w:val="24"/>
          <w:rPrChange w:id="1820" w:author="ghj" w:date="2018-05-25T14:12:00Z">
            <w:rPr>
              <w:rFonts w:ascii="Times New Roman" w:eastAsia="宋体" w:hAnsi="Times New Roman" w:cs="Times New Roman"/>
              <w:kern w:val="0"/>
              <w:sz w:val="24"/>
              <w:szCs w:val="24"/>
            </w:rPr>
          </w:rPrChange>
        </w:rPr>
        <w:t>4</w:t>
      </w:r>
      <w:r w:rsidRPr="002142C8">
        <w:rPr>
          <w:rFonts w:ascii="Times New Roman" w:eastAsia="宋体" w:hAnsi="Times New Roman" w:cs="Times New Roman"/>
          <w:kern w:val="0"/>
          <w:sz w:val="24"/>
          <w:szCs w:val="24"/>
          <w:rPrChange w:id="1821" w:author="ghj" w:date="2018-05-25T14:12:00Z">
            <w:rPr>
              <w:rFonts w:ascii="Times New Roman" w:eastAsia="宋体" w:hAnsi="Times New Roman" w:cs="Times New Roman" w:hint="eastAsia"/>
              <w:kern w:val="0"/>
              <w:sz w:val="24"/>
              <w:szCs w:val="24"/>
            </w:rPr>
          </w:rPrChange>
        </w:rPr>
        <w:t>pi</w:t>
      </w:r>
      <w:r w:rsidRPr="002142C8">
        <w:rPr>
          <w:rFonts w:ascii="Times New Roman" w:eastAsia="宋体" w:hAnsi="Times New Roman" w:cs="Times New Roman"/>
          <w:kern w:val="0"/>
          <w:sz w:val="24"/>
          <w:szCs w:val="24"/>
          <w:rPrChange w:id="1822" w:author="ghj" w:date="2018-05-25T14:12:00Z">
            <w:rPr>
              <w:rFonts w:ascii="Times New Roman" w:eastAsia="宋体" w:hAnsi="Times New Roman" w:cs="Times New Roman" w:hint="eastAsia"/>
              <w:kern w:val="0"/>
              <w:sz w:val="24"/>
              <w:szCs w:val="24"/>
            </w:rPr>
          </w:rPrChange>
        </w:rPr>
        <w:t>是专门为</w:t>
      </w:r>
      <w:r w:rsidR="002D4CF6" w:rsidRPr="002142C8">
        <w:rPr>
          <w:rFonts w:ascii="Times New Roman" w:eastAsia="宋体" w:hAnsi="Times New Roman" w:cs="Times New Roman"/>
          <w:kern w:val="0"/>
          <w:sz w:val="24"/>
          <w:szCs w:val="24"/>
          <w:rPrChange w:id="1823" w:author="ghj" w:date="2018-05-25T14:12:00Z">
            <w:rPr>
              <w:rFonts w:ascii="Times New Roman" w:eastAsia="宋体" w:hAnsi="Times New Roman" w:cs="Times New Roman" w:hint="eastAsia"/>
              <w:kern w:val="0"/>
              <w:sz w:val="24"/>
              <w:szCs w:val="24"/>
            </w:rPr>
          </w:rPrChange>
        </w:rPr>
        <w:t>Raspberry Pi</w:t>
      </w:r>
      <w:r w:rsidRPr="002142C8">
        <w:rPr>
          <w:rFonts w:ascii="Times New Roman" w:eastAsia="宋体" w:hAnsi="Times New Roman" w:cs="Times New Roman"/>
          <w:kern w:val="0"/>
          <w:sz w:val="24"/>
          <w:szCs w:val="24"/>
          <w:rPrChange w:id="1824" w:author="ghj" w:date="2018-05-25T14:12:00Z">
            <w:rPr>
              <w:rFonts w:ascii="Times New Roman" w:eastAsia="宋体" w:hAnsi="Times New Roman" w:cs="Times New Roman" w:hint="eastAsia"/>
              <w:kern w:val="0"/>
              <w:sz w:val="24"/>
              <w:szCs w:val="24"/>
            </w:rPr>
          </w:rPrChange>
        </w:rPr>
        <w:t>实现键盘扫描的一个第三方库，使用者仅需要在创建一个</w:t>
      </w:r>
      <w:r w:rsidR="0068413D" w:rsidRPr="002142C8">
        <w:rPr>
          <w:rFonts w:ascii="Times New Roman" w:eastAsia="宋体" w:hAnsi="Times New Roman" w:cs="Times New Roman"/>
          <w:kern w:val="0"/>
          <w:sz w:val="24"/>
          <w:szCs w:val="24"/>
          <w:rPrChange w:id="1825" w:author="ghj" w:date="2018-05-25T14:12:00Z">
            <w:rPr>
              <w:rFonts w:ascii="Times New Roman" w:eastAsia="宋体" w:hAnsi="Times New Roman" w:cs="Times New Roman" w:hint="eastAsia"/>
              <w:kern w:val="0"/>
              <w:sz w:val="24"/>
              <w:szCs w:val="24"/>
            </w:rPr>
          </w:rPrChange>
        </w:rPr>
        <w:t>keypad</w:t>
      </w:r>
      <w:r w:rsidR="0068413D" w:rsidRPr="002142C8">
        <w:rPr>
          <w:rFonts w:ascii="Times New Roman" w:eastAsia="宋体" w:hAnsi="Times New Roman" w:cs="Times New Roman"/>
          <w:kern w:val="0"/>
          <w:sz w:val="24"/>
          <w:szCs w:val="24"/>
          <w:rPrChange w:id="1826" w:author="ghj" w:date="2018-05-25T14:12:00Z">
            <w:rPr>
              <w:rFonts w:ascii="Times New Roman" w:eastAsia="宋体" w:hAnsi="Times New Roman" w:cs="Times New Roman" w:hint="eastAsia"/>
              <w:kern w:val="0"/>
              <w:sz w:val="24"/>
              <w:szCs w:val="24"/>
            </w:rPr>
          </w:rPrChange>
        </w:rPr>
        <w:t>程序时传入选择的</w:t>
      </w:r>
      <w:r w:rsidR="0068413D" w:rsidRPr="002142C8">
        <w:rPr>
          <w:rFonts w:ascii="Times New Roman" w:eastAsia="宋体" w:hAnsi="Times New Roman" w:cs="Times New Roman"/>
          <w:kern w:val="0"/>
          <w:sz w:val="24"/>
          <w:szCs w:val="24"/>
          <w:rPrChange w:id="1827" w:author="ghj" w:date="2018-05-25T14:12:00Z">
            <w:rPr>
              <w:rFonts w:ascii="Times New Roman" w:eastAsia="宋体" w:hAnsi="Times New Roman" w:cs="Times New Roman" w:hint="eastAsia"/>
              <w:kern w:val="0"/>
              <w:sz w:val="24"/>
              <w:szCs w:val="24"/>
            </w:rPr>
          </w:rPrChange>
        </w:rPr>
        <w:t>4</w:t>
      </w:r>
      <w:r w:rsidR="0068413D" w:rsidRPr="002142C8">
        <w:rPr>
          <w:rFonts w:ascii="Times New Roman" w:eastAsia="宋体" w:hAnsi="Times New Roman" w:cs="Times New Roman"/>
          <w:kern w:val="0"/>
          <w:sz w:val="24"/>
          <w:szCs w:val="24"/>
          <w:rPrChange w:id="1828" w:author="ghj" w:date="2018-05-25T14:12:00Z">
            <w:rPr>
              <w:rFonts w:ascii="Times New Roman" w:eastAsia="宋体" w:hAnsi="Times New Roman" w:cs="Times New Roman" w:hint="eastAsia"/>
              <w:kern w:val="0"/>
              <w:sz w:val="24"/>
              <w:szCs w:val="24"/>
            </w:rPr>
          </w:rPrChange>
        </w:rPr>
        <w:t>个行</w:t>
      </w:r>
      <w:r w:rsidR="0068413D" w:rsidRPr="002142C8">
        <w:rPr>
          <w:rFonts w:ascii="Times New Roman" w:eastAsia="宋体" w:hAnsi="Times New Roman" w:cs="Times New Roman"/>
          <w:kern w:val="0"/>
          <w:sz w:val="24"/>
          <w:szCs w:val="24"/>
          <w:rPrChange w:id="1829" w:author="ghj" w:date="2018-05-25T14:12:00Z">
            <w:rPr>
              <w:rFonts w:ascii="Times New Roman" w:eastAsia="宋体" w:hAnsi="Times New Roman" w:cs="Times New Roman" w:hint="eastAsia"/>
              <w:kern w:val="0"/>
              <w:sz w:val="24"/>
              <w:szCs w:val="24"/>
            </w:rPr>
          </w:rPrChange>
        </w:rPr>
        <w:t>GPIO</w:t>
      </w:r>
      <w:r w:rsidR="0068413D" w:rsidRPr="002142C8">
        <w:rPr>
          <w:rFonts w:ascii="Times New Roman" w:eastAsia="宋体" w:hAnsi="Times New Roman" w:cs="Times New Roman"/>
          <w:kern w:val="0"/>
          <w:sz w:val="24"/>
          <w:szCs w:val="24"/>
          <w:rPrChange w:id="1830" w:author="ghj" w:date="2018-05-25T14:12:00Z">
            <w:rPr>
              <w:rFonts w:ascii="Times New Roman" w:eastAsia="宋体" w:hAnsi="Times New Roman" w:cs="Times New Roman" w:hint="eastAsia"/>
              <w:kern w:val="0"/>
              <w:sz w:val="24"/>
              <w:szCs w:val="24"/>
            </w:rPr>
          </w:rPrChange>
        </w:rPr>
        <w:t>引脚、</w:t>
      </w:r>
      <w:r w:rsidR="0068413D" w:rsidRPr="002142C8">
        <w:rPr>
          <w:rFonts w:ascii="Times New Roman" w:eastAsia="宋体" w:hAnsi="Times New Roman" w:cs="Times New Roman"/>
          <w:kern w:val="0"/>
          <w:sz w:val="24"/>
          <w:szCs w:val="24"/>
          <w:rPrChange w:id="1831" w:author="ghj" w:date="2018-05-25T14:12:00Z">
            <w:rPr>
              <w:rFonts w:ascii="Times New Roman" w:eastAsia="宋体" w:hAnsi="Times New Roman" w:cs="Times New Roman" w:hint="eastAsia"/>
              <w:kern w:val="0"/>
              <w:sz w:val="24"/>
              <w:szCs w:val="24"/>
            </w:rPr>
          </w:rPrChange>
        </w:rPr>
        <w:t>4</w:t>
      </w:r>
      <w:r w:rsidR="0068413D" w:rsidRPr="002142C8">
        <w:rPr>
          <w:rFonts w:ascii="Times New Roman" w:eastAsia="宋体" w:hAnsi="Times New Roman" w:cs="Times New Roman"/>
          <w:kern w:val="0"/>
          <w:sz w:val="24"/>
          <w:szCs w:val="24"/>
          <w:rPrChange w:id="1832" w:author="ghj" w:date="2018-05-25T14:12:00Z">
            <w:rPr>
              <w:rFonts w:ascii="Times New Roman" w:eastAsia="宋体" w:hAnsi="Times New Roman" w:cs="Times New Roman" w:hint="eastAsia"/>
              <w:kern w:val="0"/>
              <w:sz w:val="24"/>
              <w:szCs w:val="24"/>
            </w:rPr>
          </w:rPrChange>
        </w:rPr>
        <w:t>个列</w:t>
      </w:r>
      <w:r w:rsidR="0068413D" w:rsidRPr="002142C8">
        <w:rPr>
          <w:rFonts w:ascii="Times New Roman" w:eastAsia="宋体" w:hAnsi="Times New Roman" w:cs="Times New Roman"/>
          <w:kern w:val="0"/>
          <w:sz w:val="24"/>
          <w:szCs w:val="24"/>
          <w:rPrChange w:id="1833" w:author="ghj" w:date="2018-05-25T14:12:00Z">
            <w:rPr>
              <w:rFonts w:ascii="Times New Roman" w:eastAsia="宋体" w:hAnsi="Times New Roman" w:cs="Times New Roman" w:hint="eastAsia"/>
              <w:kern w:val="0"/>
              <w:sz w:val="24"/>
              <w:szCs w:val="24"/>
            </w:rPr>
          </w:rPrChange>
        </w:rPr>
        <w:t>GPIO</w:t>
      </w:r>
      <w:r w:rsidR="0068413D" w:rsidRPr="002142C8">
        <w:rPr>
          <w:rFonts w:ascii="Times New Roman" w:eastAsia="宋体" w:hAnsi="Times New Roman" w:cs="Times New Roman"/>
          <w:kern w:val="0"/>
          <w:sz w:val="24"/>
          <w:szCs w:val="24"/>
          <w:rPrChange w:id="1834" w:author="ghj" w:date="2018-05-25T14:12:00Z">
            <w:rPr>
              <w:rFonts w:ascii="Times New Roman" w:eastAsia="宋体" w:hAnsi="Times New Roman" w:cs="Times New Roman" w:hint="eastAsia"/>
              <w:kern w:val="0"/>
              <w:sz w:val="24"/>
              <w:szCs w:val="24"/>
            </w:rPr>
          </w:rPrChange>
        </w:rPr>
        <w:t>引脚和一个</w:t>
      </w:r>
      <w:r w:rsidR="0068413D" w:rsidRPr="002142C8">
        <w:rPr>
          <w:rFonts w:ascii="Times New Roman" w:eastAsia="宋体" w:hAnsi="Times New Roman" w:cs="Times New Roman"/>
          <w:kern w:val="0"/>
          <w:sz w:val="24"/>
          <w:szCs w:val="24"/>
          <w:rPrChange w:id="1835" w:author="ghj" w:date="2018-05-25T14:12:00Z">
            <w:rPr>
              <w:rFonts w:ascii="Times New Roman" w:eastAsia="宋体" w:hAnsi="Times New Roman" w:cs="Times New Roman" w:hint="eastAsia"/>
              <w:kern w:val="0"/>
              <w:sz w:val="24"/>
              <w:szCs w:val="24"/>
            </w:rPr>
          </w:rPrChange>
        </w:rPr>
        <w:t>4*</w:t>
      </w:r>
      <w:r w:rsidR="0068413D" w:rsidRPr="002142C8">
        <w:rPr>
          <w:rFonts w:ascii="Times New Roman" w:eastAsia="宋体" w:hAnsi="Times New Roman" w:cs="Times New Roman"/>
          <w:kern w:val="0"/>
          <w:sz w:val="24"/>
          <w:szCs w:val="24"/>
          <w:rPrChange w:id="1836" w:author="ghj" w:date="2018-05-25T14:12:00Z">
            <w:rPr>
              <w:rFonts w:ascii="Times New Roman" w:eastAsia="宋体" w:hAnsi="Times New Roman" w:cs="Times New Roman"/>
              <w:kern w:val="0"/>
              <w:sz w:val="24"/>
              <w:szCs w:val="24"/>
            </w:rPr>
          </w:rPrChange>
        </w:rPr>
        <w:t>4</w:t>
      </w:r>
      <w:r w:rsidR="0068413D" w:rsidRPr="002142C8">
        <w:rPr>
          <w:rFonts w:ascii="Times New Roman" w:eastAsia="宋体" w:hAnsi="Times New Roman" w:cs="Times New Roman"/>
          <w:kern w:val="0"/>
          <w:sz w:val="24"/>
          <w:szCs w:val="24"/>
          <w:rPrChange w:id="1837" w:author="ghj" w:date="2018-05-25T14:12:00Z">
            <w:rPr>
              <w:rFonts w:ascii="Times New Roman" w:eastAsia="宋体" w:hAnsi="Times New Roman" w:cs="Times New Roman" w:hint="eastAsia"/>
              <w:kern w:val="0"/>
              <w:sz w:val="24"/>
              <w:szCs w:val="24"/>
            </w:rPr>
          </w:rPrChange>
        </w:rPr>
        <w:t>的列表</w:t>
      </w:r>
      <w:r w:rsidR="007E1517" w:rsidRPr="002142C8">
        <w:rPr>
          <w:rFonts w:ascii="Times New Roman" w:eastAsia="宋体" w:hAnsi="Times New Roman" w:cs="Times New Roman"/>
          <w:kern w:val="0"/>
          <w:sz w:val="24"/>
          <w:szCs w:val="24"/>
          <w:rPrChange w:id="1838" w:author="ghj" w:date="2018-05-25T14:12:00Z">
            <w:rPr>
              <w:rFonts w:ascii="Times New Roman" w:eastAsia="宋体" w:hAnsi="Times New Roman" w:cs="Times New Roman" w:hint="eastAsia"/>
              <w:kern w:val="0"/>
              <w:sz w:val="24"/>
              <w:szCs w:val="24"/>
            </w:rPr>
          </w:rPrChange>
        </w:rPr>
        <w:t>KEYPAD</w:t>
      </w:r>
      <w:r w:rsidR="007E1517" w:rsidRPr="002142C8">
        <w:rPr>
          <w:rFonts w:ascii="Times New Roman" w:eastAsia="宋体" w:hAnsi="Times New Roman" w:cs="Times New Roman"/>
          <w:kern w:val="0"/>
          <w:sz w:val="24"/>
          <w:szCs w:val="24"/>
          <w:rPrChange w:id="1839" w:author="ghj" w:date="2018-05-25T14:12:00Z">
            <w:rPr>
              <w:rFonts w:ascii="Times New Roman" w:eastAsia="宋体" w:hAnsi="Times New Roman" w:cs="Times New Roman" w:hint="eastAsia"/>
              <w:kern w:val="0"/>
              <w:sz w:val="24"/>
              <w:szCs w:val="24"/>
            </w:rPr>
          </w:rPrChange>
        </w:rPr>
        <w:t>，</w:t>
      </w:r>
      <w:r w:rsidR="007E1517" w:rsidRPr="002142C8">
        <w:rPr>
          <w:rFonts w:ascii="Times New Roman" w:eastAsia="宋体" w:hAnsi="Times New Roman" w:cs="Times New Roman"/>
          <w:kern w:val="0"/>
          <w:sz w:val="24"/>
          <w:szCs w:val="24"/>
          <w:rPrChange w:id="1840" w:author="ghj" w:date="2018-05-25T14:12:00Z">
            <w:rPr>
              <w:rFonts w:ascii="Times New Roman" w:eastAsia="宋体" w:hAnsi="Times New Roman" w:cs="Times New Roman" w:hint="eastAsia"/>
              <w:kern w:val="0"/>
              <w:sz w:val="24"/>
              <w:szCs w:val="24"/>
            </w:rPr>
          </w:rPrChange>
        </w:rPr>
        <w:t>KEYPAD</w:t>
      </w:r>
      <w:r w:rsidR="007E1517" w:rsidRPr="002142C8">
        <w:rPr>
          <w:rFonts w:ascii="Times New Roman" w:eastAsia="宋体" w:hAnsi="Times New Roman" w:cs="Times New Roman"/>
          <w:kern w:val="0"/>
          <w:sz w:val="24"/>
          <w:szCs w:val="24"/>
          <w:rPrChange w:id="1841" w:author="ghj" w:date="2018-05-25T14:12:00Z">
            <w:rPr>
              <w:rFonts w:ascii="Times New Roman" w:eastAsia="宋体" w:hAnsi="Times New Roman" w:cs="Times New Roman" w:hint="eastAsia"/>
              <w:kern w:val="0"/>
              <w:sz w:val="24"/>
              <w:szCs w:val="24"/>
            </w:rPr>
          </w:rPrChange>
        </w:rPr>
        <w:t>里面存储的是每个按键对应的键值。</w:t>
      </w:r>
      <w:r w:rsidR="008D42B8" w:rsidRPr="002142C8">
        <w:rPr>
          <w:rFonts w:ascii="Times New Roman" w:eastAsia="宋体" w:hAnsi="Times New Roman" w:cs="Times New Roman"/>
          <w:kern w:val="0"/>
          <w:sz w:val="24"/>
          <w:szCs w:val="24"/>
          <w:rPrChange w:id="1842" w:author="ghj" w:date="2018-05-25T14:12:00Z">
            <w:rPr>
              <w:rFonts w:ascii="Times New Roman" w:eastAsia="宋体" w:hAnsi="Times New Roman" w:cs="Times New Roman"/>
              <w:kern w:val="0"/>
              <w:sz w:val="24"/>
              <w:szCs w:val="24"/>
            </w:rPr>
          </w:rPrChange>
        </w:rPr>
        <w:t>pad4pi</w:t>
      </w:r>
      <w:r w:rsidR="008D42B8" w:rsidRPr="002142C8">
        <w:rPr>
          <w:rFonts w:ascii="Times New Roman" w:eastAsia="宋体" w:hAnsi="Times New Roman" w:cs="Times New Roman"/>
          <w:kern w:val="0"/>
          <w:sz w:val="24"/>
          <w:szCs w:val="24"/>
          <w:rPrChange w:id="1843" w:author="ghj" w:date="2018-05-25T14:12:00Z">
            <w:rPr>
              <w:rFonts w:ascii="Times New Roman" w:eastAsia="宋体" w:hAnsi="Times New Roman" w:cs="Times New Roman" w:hint="eastAsia"/>
              <w:kern w:val="0"/>
              <w:sz w:val="24"/>
              <w:szCs w:val="24"/>
            </w:rPr>
          </w:rPrChange>
        </w:rPr>
        <w:t>内部也是根据上述原理做的一个程序，它先将使用者给出的行列引脚进行内部绑定，然后创建一个字典，由于在</w:t>
      </w:r>
      <w:r w:rsidR="008D42B8" w:rsidRPr="002142C8">
        <w:rPr>
          <w:rFonts w:ascii="Times New Roman" w:eastAsia="宋体" w:hAnsi="Times New Roman" w:cs="Times New Roman"/>
          <w:kern w:val="0"/>
          <w:sz w:val="24"/>
          <w:szCs w:val="24"/>
          <w:rPrChange w:id="1844" w:author="ghj" w:date="2018-05-25T14:12:00Z">
            <w:rPr>
              <w:rFonts w:ascii="Times New Roman" w:eastAsia="宋体" w:hAnsi="Times New Roman" w:cs="Times New Roman" w:hint="eastAsia"/>
              <w:kern w:val="0"/>
              <w:sz w:val="24"/>
              <w:szCs w:val="24"/>
            </w:rPr>
          </w:rPrChange>
        </w:rPr>
        <w:t>4*</w:t>
      </w:r>
      <w:r w:rsidR="008D42B8" w:rsidRPr="002142C8">
        <w:rPr>
          <w:rFonts w:ascii="Times New Roman" w:eastAsia="宋体" w:hAnsi="Times New Roman" w:cs="Times New Roman"/>
          <w:kern w:val="0"/>
          <w:sz w:val="24"/>
          <w:szCs w:val="24"/>
          <w:rPrChange w:id="1845" w:author="ghj" w:date="2018-05-25T14:12:00Z">
            <w:rPr>
              <w:rFonts w:ascii="Times New Roman" w:eastAsia="宋体" w:hAnsi="Times New Roman" w:cs="Times New Roman"/>
              <w:kern w:val="0"/>
              <w:sz w:val="24"/>
              <w:szCs w:val="24"/>
            </w:rPr>
          </w:rPrChange>
        </w:rPr>
        <w:t>4</w:t>
      </w:r>
      <w:r w:rsidR="008D42B8" w:rsidRPr="002142C8">
        <w:rPr>
          <w:rFonts w:ascii="Times New Roman" w:eastAsia="宋体" w:hAnsi="Times New Roman" w:cs="Times New Roman"/>
          <w:kern w:val="0"/>
          <w:sz w:val="24"/>
          <w:szCs w:val="24"/>
          <w:rPrChange w:id="1846" w:author="ghj" w:date="2018-05-25T14:12:00Z">
            <w:rPr>
              <w:rFonts w:ascii="Times New Roman" w:eastAsia="宋体" w:hAnsi="Times New Roman" w:cs="Times New Roman" w:hint="eastAsia"/>
              <w:kern w:val="0"/>
              <w:sz w:val="24"/>
              <w:szCs w:val="24"/>
            </w:rPr>
          </w:rPrChange>
        </w:rPr>
        <w:t>键盘中，每个按键按下程序设计使得</w:t>
      </w:r>
      <w:r w:rsidR="008D42B8" w:rsidRPr="002142C8">
        <w:rPr>
          <w:rFonts w:ascii="Times New Roman" w:eastAsia="宋体" w:hAnsi="Times New Roman" w:cs="Times New Roman"/>
          <w:kern w:val="0"/>
          <w:sz w:val="24"/>
          <w:szCs w:val="24"/>
          <w:rPrChange w:id="1847" w:author="ghj" w:date="2018-05-25T14:12:00Z">
            <w:rPr>
              <w:rFonts w:ascii="Times New Roman" w:eastAsia="宋体" w:hAnsi="Times New Roman" w:cs="Times New Roman" w:hint="eastAsia"/>
              <w:kern w:val="0"/>
              <w:sz w:val="24"/>
              <w:szCs w:val="24"/>
            </w:rPr>
          </w:rPrChange>
        </w:rPr>
        <w:t>8</w:t>
      </w:r>
      <w:r w:rsidR="008D42B8" w:rsidRPr="002142C8">
        <w:rPr>
          <w:rFonts w:ascii="Times New Roman" w:eastAsia="宋体" w:hAnsi="Times New Roman" w:cs="Times New Roman"/>
          <w:kern w:val="0"/>
          <w:sz w:val="24"/>
          <w:szCs w:val="24"/>
          <w:rPrChange w:id="1848" w:author="ghj" w:date="2018-05-25T14:12:00Z">
            <w:rPr>
              <w:rFonts w:ascii="Times New Roman" w:eastAsia="宋体" w:hAnsi="Times New Roman" w:cs="Times New Roman" w:hint="eastAsia"/>
              <w:kern w:val="0"/>
              <w:sz w:val="24"/>
              <w:szCs w:val="24"/>
            </w:rPr>
          </w:rPrChange>
        </w:rPr>
        <w:t>个引脚的输出都是固定的值，</w:t>
      </w:r>
      <w:proofErr w:type="gramStart"/>
      <w:r w:rsidR="008D42B8" w:rsidRPr="002142C8">
        <w:rPr>
          <w:rFonts w:ascii="Times New Roman" w:eastAsia="宋体" w:hAnsi="Times New Roman" w:cs="Times New Roman"/>
          <w:kern w:val="0"/>
          <w:sz w:val="24"/>
          <w:szCs w:val="24"/>
          <w:rPrChange w:id="1849" w:author="ghj" w:date="2018-05-25T14:12:00Z">
            <w:rPr>
              <w:rFonts w:ascii="Times New Roman" w:eastAsia="宋体" w:hAnsi="Times New Roman" w:cs="Times New Roman" w:hint="eastAsia"/>
              <w:kern w:val="0"/>
              <w:sz w:val="24"/>
              <w:szCs w:val="24"/>
            </w:rPr>
          </w:rPrChange>
        </w:rPr>
        <w:t>这个值它在</w:t>
      </w:r>
      <w:proofErr w:type="gramEnd"/>
      <w:r w:rsidR="008D42B8" w:rsidRPr="002142C8">
        <w:rPr>
          <w:rFonts w:ascii="Times New Roman" w:eastAsia="宋体" w:hAnsi="Times New Roman" w:cs="Times New Roman"/>
          <w:kern w:val="0"/>
          <w:sz w:val="24"/>
          <w:szCs w:val="24"/>
          <w:rPrChange w:id="1850" w:author="ghj" w:date="2018-05-25T14:12:00Z">
            <w:rPr>
              <w:rFonts w:ascii="Times New Roman" w:eastAsia="宋体" w:hAnsi="Times New Roman" w:cs="Times New Roman" w:hint="eastAsia"/>
              <w:kern w:val="0"/>
              <w:sz w:val="24"/>
              <w:szCs w:val="24"/>
            </w:rPr>
          </w:rPrChange>
        </w:rPr>
        <w:t>内部先定义了</w:t>
      </w:r>
      <w:r w:rsidR="008D42B8" w:rsidRPr="002142C8">
        <w:rPr>
          <w:rFonts w:ascii="Times New Roman" w:eastAsia="宋体" w:hAnsi="Times New Roman" w:cs="Times New Roman"/>
          <w:kern w:val="0"/>
          <w:sz w:val="24"/>
          <w:szCs w:val="24"/>
          <w:rPrChange w:id="1851" w:author="ghj" w:date="2018-05-25T14:12:00Z">
            <w:rPr>
              <w:rFonts w:ascii="Times New Roman" w:eastAsia="宋体" w:hAnsi="Times New Roman" w:cs="Times New Roman" w:hint="eastAsia"/>
              <w:kern w:val="0"/>
              <w:sz w:val="24"/>
              <w:szCs w:val="24"/>
            </w:rPr>
          </w:rPrChange>
        </w:rPr>
        <w:t>1</w:t>
      </w:r>
      <w:r w:rsidR="008D42B8" w:rsidRPr="002142C8">
        <w:rPr>
          <w:rFonts w:ascii="Times New Roman" w:eastAsia="宋体" w:hAnsi="Times New Roman" w:cs="Times New Roman"/>
          <w:kern w:val="0"/>
          <w:sz w:val="24"/>
          <w:szCs w:val="24"/>
          <w:rPrChange w:id="1852" w:author="ghj" w:date="2018-05-25T14:12:00Z">
            <w:rPr>
              <w:rFonts w:ascii="Times New Roman" w:eastAsia="宋体" w:hAnsi="Times New Roman" w:cs="Times New Roman"/>
              <w:kern w:val="0"/>
              <w:sz w:val="24"/>
              <w:szCs w:val="24"/>
            </w:rPr>
          </w:rPrChange>
        </w:rPr>
        <w:t>6</w:t>
      </w:r>
      <w:r w:rsidR="008D42B8" w:rsidRPr="002142C8">
        <w:rPr>
          <w:rFonts w:ascii="Times New Roman" w:eastAsia="宋体" w:hAnsi="Times New Roman" w:cs="Times New Roman"/>
          <w:kern w:val="0"/>
          <w:sz w:val="24"/>
          <w:szCs w:val="24"/>
          <w:rPrChange w:id="1853" w:author="ghj" w:date="2018-05-25T14:12:00Z">
            <w:rPr>
              <w:rFonts w:ascii="Times New Roman" w:eastAsia="宋体" w:hAnsi="Times New Roman" w:cs="Times New Roman" w:hint="eastAsia"/>
              <w:kern w:val="0"/>
              <w:sz w:val="24"/>
              <w:szCs w:val="24"/>
            </w:rPr>
          </w:rPrChange>
        </w:rPr>
        <w:t>个字符串，在</w:t>
      </w:r>
      <w:r w:rsidR="008D42B8" w:rsidRPr="002142C8">
        <w:rPr>
          <w:rFonts w:ascii="Times New Roman" w:eastAsia="宋体" w:hAnsi="Times New Roman" w:cs="Times New Roman"/>
          <w:kern w:val="0"/>
          <w:sz w:val="24"/>
          <w:szCs w:val="24"/>
          <w:rPrChange w:id="1854" w:author="ghj" w:date="2018-05-25T14:12:00Z">
            <w:rPr>
              <w:rFonts w:ascii="Times New Roman" w:eastAsia="宋体" w:hAnsi="Times New Roman" w:cs="Times New Roman"/>
              <w:kern w:val="0"/>
              <w:sz w:val="24"/>
              <w:szCs w:val="24"/>
            </w:rPr>
          </w:rPrChange>
        </w:rPr>
        <w:t>KEYPAD</w:t>
      </w:r>
      <w:r w:rsidR="008D42B8" w:rsidRPr="002142C8">
        <w:rPr>
          <w:rFonts w:ascii="Times New Roman" w:eastAsia="宋体" w:hAnsi="Times New Roman" w:cs="Times New Roman"/>
          <w:kern w:val="0"/>
          <w:sz w:val="24"/>
          <w:szCs w:val="24"/>
          <w:rPrChange w:id="1855" w:author="ghj" w:date="2018-05-25T14:12:00Z">
            <w:rPr>
              <w:rFonts w:ascii="Times New Roman" w:eastAsia="宋体" w:hAnsi="Times New Roman" w:cs="Times New Roman" w:hint="eastAsia"/>
              <w:kern w:val="0"/>
              <w:sz w:val="24"/>
              <w:szCs w:val="24"/>
            </w:rPr>
          </w:rPrChange>
        </w:rPr>
        <w:t>列表传进去时，</w:t>
      </w:r>
      <w:r w:rsidR="008D42B8" w:rsidRPr="002142C8">
        <w:rPr>
          <w:rFonts w:ascii="Times New Roman" w:eastAsia="宋体" w:hAnsi="Times New Roman" w:cs="Times New Roman"/>
          <w:kern w:val="0"/>
          <w:sz w:val="24"/>
          <w:szCs w:val="24"/>
          <w:rPrChange w:id="1856" w:author="ghj" w:date="2018-05-25T14:12:00Z">
            <w:rPr>
              <w:rFonts w:ascii="Times New Roman" w:eastAsia="宋体" w:hAnsi="Times New Roman" w:cs="Times New Roman" w:hint="eastAsia"/>
              <w:kern w:val="0"/>
              <w:sz w:val="24"/>
              <w:szCs w:val="24"/>
            </w:rPr>
          </w:rPrChange>
        </w:rPr>
        <w:t>pad</w:t>
      </w:r>
      <w:r w:rsidR="008D42B8" w:rsidRPr="002142C8">
        <w:rPr>
          <w:rFonts w:ascii="Times New Roman" w:eastAsia="宋体" w:hAnsi="Times New Roman" w:cs="Times New Roman"/>
          <w:kern w:val="0"/>
          <w:sz w:val="24"/>
          <w:szCs w:val="24"/>
          <w:rPrChange w:id="1857" w:author="ghj" w:date="2018-05-25T14:12:00Z">
            <w:rPr>
              <w:rFonts w:ascii="Times New Roman" w:eastAsia="宋体" w:hAnsi="Times New Roman" w:cs="Times New Roman"/>
              <w:kern w:val="0"/>
              <w:sz w:val="24"/>
              <w:szCs w:val="24"/>
            </w:rPr>
          </w:rPrChange>
        </w:rPr>
        <w:t>4</w:t>
      </w:r>
      <w:r w:rsidR="008D42B8" w:rsidRPr="002142C8">
        <w:rPr>
          <w:rFonts w:ascii="Times New Roman" w:eastAsia="宋体" w:hAnsi="Times New Roman" w:cs="Times New Roman"/>
          <w:kern w:val="0"/>
          <w:sz w:val="24"/>
          <w:szCs w:val="24"/>
          <w:rPrChange w:id="1858" w:author="ghj" w:date="2018-05-25T14:12:00Z">
            <w:rPr>
              <w:rFonts w:ascii="Times New Roman" w:eastAsia="宋体" w:hAnsi="Times New Roman" w:cs="Times New Roman" w:hint="eastAsia"/>
              <w:kern w:val="0"/>
              <w:sz w:val="24"/>
              <w:szCs w:val="24"/>
            </w:rPr>
          </w:rPrChange>
        </w:rPr>
        <w:t>pi</w:t>
      </w:r>
      <w:r w:rsidR="008D42B8" w:rsidRPr="002142C8">
        <w:rPr>
          <w:rFonts w:ascii="Times New Roman" w:eastAsia="宋体" w:hAnsi="Times New Roman" w:cs="Times New Roman"/>
          <w:kern w:val="0"/>
          <w:sz w:val="24"/>
          <w:szCs w:val="24"/>
          <w:rPrChange w:id="1859" w:author="ghj" w:date="2018-05-25T14:12:00Z">
            <w:rPr>
              <w:rFonts w:ascii="Times New Roman" w:eastAsia="宋体" w:hAnsi="Times New Roman" w:cs="Times New Roman" w:hint="eastAsia"/>
              <w:kern w:val="0"/>
              <w:sz w:val="24"/>
              <w:szCs w:val="24"/>
            </w:rPr>
          </w:rPrChange>
        </w:rPr>
        <w:t>内部首先创建一个字典，然后会对列表进行循环，</w:t>
      </w:r>
      <w:r w:rsidR="00ED72AC" w:rsidRPr="002142C8">
        <w:rPr>
          <w:rFonts w:ascii="Times New Roman" w:eastAsia="宋体" w:hAnsi="Times New Roman" w:cs="Times New Roman"/>
          <w:kern w:val="0"/>
          <w:sz w:val="24"/>
          <w:szCs w:val="24"/>
          <w:rPrChange w:id="1860" w:author="ghj" w:date="2018-05-25T14:12:00Z">
            <w:rPr>
              <w:rFonts w:ascii="Times New Roman" w:eastAsia="宋体" w:hAnsi="Times New Roman" w:cs="Times New Roman" w:hint="eastAsia"/>
              <w:kern w:val="0"/>
              <w:sz w:val="24"/>
              <w:szCs w:val="24"/>
            </w:rPr>
          </w:rPrChange>
        </w:rPr>
        <w:t>然后在字典中追加一一对应的</w:t>
      </w:r>
      <w:r w:rsidR="00ED72AC" w:rsidRPr="002142C8">
        <w:rPr>
          <w:rFonts w:ascii="Times New Roman" w:eastAsia="宋体" w:hAnsi="Times New Roman" w:cs="Times New Roman"/>
          <w:kern w:val="0"/>
          <w:sz w:val="24"/>
          <w:szCs w:val="24"/>
          <w:rPrChange w:id="1861" w:author="ghj" w:date="2018-05-25T14:12:00Z">
            <w:rPr>
              <w:rFonts w:ascii="Times New Roman" w:eastAsia="宋体" w:hAnsi="Times New Roman" w:cs="Times New Roman" w:hint="eastAsia"/>
              <w:kern w:val="0"/>
              <w:sz w:val="24"/>
              <w:szCs w:val="24"/>
            </w:rPr>
          </w:rPrChange>
        </w:rPr>
        <w:t>key-value</w:t>
      </w:r>
      <w:r w:rsidR="00ED72AC" w:rsidRPr="002142C8">
        <w:rPr>
          <w:rFonts w:ascii="Times New Roman" w:eastAsia="宋体" w:hAnsi="Times New Roman" w:cs="Times New Roman"/>
          <w:kern w:val="0"/>
          <w:sz w:val="24"/>
          <w:szCs w:val="24"/>
          <w:rPrChange w:id="1862" w:author="ghj" w:date="2018-05-25T14:12:00Z">
            <w:rPr>
              <w:rFonts w:ascii="Times New Roman" w:eastAsia="宋体" w:hAnsi="Times New Roman" w:cs="Times New Roman" w:hint="eastAsia"/>
              <w:kern w:val="0"/>
              <w:sz w:val="24"/>
              <w:szCs w:val="24"/>
            </w:rPr>
          </w:rPrChange>
        </w:rPr>
        <w:t>对，当程序读取到</w:t>
      </w:r>
      <w:r w:rsidR="00ED72AC" w:rsidRPr="002142C8">
        <w:rPr>
          <w:rFonts w:ascii="Times New Roman" w:eastAsia="宋体" w:hAnsi="Times New Roman" w:cs="Times New Roman"/>
          <w:kern w:val="0"/>
          <w:sz w:val="24"/>
          <w:szCs w:val="24"/>
          <w:rPrChange w:id="1863" w:author="ghj" w:date="2018-05-25T14:12:00Z">
            <w:rPr>
              <w:rFonts w:ascii="Times New Roman" w:eastAsia="宋体" w:hAnsi="Times New Roman" w:cs="Times New Roman" w:hint="eastAsia"/>
              <w:kern w:val="0"/>
              <w:sz w:val="24"/>
              <w:szCs w:val="24"/>
            </w:rPr>
          </w:rPrChange>
        </w:rPr>
        <w:t>8</w:t>
      </w:r>
      <w:r w:rsidR="00ED72AC" w:rsidRPr="002142C8">
        <w:rPr>
          <w:rFonts w:ascii="Times New Roman" w:eastAsia="宋体" w:hAnsi="Times New Roman" w:cs="Times New Roman"/>
          <w:kern w:val="0"/>
          <w:sz w:val="24"/>
          <w:szCs w:val="24"/>
          <w:rPrChange w:id="1864" w:author="ghj" w:date="2018-05-25T14:12:00Z">
            <w:rPr>
              <w:rFonts w:ascii="Times New Roman" w:eastAsia="宋体" w:hAnsi="Times New Roman" w:cs="Times New Roman" w:hint="eastAsia"/>
              <w:kern w:val="0"/>
              <w:sz w:val="24"/>
              <w:szCs w:val="24"/>
            </w:rPr>
          </w:rPrChange>
        </w:rPr>
        <w:t>个引脚状态改变时并扫描到哪一行时，直接根据此时的引脚状态获取到按键值，并将此按键值传递到中断函数中，作为中断函数的参数。</w:t>
      </w:r>
      <w:r w:rsidR="007E1517" w:rsidRPr="002142C8">
        <w:rPr>
          <w:rFonts w:ascii="Times New Roman" w:eastAsia="宋体" w:hAnsi="Times New Roman" w:cs="Times New Roman"/>
          <w:kern w:val="0"/>
          <w:sz w:val="24"/>
          <w:szCs w:val="24"/>
          <w:rPrChange w:id="1865" w:author="ghj" w:date="2018-05-25T14:12:00Z">
            <w:rPr>
              <w:rFonts w:ascii="Times New Roman" w:eastAsia="宋体" w:hAnsi="Times New Roman" w:cs="Times New Roman" w:hint="eastAsia"/>
              <w:kern w:val="0"/>
              <w:sz w:val="24"/>
              <w:szCs w:val="24"/>
            </w:rPr>
          </w:rPrChange>
        </w:rPr>
        <w:t>图</w:t>
      </w:r>
      <w:r w:rsidR="007E1517" w:rsidRPr="002142C8">
        <w:rPr>
          <w:rFonts w:ascii="Times New Roman" w:eastAsia="宋体" w:hAnsi="Times New Roman" w:cs="Times New Roman"/>
          <w:kern w:val="0"/>
          <w:sz w:val="24"/>
          <w:szCs w:val="24"/>
          <w:rPrChange w:id="1866" w:author="ghj" w:date="2018-05-25T14:12:00Z">
            <w:rPr>
              <w:rFonts w:ascii="Times New Roman" w:eastAsia="宋体" w:hAnsi="Times New Roman" w:cs="Times New Roman" w:hint="eastAsia"/>
              <w:kern w:val="0"/>
              <w:sz w:val="24"/>
              <w:szCs w:val="24"/>
            </w:rPr>
          </w:rPrChange>
        </w:rPr>
        <w:t>4</w:t>
      </w:r>
      <w:r w:rsidR="007E1517" w:rsidRPr="002142C8">
        <w:rPr>
          <w:rFonts w:ascii="Times New Roman" w:eastAsia="宋体" w:hAnsi="Times New Roman" w:cs="Times New Roman"/>
          <w:kern w:val="0"/>
          <w:sz w:val="24"/>
          <w:szCs w:val="24"/>
          <w:rPrChange w:id="1867" w:author="ghj" w:date="2018-05-25T14:12:00Z">
            <w:rPr>
              <w:rFonts w:ascii="Times New Roman" w:eastAsia="宋体" w:hAnsi="Times New Roman" w:cs="Times New Roman"/>
              <w:kern w:val="0"/>
              <w:sz w:val="24"/>
              <w:szCs w:val="24"/>
            </w:rPr>
          </w:rPrChange>
        </w:rPr>
        <w:t>.</w:t>
      </w:r>
      <w:r w:rsidR="00A77B7C" w:rsidRPr="002142C8">
        <w:rPr>
          <w:rFonts w:ascii="Times New Roman" w:eastAsia="宋体" w:hAnsi="Times New Roman" w:cs="Times New Roman"/>
          <w:kern w:val="0"/>
          <w:sz w:val="24"/>
          <w:szCs w:val="24"/>
          <w:rPrChange w:id="1868" w:author="ghj" w:date="2018-05-25T14:12:00Z">
            <w:rPr>
              <w:rFonts w:ascii="Times New Roman" w:eastAsia="宋体" w:hAnsi="Times New Roman" w:cs="Times New Roman"/>
              <w:kern w:val="0"/>
              <w:sz w:val="24"/>
              <w:szCs w:val="24"/>
            </w:rPr>
          </w:rPrChange>
        </w:rPr>
        <w:t>11</w:t>
      </w:r>
      <w:r w:rsidR="007E1517" w:rsidRPr="002142C8">
        <w:rPr>
          <w:rFonts w:ascii="Times New Roman" w:eastAsia="宋体" w:hAnsi="Times New Roman" w:cs="Times New Roman"/>
          <w:kern w:val="0"/>
          <w:sz w:val="24"/>
          <w:szCs w:val="24"/>
          <w:rPrChange w:id="1869" w:author="ghj" w:date="2018-05-25T14:12:00Z">
            <w:rPr>
              <w:rFonts w:ascii="Times New Roman" w:eastAsia="宋体" w:hAnsi="Times New Roman" w:cs="Times New Roman" w:hint="eastAsia"/>
              <w:kern w:val="0"/>
              <w:sz w:val="24"/>
              <w:szCs w:val="24"/>
            </w:rPr>
          </w:rPrChange>
        </w:rPr>
        <w:t>是安装</w:t>
      </w:r>
      <w:r w:rsidR="007E1517" w:rsidRPr="002142C8">
        <w:rPr>
          <w:rFonts w:ascii="Times New Roman" w:eastAsia="宋体" w:hAnsi="Times New Roman" w:cs="Times New Roman"/>
          <w:kern w:val="0"/>
          <w:sz w:val="24"/>
          <w:szCs w:val="24"/>
          <w:rPrChange w:id="1870" w:author="ghj" w:date="2018-05-25T14:12:00Z">
            <w:rPr>
              <w:rFonts w:ascii="Times New Roman" w:eastAsia="宋体" w:hAnsi="Times New Roman" w:cs="Times New Roman" w:hint="eastAsia"/>
              <w:kern w:val="0"/>
              <w:sz w:val="24"/>
              <w:szCs w:val="24"/>
            </w:rPr>
          </w:rPrChange>
        </w:rPr>
        <w:t>pad</w:t>
      </w:r>
      <w:r w:rsidR="007E1517" w:rsidRPr="002142C8">
        <w:rPr>
          <w:rFonts w:ascii="Times New Roman" w:eastAsia="宋体" w:hAnsi="Times New Roman" w:cs="Times New Roman"/>
          <w:kern w:val="0"/>
          <w:sz w:val="24"/>
          <w:szCs w:val="24"/>
          <w:rPrChange w:id="1871" w:author="ghj" w:date="2018-05-25T14:12:00Z">
            <w:rPr>
              <w:rFonts w:ascii="Times New Roman" w:eastAsia="宋体" w:hAnsi="Times New Roman" w:cs="Times New Roman"/>
              <w:kern w:val="0"/>
              <w:sz w:val="24"/>
              <w:szCs w:val="24"/>
            </w:rPr>
          </w:rPrChange>
        </w:rPr>
        <w:t>4</w:t>
      </w:r>
      <w:r w:rsidR="007E1517" w:rsidRPr="002142C8">
        <w:rPr>
          <w:rFonts w:ascii="Times New Roman" w:eastAsia="宋体" w:hAnsi="Times New Roman" w:cs="Times New Roman"/>
          <w:kern w:val="0"/>
          <w:sz w:val="24"/>
          <w:szCs w:val="24"/>
          <w:rPrChange w:id="1872" w:author="ghj" w:date="2018-05-25T14:12:00Z">
            <w:rPr>
              <w:rFonts w:ascii="Times New Roman" w:eastAsia="宋体" w:hAnsi="Times New Roman" w:cs="Times New Roman" w:hint="eastAsia"/>
              <w:kern w:val="0"/>
              <w:sz w:val="24"/>
              <w:szCs w:val="24"/>
            </w:rPr>
          </w:rPrChange>
        </w:rPr>
        <w:t>pi</w:t>
      </w:r>
      <w:r w:rsidR="007E1517" w:rsidRPr="002142C8">
        <w:rPr>
          <w:rFonts w:ascii="Times New Roman" w:eastAsia="宋体" w:hAnsi="Times New Roman" w:cs="Times New Roman"/>
          <w:kern w:val="0"/>
          <w:sz w:val="24"/>
          <w:szCs w:val="24"/>
          <w:rPrChange w:id="1873" w:author="ghj" w:date="2018-05-25T14:12:00Z">
            <w:rPr>
              <w:rFonts w:ascii="Times New Roman" w:eastAsia="宋体" w:hAnsi="Times New Roman" w:cs="Times New Roman" w:hint="eastAsia"/>
              <w:kern w:val="0"/>
              <w:sz w:val="24"/>
              <w:szCs w:val="24"/>
            </w:rPr>
          </w:rPrChange>
        </w:rPr>
        <w:t>的</w:t>
      </w:r>
      <w:r w:rsidR="00AD45E0" w:rsidRPr="002142C8">
        <w:rPr>
          <w:rFonts w:ascii="Times New Roman" w:eastAsia="宋体" w:hAnsi="Times New Roman" w:cs="Times New Roman"/>
          <w:kern w:val="0"/>
          <w:sz w:val="24"/>
          <w:szCs w:val="24"/>
          <w:rPrChange w:id="1874" w:author="ghj" w:date="2018-05-25T14:12:00Z">
            <w:rPr>
              <w:rFonts w:ascii="Times New Roman" w:eastAsia="宋体" w:hAnsi="Times New Roman" w:cs="Times New Roman" w:hint="eastAsia"/>
              <w:kern w:val="0"/>
              <w:sz w:val="24"/>
              <w:szCs w:val="24"/>
            </w:rPr>
          </w:rPrChange>
        </w:rPr>
        <w:t>指令</w:t>
      </w:r>
      <w:r w:rsidR="007E1517" w:rsidRPr="002142C8">
        <w:rPr>
          <w:rFonts w:ascii="Times New Roman" w:eastAsia="宋体" w:hAnsi="Times New Roman" w:cs="Times New Roman"/>
          <w:kern w:val="0"/>
          <w:sz w:val="24"/>
          <w:szCs w:val="24"/>
          <w:rPrChange w:id="1875" w:author="ghj" w:date="2018-05-25T14:12:00Z">
            <w:rPr>
              <w:rFonts w:ascii="Times New Roman" w:eastAsia="宋体" w:hAnsi="Times New Roman" w:cs="Times New Roman" w:hint="eastAsia"/>
              <w:kern w:val="0"/>
              <w:sz w:val="24"/>
              <w:szCs w:val="24"/>
            </w:rPr>
          </w:rPrChange>
        </w:rPr>
        <w:t>。</w:t>
      </w:r>
    </w:p>
    <w:p w:rsidR="007E1517" w:rsidRPr="002142C8" w:rsidRDefault="007E1517" w:rsidP="007E1517">
      <w:pPr>
        <w:widowControl/>
        <w:jc w:val="center"/>
        <w:rPr>
          <w:rFonts w:ascii="Times New Roman" w:eastAsia="宋体" w:hAnsi="Times New Roman" w:cs="Times New Roman"/>
          <w:kern w:val="0"/>
          <w:sz w:val="24"/>
          <w:szCs w:val="24"/>
          <w:rPrChange w:id="1876" w:author="ghj" w:date="2018-05-25T14:12:00Z">
            <w:rPr>
              <w:rFonts w:ascii="Times New Roman" w:eastAsia="宋体" w:hAnsi="Times New Roman" w:cs="Times New Roman"/>
              <w:kern w:val="0"/>
              <w:sz w:val="24"/>
              <w:szCs w:val="24"/>
            </w:rPr>
          </w:rPrChange>
        </w:rPr>
      </w:pPr>
      <w:r w:rsidRPr="002142C8">
        <w:rPr>
          <w:rFonts w:ascii="Times New Roman" w:hAnsi="Times New Roman" w:cs="Times New Roman"/>
          <w:noProof/>
          <w:rPrChange w:id="1877" w:author="ghj" w:date="2018-05-25T14:12:00Z">
            <w:rPr>
              <w:noProof/>
            </w:rPr>
          </w:rPrChange>
        </w:rPr>
        <w:drawing>
          <wp:inline distT="0" distB="0" distL="0" distR="0">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37277" cy="304828"/>
                    </a:xfrm>
                    <a:prstGeom prst="rect">
                      <a:avLst/>
                    </a:prstGeom>
                  </pic:spPr>
                </pic:pic>
              </a:graphicData>
            </a:graphic>
          </wp:inline>
        </w:drawing>
      </w:r>
    </w:p>
    <w:p w:rsidR="007E1517" w:rsidRPr="002142C8" w:rsidRDefault="007E1517" w:rsidP="007E1517">
      <w:pPr>
        <w:jc w:val="center"/>
        <w:rPr>
          <w:rFonts w:ascii="Times New Roman" w:eastAsia="黑体" w:hAnsi="Times New Roman" w:cs="Times New Roman"/>
          <w:b/>
          <w:szCs w:val="21"/>
          <w:rPrChange w:id="1878" w:author="ghj" w:date="2018-05-25T14:12:00Z">
            <w:rPr>
              <w:rFonts w:ascii="黑体" w:eastAsia="黑体" w:hAnsi="黑体"/>
              <w:b/>
              <w:szCs w:val="21"/>
            </w:rPr>
          </w:rPrChange>
        </w:rPr>
      </w:pPr>
      <w:r w:rsidRPr="002142C8">
        <w:rPr>
          <w:rFonts w:ascii="Times New Roman" w:eastAsia="黑体" w:hAnsi="Times New Roman" w:cs="Times New Roman"/>
          <w:b/>
          <w:szCs w:val="21"/>
          <w:rPrChange w:id="1879"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1880"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881" w:author="ghj" w:date="2018-05-25T14:12:00Z">
            <w:rPr>
              <w:rFonts w:ascii="黑体" w:eastAsia="黑体" w:hAnsi="黑体"/>
              <w:b/>
              <w:szCs w:val="21"/>
            </w:rPr>
          </w:rPrChange>
        </w:rPr>
        <w:t>.</w:t>
      </w:r>
      <w:r w:rsidR="00A77B7C" w:rsidRPr="002142C8">
        <w:rPr>
          <w:rFonts w:ascii="Times New Roman" w:eastAsia="黑体" w:hAnsi="Times New Roman" w:cs="Times New Roman"/>
          <w:b/>
          <w:szCs w:val="21"/>
          <w:rPrChange w:id="1882" w:author="ghj" w:date="2018-05-25T14:12:00Z">
            <w:rPr>
              <w:rFonts w:ascii="黑体" w:eastAsia="黑体" w:hAnsi="黑体"/>
              <w:b/>
              <w:szCs w:val="21"/>
            </w:rPr>
          </w:rPrChange>
        </w:rPr>
        <w:t>11</w:t>
      </w:r>
      <w:r w:rsidRPr="002142C8">
        <w:rPr>
          <w:rFonts w:ascii="Times New Roman" w:eastAsia="黑体" w:hAnsi="Times New Roman" w:cs="Times New Roman"/>
          <w:b/>
          <w:szCs w:val="21"/>
          <w:rPrChange w:id="1883"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884" w:author="ghj" w:date="2018-05-25T14:12:00Z">
            <w:rPr>
              <w:rFonts w:ascii="黑体" w:eastAsia="黑体" w:hAnsi="黑体" w:hint="eastAsia"/>
              <w:b/>
              <w:szCs w:val="21"/>
            </w:rPr>
          </w:rPrChange>
        </w:rPr>
        <w:t>安装</w:t>
      </w:r>
      <w:r w:rsidRPr="002142C8">
        <w:rPr>
          <w:rFonts w:ascii="Times New Roman" w:eastAsia="黑体" w:hAnsi="Times New Roman" w:cs="Times New Roman"/>
          <w:b/>
          <w:szCs w:val="21"/>
          <w:rPrChange w:id="1885" w:author="ghj" w:date="2018-05-25T14:12:00Z">
            <w:rPr>
              <w:rFonts w:ascii="黑体" w:eastAsia="黑体" w:hAnsi="黑体" w:hint="eastAsia"/>
              <w:b/>
              <w:szCs w:val="21"/>
            </w:rPr>
          </w:rPrChange>
        </w:rPr>
        <w:t>pad</w:t>
      </w:r>
      <w:r w:rsidRPr="002142C8">
        <w:rPr>
          <w:rFonts w:ascii="Times New Roman" w:eastAsia="黑体" w:hAnsi="Times New Roman" w:cs="Times New Roman"/>
          <w:b/>
          <w:szCs w:val="21"/>
          <w:rPrChange w:id="1886" w:author="ghj" w:date="2018-05-25T14:12:00Z">
            <w:rPr>
              <w:rFonts w:ascii="黑体" w:eastAsia="黑体" w:hAnsi="黑体"/>
              <w:b/>
              <w:szCs w:val="21"/>
            </w:rPr>
          </w:rPrChange>
        </w:rPr>
        <w:t>4</w:t>
      </w:r>
      <w:r w:rsidRPr="002142C8">
        <w:rPr>
          <w:rFonts w:ascii="Times New Roman" w:eastAsia="黑体" w:hAnsi="Times New Roman" w:cs="Times New Roman"/>
          <w:b/>
          <w:szCs w:val="21"/>
          <w:rPrChange w:id="1887" w:author="ghj" w:date="2018-05-25T14:12:00Z">
            <w:rPr>
              <w:rFonts w:ascii="黑体" w:eastAsia="黑体" w:hAnsi="黑体" w:hint="eastAsia"/>
              <w:b/>
              <w:szCs w:val="21"/>
            </w:rPr>
          </w:rPrChange>
        </w:rPr>
        <w:t>pi</w:t>
      </w:r>
    </w:p>
    <w:p w:rsidR="007233BA" w:rsidRPr="002142C8" w:rsidRDefault="007233BA" w:rsidP="003927AD">
      <w:pPr>
        <w:pStyle w:val="2"/>
        <w:spacing w:before="60" w:afterLines="50" w:after="156" w:line="240" w:lineRule="auto"/>
        <w:jc w:val="left"/>
        <w:rPr>
          <w:rFonts w:ascii="Times New Roman" w:eastAsia="宋体" w:hAnsi="Times New Roman" w:cs="Times New Roman"/>
          <w:sz w:val="28"/>
          <w:szCs w:val="28"/>
          <w:rPrChange w:id="1888"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889" w:author="ghj" w:date="2018-05-25T14:12:00Z">
            <w:rPr>
              <w:rFonts w:ascii="宋体" w:eastAsia="宋体" w:hAnsi="宋体"/>
              <w:sz w:val="28"/>
              <w:szCs w:val="28"/>
            </w:rPr>
          </w:rPrChange>
        </w:rPr>
        <w:t xml:space="preserve">4.4 </w:t>
      </w:r>
      <w:r w:rsidRPr="002142C8">
        <w:rPr>
          <w:rFonts w:ascii="Times New Roman" w:eastAsia="宋体" w:hAnsi="Times New Roman" w:cs="Times New Roman"/>
          <w:sz w:val="28"/>
          <w:szCs w:val="28"/>
          <w:rPrChange w:id="1890" w:author="ghj" w:date="2018-05-25T14:12:00Z">
            <w:rPr>
              <w:rFonts w:ascii="宋体" w:eastAsia="宋体" w:hAnsi="宋体" w:hint="eastAsia"/>
              <w:sz w:val="28"/>
              <w:szCs w:val="28"/>
            </w:rPr>
          </w:rPrChange>
        </w:rPr>
        <w:t>Raspberry</w:t>
      </w:r>
      <w:r w:rsidRPr="002142C8">
        <w:rPr>
          <w:rFonts w:ascii="Times New Roman" w:eastAsia="宋体" w:hAnsi="Times New Roman" w:cs="Times New Roman"/>
          <w:sz w:val="28"/>
          <w:szCs w:val="28"/>
          <w:rPrChange w:id="1891"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1892" w:author="ghj" w:date="2018-05-25T14:12:00Z">
            <w:rPr>
              <w:rFonts w:ascii="宋体" w:eastAsia="宋体" w:hAnsi="宋体" w:hint="eastAsia"/>
              <w:sz w:val="28"/>
              <w:szCs w:val="28"/>
            </w:rPr>
          </w:rPrChange>
        </w:rPr>
        <w:t>Pi</w:t>
      </w:r>
      <w:r w:rsidRPr="002142C8">
        <w:rPr>
          <w:rFonts w:ascii="Times New Roman" w:eastAsia="宋体" w:hAnsi="Times New Roman" w:cs="Times New Roman"/>
          <w:sz w:val="28"/>
          <w:szCs w:val="28"/>
          <w:rPrChange w:id="1893" w:author="ghj" w:date="2018-05-25T14:12:00Z">
            <w:rPr>
              <w:rFonts w:ascii="宋体" w:eastAsia="宋体" w:hAnsi="宋体" w:hint="eastAsia"/>
              <w:sz w:val="28"/>
              <w:szCs w:val="28"/>
            </w:rPr>
          </w:rPrChange>
        </w:rPr>
        <w:t>和提示灯</w:t>
      </w:r>
    </w:p>
    <w:p w:rsidR="007233BA" w:rsidRPr="002142C8" w:rsidRDefault="007233BA" w:rsidP="007233BA">
      <w:pPr>
        <w:widowControl/>
        <w:ind w:firstLineChars="200" w:firstLine="480"/>
        <w:rPr>
          <w:rFonts w:ascii="Times New Roman" w:eastAsia="宋体" w:hAnsi="Times New Roman" w:cs="Times New Roman"/>
          <w:kern w:val="0"/>
          <w:sz w:val="24"/>
          <w:szCs w:val="24"/>
          <w:rPrChange w:id="1894" w:author="ghj" w:date="2018-05-25T14:12:00Z">
            <w:rPr>
              <w:rFonts w:ascii="Times New Roman" w:eastAsia="宋体" w:hAnsi="Times New Roman" w:cs="Times New Roman"/>
              <w:kern w:val="0"/>
              <w:sz w:val="24"/>
              <w:szCs w:val="24"/>
            </w:rPr>
          </w:rPrChange>
        </w:rPr>
      </w:pPr>
      <w:r w:rsidRPr="002142C8">
        <w:rPr>
          <w:rFonts w:ascii="Times New Roman" w:eastAsia="宋体" w:hAnsi="Times New Roman" w:cs="Times New Roman"/>
          <w:kern w:val="0"/>
          <w:sz w:val="24"/>
          <w:szCs w:val="24"/>
          <w:rPrChange w:id="1895" w:author="ghj" w:date="2018-05-25T14:12:00Z">
            <w:rPr>
              <w:rFonts w:ascii="Times New Roman" w:eastAsia="宋体" w:hAnsi="Times New Roman" w:cs="Times New Roman" w:hint="eastAsia"/>
              <w:kern w:val="0"/>
              <w:sz w:val="24"/>
              <w:szCs w:val="24"/>
            </w:rPr>
          </w:rPrChange>
        </w:rPr>
        <w:t>系统设计了</w:t>
      </w:r>
      <w:r w:rsidRPr="002142C8">
        <w:rPr>
          <w:rFonts w:ascii="Times New Roman" w:eastAsia="宋体" w:hAnsi="Times New Roman" w:cs="Times New Roman"/>
          <w:kern w:val="0"/>
          <w:sz w:val="24"/>
          <w:szCs w:val="24"/>
          <w:rPrChange w:id="1896" w:author="ghj" w:date="2018-05-25T14:12:00Z">
            <w:rPr>
              <w:rFonts w:ascii="Times New Roman" w:eastAsia="宋体" w:hAnsi="Times New Roman" w:cs="Times New Roman" w:hint="eastAsia"/>
              <w:kern w:val="0"/>
              <w:sz w:val="24"/>
              <w:szCs w:val="24"/>
            </w:rPr>
          </w:rPrChange>
        </w:rPr>
        <w:t>4</w:t>
      </w:r>
      <w:r w:rsidRPr="002142C8">
        <w:rPr>
          <w:rFonts w:ascii="Times New Roman" w:eastAsia="宋体" w:hAnsi="Times New Roman" w:cs="Times New Roman"/>
          <w:kern w:val="0"/>
          <w:sz w:val="24"/>
          <w:szCs w:val="24"/>
          <w:rPrChange w:id="1897" w:author="ghj" w:date="2018-05-25T14:12:00Z">
            <w:rPr>
              <w:rFonts w:ascii="Times New Roman" w:eastAsia="宋体" w:hAnsi="Times New Roman" w:cs="Times New Roman" w:hint="eastAsia"/>
              <w:kern w:val="0"/>
              <w:sz w:val="24"/>
              <w:szCs w:val="24"/>
            </w:rPr>
          </w:rPrChange>
        </w:rPr>
        <w:t>个提示灯，编号为</w:t>
      </w:r>
      <w:r w:rsidRPr="002142C8">
        <w:rPr>
          <w:rFonts w:ascii="Times New Roman" w:eastAsia="宋体" w:hAnsi="Times New Roman" w:cs="Times New Roman"/>
          <w:kern w:val="0"/>
          <w:sz w:val="24"/>
          <w:szCs w:val="24"/>
          <w:rPrChange w:id="1898" w:author="ghj" w:date="2018-05-25T14:12:00Z">
            <w:rPr>
              <w:rFonts w:ascii="Times New Roman" w:eastAsia="宋体" w:hAnsi="Times New Roman" w:cs="Times New Roman" w:hint="eastAsia"/>
              <w:kern w:val="0"/>
              <w:sz w:val="24"/>
              <w:szCs w:val="24"/>
            </w:rPr>
          </w:rPrChange>
        </w:rPr>
        <w:t>ABCD</w:t>
      </w:r>
      <w:r w:rsidRPr="002142C8">
        <w:rPr>
          <w:rFonts w:ascii="Times New Roman" w:eastAsia="宋体" w:hAnsi="Times New Roman" w:cs="Times New Roman"/>
          <w:kern w:val="0"/>
          <w:sz w:val="24"/>
          <w:szCs w:val="24"/>
          <w:rPrChange w:id="1899" w:author="ghj" w:date="2018-05-25T14:12:00Z">
            <w:rPr>
              <w:rFonts w:ascii="Times New Roman" w:eastAsia="宋体" w:hAnsi="Times New Roman" w:cs="Times New Roman" w:hint="eastAsia"/>
              <w:kern w:val="0"/>
              <w:sz w:val="24"/>
              <w:szCs w:val="24"/>
            </w:rPr>
          </w:rPrChange>
        </w:rPr>
        <w:t>，当在学习状态是，</w:t>
      </w:r>
      <w:r w:rsidRPr="002142C8">
        <w:rPr>
          <w:rFonts w:ascii="Times New Roman" w:eastAsia="宋体" w:hAnsi="Times New Roman" w:cs="Times New Roman"/>
          <w:kern w:val="0"/>
          <w:sz w:val="24"/>
          <w:szCs w:val="24"/>
          <w:rPrChange w:id="1900" w:author="ghj" w:date="2018-05-25T14:12:00Z">
            <w:rPr>
              <w:rFonts w:ascii="Times New Roman" w:eastAsia="宋体" w:hAnsi="Times New Roman" w:cs="Times New Roman" w:hint="eastAsia"/>
              <w:kern w:val="0"/>
              <w:sz w:val="24"/>
              <w:szCs w:val="24"/>
            </w:rPr>
          </w:rPrChange>
        </w:rPr>
        <w:t>A</w:t>
      </w:r>
      <w:r w:rsidRPr="002142C8">
        <w:rPr>
          <w:rFonts w:ascii="Times New Roman" w:eastAsia="宋体" w:hAnsi="Times New Roman" w:cs="Times New Roman"/>
          <w:kern w:val="0"/>
          <w:sz w:val="24"/>
          <w:szCs w:val="24"/>
          <w:rPrChange w:id="1901" w:author="ghj" w:date="2018-05-25T14:12:00Z">
            <w:rPr>
              <w:rFonts w:ascii="Times New Roman" w:eastAsia="宋体" w:hAnsi="Times New Roman" w:cs="Times New Roman" w:hint="eastAsia"/>
              <w:kern w:val="0"/>
              <w:sz w:val="24"/>
              <w:szCs w:val="24"/>
            </w:rPr>
          </w:rPrChange>
        </w:rPr>
        <w:t>灯会亮；当</w:t>
      </w:r>
      <w:r w:rsidRPr="002142C8">
        <w:rPr>
          <w:rFonts w:ascii="Times New Roman" w:eastAsia="宋体" w:hAnsi="Times New Roman" w:cs="Times New Roman"/>
          <w:kern w:val="0"/>
          <w:sz w:val="24"/>
          <w:szCs w:val="24"/>
          <w:rPrChange w:id="1902" w:author="ghj" w:date="2018-05-25T14:12:00Z">
            <w:rPr>
              <w:rFonts w:ascii="Times New Roman" w:eastAsia="宋体" w:hAnsi="Times New Roman" w:cs="Times New Roman" w:hint="eastAsia"/>
              <w:kern w:val="0"/>
              <w:sz w:val="24"/>
              <w:szCs w:val="24"/>
            </w:rPr>
          </w:rPrChange>
        </w:rPr>
        <w:t>B</w:t>
      </w:r>
      <w:r w:rsidRPr="002142C8">
        <w:rPr>
          <w:rFonts w:ascii="Times New Roman" w:eastAsia="宋体" w:hAnsi="Times New Roman" w:cs="Times New Roman"/>
          <w:kern w:val="0"/>
          <w:sz w:val="24"/>
          <w:szCs w:val="24"/>
          <w:rPrChange w:id="1903" w:author="ghj" w:date="2018-05-25T14:12:00Z">
            <w:rPr>
              <w:rFonts w:ascii="Times New Roman" w:eastAsia="宋体" w:hAnsi="Times New Roman" w:cs="Times New Roman" w:hint="eastAsia"/>
              <w:kern w:val="0"/>
              <w:sz w:val="24"/>
              <w:szCs w:val="24"/>
            </w:rPr>
          </w:rPrChange>
        </w:rPr>
        <w:t>灯亮时则说明使用者应该要按下矩阵键盘中的某个按键，好让程序能获得一个键</w:t>
      </w:r>
      <w:r w:rsidRPr="002142C8">
        <w:rPr>
          <w:rFonts w:ascii="Times New Roman" w:eastAsia="宋体" w:hAnsi="Times New Roman" w:cs="Times New Roman"/>
          <w:kern w:val="0"/>
          <w:sz w:val="24"/>
          <w:szCs w:val="24"/>
          <w:rPrChange w:id="1904" w:author="ghj" w:date="2018-05-25T14:12:00Z">
            <w:rPr>
              <w:rFonts w:ascii="Times New Roman" w:eastAsia="宋体" w:hAnsi="Times New Roman" w:cs="Times New Roman" w:hint="eastAsia"/>
              <w:kern w:val="0"/>
              <w:sz w:val="24"/>
              <w:szCs w:val="24"/>
            </w:rPr>
          </w:rPrChange>
        </w:rPr>
        <w:lastRenderedPageBreak/>
        <w:t>值，使</w:t>
      </w:r>
      <w:r w:rsidRPr="002142C8">
        <w:rPr>
          <w:rFonts w:ascii="Times New Roman" w:eastAsia="宋体" w:hAnsi="Times New Roman" w:cs="Times New Roman"/>
          <w:kern w:val="0"/>
          <w:sz w:val="24"/>
          <w:szCs w:val="24"/>
          <w:rPrChange w:id="1905" w:author="ghj" w:date="2018-05-25T14:12:00Z">
            <w:rPr>
              <w:rFonts w:ascii="Times New Roman" w:eastAsia="宋体" w:hAnsi="Times New Roman" w:cs="Times New Roman" w:hint="eastAsia"/>
              <w:kern w:val="0"/>
              <w:sz w:val="24"/>
              <w:szCs w:val="24"/>
            </w:rPr>
          </w:rPrChange>
        </w:rPr>
        <w:t>lirc</w:t>
      </w:r>
      <w:r w:rsidRPr="002142C8">
        <w:rPr>
          <w:rFonts w:ascii="Times New Roman" w:eastAsia="宋体" w:hAnsi="Times New Roman" w:cs="Times New Roman"/>
          <w:kern w:val="0"/>
          <w:sz w:val="24"/>
          <w:szCs w:val="24"/>
          <w:rPrChange w:id="1906" w:author="ghj" w:date="2018-05-25T14:12:00Z">
            <w:rPr>
              <w:rFonts w:ascii="Times New Roman" w:eastAsia="宋体" w:hAnsi="Times New Roman" w:cs="Times New Roman" w:hint="eastAsia"/>
              <w:kern w:val="0"/>
              <w:sz w:val="24"/>
              <w:szCs w:val="24"/>
            </w:rPr>
          </w:rPrChange>
        </w:rPr>
        <w:t>能继续学习；当</w:t>
      </w:r>
      <w:r w:rsidRPr="002142C8">
        <w:rPr>
          <w:rFonts w:ascii="Times New Roman" w:eastAsia="宋体" w:hAnsi="Times New Roman" w:cs="Times New Roman"/>
          <w:kern w:val="0"/>
          <w:sz w:val="24"/>
          <w:szCs w:val="24"/>
          <w:rPrChange w:id="1907" w:author="ghj" w:date="2018-05-25T14:12:00Z">
            <w:rPr>
              <w:rFonts w:ascii="Times New Roman" w:eastAsia="宋体" w:hAnsi="Times New Roman" w:cs="Times New Roman" w:hint="eastAsia"/>
              <w:kern w:val="0"/>
              <w:sz w:val="24"/>
              <w:szCs w:val="24"/>
            </w:rPr>
          </w:rPrChange>
        </w:rPr>
        <w:t>C</w:t>
      </w:r>
      <w:r w:rsidRPr="002142C8">
        <w:rPr>
          <w:rFonts w:ascii="Times New Roman" w:eastAsia="宋体" w:hAnsi="Times New Roman" w:cs="Times New Roman"/>
          <w:kern w:val="0"/>
          <w:sz w:val="24"/>
          <w:szCs w:val="24"/>
          <w:rPrChange w:id="1908" w:author="ghj" w:date="2018-05-25T14:12:00Z">
            <w:rPr>
              <w:rFonts w:ascii="Times New Roman" w:eastAsia="宋体" w:hAnsi="Times New Roman" w:cs="Times New Roman" w:hint="eastAsia"/>
              <w:kern w:val="0"/>
              <w:sz w:val="24"/>
              <w:szCs w:val="24"/>
            </w:rPr>
          </w:rPrChange>
        </w:rPr>
        <w:t>灯亮时，说明使用者虽然按下</w:t>
      </w:r>
      <w:r w:rsidR="00CD2DB9" w:rsidRPr="002142C8">
        <w:rPr>
          <w:rFonts w:ascii="Times New Roman" w:eastAsia="宋体" w:hAnsi="Times New Roman" w:cs="Times New Roman"/>
          <w:kern w:val="0"/>
          <w:sz w:val="24"/>
          <w:szCs w:val="24"/>
          <w:rPrChange w:id="1909" w:author="ghj" w:date="2018-05-25T14:12:00Z">
            <w:rPr>
              <w:rFonts w:ascii="Times New Roman" w:eastAsia="宋体" w:hAnsi="Times New Roman" w:cs="Times New Roman" w:hint="eastAsia"/>
              <w:kern w:val="0"/>
              <w:sz w:val="24"/>
              <w:szCs w:val="24"/>
            </w:rPr>
          </w:rPrChange>
        </w:rPr>
        <w:t>了按键，但是</w:t>
      </w:r>
      <w:r w:rsidR="00CD2DB9" w:rsidRPr="002142C8">
        <w:rPr>
          <w:rFonts w:ascii="Times New Roman" w:eastAsia="宋体" w:hAnsi="Times New Roman" w:cs="Times New Roman"/>
          <w:kern w:val="0"/>
          <w:sz w:val="24"/>
          <w:szCs w:val="24"/>
          <w:rPrChange w:id="1910" w:author="ghj" w:date="2018-05-25T14:12:00Z">
            <w:rPr>
              <w:rFonts w:ascii="Times New Roman" w:eastAsia="宋体" w:hAnsi="Times New Roman" w:cs="Times New Roman" w:hint="eastAsia"/>
              <w:kern w:val="0"/>
              <w:sz w:val="24"/>
              <w:szCs w:val="24"/>
            </w:rPr>
          </w:rPrChange>
        </w:rPr>
        <w:t>1</w:t>
      </w:r>
      <w:r w:rsidR="00CD2DB9" w:rsidRPr="002142C8">
        <w:rPr>
          <w:rFonts w:ascii="Times New Roman" w:eastAsia="宋体" w:hAnsi="Times New Roman" w:cs="Times New Roman"/>
          <w:kern w:val="0"/>
          <w:sz w:val="24"/>
          <w:szCs w:val="24"/>
          <w:rPrChange w:id="1911" w:author="ghj" w:date="2018-05-25T14:12:00Z">
            <w:rPr>
              <w:rFonts w:ascii="Times New Roman" w:eastAsia="宋体" w:hAnsi="Times New Roman" w:cs="Times New Roman"/>
              <w:kern w:val="0"/>
              <w:sz w:val="24"/>
              <w:szCs w:val="24"/>
            </w:rPr>
          </w:rPrChange>
        </w:rPr>
        <w:t>0</w:t>
      </w:r>
      <w:r w:rsidR="00CD2DB9" w:rsidRPr="002142C8">
        <w:rPr>
          <w:rFonts w:ascii="Times New Roman" w:eastAsia="宋体" w:hAnsi="Times New Roman" w:cs="Times New Roman"/>
          <w:kern w:val="0"/>
          <w:sz w:val="24"/>
          <w:szCs w:val="24"/>
          <w:rPrChange w:id="1912" w:author="ghj" w:date="2018-05-25T14:12:00Z">
            <w:rPr>
              <w:rFonts w:ascii="Times New Roman" w:eastAsia="宋体" w:hAnsi="Times New Roman" w:cs="Times New Roman" w:hint="eastAsia"/>
              <w:kern w:val="0"/>
              <w:sz w:val="24"/>
              <w:szCs w:val="24"/>
            </w:rPr>
          </w:rPrChange>
        </w:rPr>
        <w:t>s</w:t>
      </w:r>
      <w:r w:rsidR="00CD2DB9" w:rsidRPr="002142C8">
        <w:rPr>
          <w:rFonts w:ascii="Times New Roman" w:eastAsia="宋体" w:hAnsi="Times New Roman" w:cs="Times New Roman"/>
          <w:kern w:val="0"/>
          <w:sz w:val="24"/>
          <w:szCs w:val="24"/>
          <w:rPrChange w:id="1913" w:author="ghj" w:date="2018-05-25T14:12:00Z">
            <w:rPr>
              <w:rFonts w:ascii="Times New Roman" w:eastAsia="宋体" w:hAnsi="Times New Roman" w:cs="Times New Roman" w:hint="eastAsia"/>
              <w:kern w:val="0"/>
              <w:sz w:val="24"/>
              <w:szCs w:val="24"/>
            </w:rPr>
          </w:rPrChange>
        </w:rPr>
        <w:t>内没有收到红外信号；而</w:t>
      </w:r>
      <w:r w:rsidR="00CD2DB9" w:rsidRPr="002142C8">
        <w:rPr>
          <w:rFonts w:ascii="Times New Roman" w:eastAsia="宋体" w:hAnsi="Times New Roman" w:cs="Times New Roman"/>
          <w:kern w:val="0"/>
          <w:sz w:val="24"/>
          <w:szCs w:val="24"/>
          <w:rPrChange w:id="1914" w:author="ghj" w:date="2018-05-25T14:12:00Z">
            <w:rPr>
              <w:rFonts w:ascii="Times New Roman" w:eastAsia="宋体" w:hAnsi="Times New Roman" w:cs="Times New Roman" w:hint="eastAsia"/>
              <w:kern w:val="0"/>
              <w:sz w:val="24"/>
              <w:szCs w:val="24"/>
            </w:rPr>
          </w:rPrChange>
        </w:rPr>
        <w:t>D</w:t>
      </w:r>
      <w:r w:rsidR="00CD2DB9" w:rsidRPr="002142C8">
        <w:rPr>
          <w:rFonts w:ascii="Times New Roman" w:eastAsia="宋体" w:hAnsi="Times New Roman" w:cs="Times New Roman"/>
          <w:kern w:val="0"/>
          <w:sz w:val="24"/>
          <w:szCs w:val="24"/>
          <w:rPrChange w:id="1915" w:author="ghj" w:date="2018-05-25T14:12:00Z">
            <w:rPr>
              <w:rFonts w:ascii="Times New Roman" w:eastAsia="宋体" w:hAnsi="Times New Roman" w:cs="Times New Roman" w:hint="eastAsia"/>
              <w:kern w:val="0"/>
              <w:sz w:val="24"/>
              <w:szCs w:val="24"/>
            </w:rPr>
          </w:rPrChange>
        </w:rPr>
        <w:t>灯是当使用者把</w:t>
      </w:r>
      <w:r w:rsidR="00CD2DB9" w:rsidRPr="002142C8">
        <w:rPr>
          <w:rFonts w:ascii="Times New Roman" w:eastAsia="宋体" w:hAnsi="Times New Roman" w:cs="Times New Roman"/>
          <w:kern w:val="0"/>
          <w:sz w:val="24"/>
          <w:szCs w:val="24"/>
          <w:rPrChange w:id="1916" w:author="ghj" w:date="2018-05-25T14:12:00Z">
            <w:rPr>
              <w:rFonts w:ascii="Times New Roman" w:eastAsia="宋体" w:hAnsi="Times New Roman" w:cs="Times New Roman" w:hint="eastAsia"/>
              <w:kern w:val="0"/>
              <w:sz w:val="24"/>
              <w:szCs w:val="24"/>
            </w:rPr>
          </w:rPrChange>
        </w:rPr>
        <w:t>Raspberry</w:t>
      </w:r>
      <w:r w:rsidR="00CD2DB9" w:rsidRPr="002142C8">
        <w:rPr>
          <w:rFonts w:ascii="Times New Roman" w:eastAsia="宋体" w:hAnsi="Times New Roman" w:cs="Times New Roman"/>
          <w:kern w:val="0"/>
          <w:sz w:val="24"/>
          <w:szCs w:val="24"/>
          <w:rPrChange w:id="1917" w:author="ghj" w:date="2018-05-25T14:12:00Z">
            <w:rPr>
              <w:rFonts w:ascii="Times New Roman" w:eastAsia="宋体" w:hAnsi="Times New Roman" w:cs="Times New Roman"/>
              <w:kern w:val="0"/>
              <w:sz w:val="24"/>
              <w:szCs w:val="24"/>
            </w:rPr>
          </w:rPrChange>
        </w:rPr>
        <w:t xml:space="preserve"> </w:t>
      </w:r>
      <w:r w:rsidR="00CD2DB9" w:rsidRPr="002142C8">
        <w:rPr>
          <w:rFonts w:ascii="Times New Roman" w:eastAsia="宋体" w:hAnsi="Times New Roman" w:cs="Times New Roman"/>
          <w:kern w:val="0"/>
          <w:sz w:val="24"/>
          <w:szCs w:val="24"/>
          <w:rPrChange w:id="1918" w:author="ghj" w:date="2018-05-25T14:12:00Z">
            <w:rPr>
              <w:rFonts w:ascii="Times New Roman" w:eastAsia="宋体" w:hAnsi="Times New Roman" w:cs="Times New Roman" w:hint="eastAsia"/>
              <w:kern w:val="0"/>
              <w:sz w:val="24"/>
              <w:szCs w:val="24"/>
            </w:rPr>
          </w:rPrChange>
        </w:rPr>
        <w:t>Pi</w:t>
      </w:r>
      <w:proofErr w:type="gramStart"/>
      <w:r w:rsidR="00CD2DB9" w:rsidRPr="002142C8">
        <w:rPr>
          <w:rFonts w:ascii="Times New Roman" w:eastAsia="宋体" w:hAnsi="Times New Roman" w:cs="Times New Roman"/>
          <w:kern w:val="0"/>
          <w:sz w:val="24"/>
          <w:szCs w:val="24"/>
          <w:rPrChange w:id="1919" w:author="ghj" w:date="2018-05-25T14:12:00Z">
            <w:rPr>
              <w:rFonts w:ascii="Times New Roman" w:eastAsia="宋体" w:hAnsi="Times New Roman" w:cs="Times New Roman" w:hint="eastAsia"/>
              <w:kern w:val="0"/>
              <w:sz w:val="24"/>
              <w:szCs w:val="24"/>
            </w:rPr>
          </w:rPrChange>
        </w:rPr>
        <w:t>当做</w:t>
      </w:r>
      <w:proofErr w:type="gramEnd"/>
      <w:r w:rsidR="00CD2DB9" w:rsidRPr="002142C8">
        <w:rPr>
          <w:rFonts w:ascii="Times New Roman" w:eastAsia="宋体" w:hAnsi="Times New Roman" w:cs="Times New Roman"/>
          <w:kern w:val="0"/>
          <w:sz w:val="24"/>
          <w:szCs w:val="24"/>
          <w:rPrChange w:id="1920" w:author="ghj" w:date="2018-05-25T14:12:00Z">
            <w:rPr>
              <w:rFonts w:ascii="Times New Roman" w:eastAsia="宋体" w:hAnsi="Times New Roman" w:cs="Times New Roman" w:hint="eastAsia"/>
              <w:kern w:val="0"/>
              <w:sz w:val="24"/>
              <w:szCs w:val="24"/>
            </w:rPr>
          </w:rPrChange>
        </w:rPr>
        <w:t>普通遥控器</w:t>
      </w:r>
      <w:r w:rsidR="00E24F70" w:rsidRPr="002142C8">
        <w:rPr>
          <w:rFonts w:ascii="Times New Roman" w:eastAsia="宋体" w:hAnsi="Times New Roman" w:cs="Times New Roman"/>
          <w:kern w:val="0"/>
          <w:sz w:val="24"/>
          <w:szCs w:val="24"/>
          <w:rPrChange w:id="1921" w:author="ghj" w:date="2018-05-25T14:12:00Z">
            <w:rPr>
              <w:rFonts w:ascii="Times New Roman" w:eastAsia="宋体" w:hAnsi="Times New Roman" w:cs="Times New Roman" w:hint="eastAsia"/>
              <w:kern w:val="0"/>
              <w:sz w:val="24"/>
              <w:szCs w:val="24"/>
            </w:rPr>
          </w:rPrChange>
        </w:rPr>
        <w:t>的时候</w:t>
      </w:r>
      <w:r w:rsidR="00CD2DB9" w:rsidRPr="002142C8">
        <w:rPr>
          <w:rFonts w:ascii="Times New Roman" w:eastAsia="宋体" w:hAnsi="Times New Roman" w:cs="Times New Roman"/>
          <w:kern w:val="0"/>
          <w:sz w:val="24"/>
          <w:szCs w:val="24"/>
          <w:rPrChange w:id="1922" w:author="ghj" w:date="2018-05-25T14:12:00Z">
            <w:rPr>
              <w:rFonts w:ascii="Times New Roman" w:eastAsia="宋体" w:hAnsi="Times New Roman" w:cs="Times New Roman" w:hint="eastAsia"/>
              <w:kern w:val="0"/>
              <w:sz w:val="24"/>
              <w:szCs w:val="24"/>
            </w:rPr>
          </w:rPrChange>
        </w:rPr>
        <w:t>，如果按下一个有用的按键，则</w:t>
      </w:r>
      <w:r w:rsidR="00CD2DB9" w:rsidRPr="002142C8">
        <w:rPr>
          <w:rFonts w:ascii="Times New Roman" w:eastAsia="宋体" w:hAnsi="Times New Roman" w:cs="Times New Roman"/>
          <w:kern w:val="0"/>
          <w:sz w:val="24"/>
          <w:szCs w:val="24"/>
          <w:rPrChange w:id="1923" w:author="ghj" w:date="2018-05-25T14:12:00Z">
            <w:rPr>
              <w:rFonts w:ascii="Times New Roman" w:eastAsia="宋体" w:hAnsi="Times New Roman" w:cs="Times New Roman" w:hint="eastAsia"/>
              <w:kern w:val="0"/>
              <w:sz w:val="24"/>
              <w:szCs w:val="24"/>
            </w:rPr>
          </w:rPrChange>
        </w:rPr>
        <w:t>D</w:t>
      </w:r>
      <w:r w:rsidR="007C4131" w:rsidRPr="002142C8">
        <w:rPr>
          <w:rFonts w:ascii="Times New Roman" w:eastAsia="宋体" w:hAnsi="Times New Roman" w:cs="Times New Roman"/>
          <w:kern w:val="0"/>
          <w:sz w:val="24"/>
          <w:szCs w:val="24"/>
          <w:rPrChange w:id="1924" w:author="ghj" w:date="2018-05-25T14:12:00Z">
            <w:rPr>
              <w:rFonts w:ascii="Times New Roman" w:eastAsia="宋体" w:hAnsi="Times New Roman" w:cs="Times New Roman" w:hint="eastAsia"/>
              <w:kern w:val="0"/>
              <w:sz w:val="24"/>
              <w:szCs w:val="24"/>
            </w:rPr>
          </w:rPrChange>
        </w:rPr>
        <w:t>灯闪烁。相关电路</w:t>
      </w:r>
      <w:r w:rsidR="00CD2DB9" w:rsidRPr="002142C8">
        <w:rPr>
          <w:rFonts w:ascii="Times New Roman" w:eastAsia="宋体" w:hAnsi="Times New Roman" w:cs="Times New Roman"/>
          <w:kern w:val="0"/>
          <w:sz w:val="24"/>
          <w:szCs w:val="24"/>
          <w:rPrChange w:id="1925" w:author="ghj" w:date="2018-05-25T14:12:00Z">
            <w:rPr>
              <w:rFonts w:ascii="Times New Roman" w:eastAsia="宋体" w:hAnsi="Times New Roman" w:cs="Times New Roman" w:hint="eastAsia"/>
              <w:kern w:val="0"/>
              <w:sz w:val="24"/>
              <w:szCs w:val="24"/>
            </w:rPr>
          </w:rPrChange>
        </w:rPr>
        <w:t>如</w:t>
      </w:r>
      <w:r w:rsidR="007C4131" w:rsidRPr="002142C8">
        <w:rPr>
          <w:rFonts w:ascii="Times New Roman" w:eastAsia="宋体" w:hAnsi="Times New Roman" w:cs="Times New Roman"/>
          <w:kern w:val="0"/>
          <w:sz w:val="24"/>
          <w:szCs w:val="24"/>
          <w:rPrChange w:id="1926" w:author="ghj" w:date="2018-05-25T14:12:00Z">
            <w:rPr>
              <w:rFonts w:ascii="Times New Roman" w:eastAsia="宋体" w:hAnsi="Times New Roman" w:cs="Times New Roman" w:hint="eastAsia"/>
              <w:kern w:val="0"/>
              <w:sz w:val="24"/>
              <w:szCs w:val="24"/>
            </w:rPr>
          </w:rPrChange>
        </w:rPr>
        <w:t>下</w:t>
      </w:r>
      <w:r w:rsidR="00CD2DB9" w:rsidRPr="002142C8">
        <w:rPr>
          <w:rFonts w:ascii="Times New Roman" w:eastAsia="宋体" w:hAnsi="Times New Roman" w:cs="Times New Roman"/>
          <w:kern w:val="0"/>
          <w:sz w:val="24"/>
          <w:szCs w:val="24"/>
          <w:rPrChange w:id="1927" w:author="ghj" w:date="2018-05-25T14:12:00Z">
            <w:rPr>
              <w:rFonts w:ascii="Times New Roman" w:eastAsia="宋体" w:hAnsi="Times New Roman" w:cs="Times New Roman" w:hint="eastAsia"/>
              <w:kern w:val="0"/>
              <w:sz w:val="24"/>
              <w:szCs w:val="24"/>
            </w:rPr>
          </w:rPrChange>
        </w:rPr>
        <w:t>图</w:t>
      </w:r>
      <w:r w:rsidR="00CD2DB9" w:rsidRPr="002142C8">
        <w:rPr>
          <w:rFonts w:ascii="Times New Roman" w:eastAsia="宋体" w:hAnsi="Times New Roman" w:cs="Times New Roman"/>
          <w:kern w:val="0"/>
          <w:sz w:val="24"/>
          <w:szCs w:val="24"/>
          <w:rPrChange w:id="1928" w:author="ghj" w:date="2018-05-25T14:12:00Z">
            <w:rPr>
              <w:rFonts w:ascii="Times New Roman" w:eastAsia="宋体" w:hAnsi="Times New Roman" w:cs="Times New Roman" w:hint="eastAsia"/>
              <w:kern w:val="0"/>
              <w:sz w:val="24"/>
              <w:szCs w:val="24"/>
            </w:rPr>
          </w:rPrChange>
        </w:rPr>
        <w:t>4</w:t>
      </w:r>
      <w:r w:rsidR="00CD2DB9" w:rsidRPr="002142C8">
        <w:rPr>
          <w:rFonts w:ascii="Times New Roman" w:eastAsia="宋体" w:hAnsi="Times New Roman" w:cs="Times New Roman"/>
          <w:kern w:val="0"/>
          <w:sz w:val="24"/>
          <w:szCs w:val="24"/>
          <w:rPrChange w:id="1929" w:author="ghj" w:date="2018-05-25T14:12:00Z">
            <w:rPr>
              <w:rFonts w:ascii="Times New Roman" w:eastAsia="宋体" w:hAnsi="Times New Roman" w:cs="Times New Roman"/>
              <w:kern w:val="0"/>
              <w:sz w:val="24"/>
              <w:szCs w:val="24"/>
            </w:rPr>
          </w:rPrChange>
        </w:rPr>
        <w:t>.</w:t>
      </w:r>
      <w:r w:rsidR="00A77B7C" w:rsidRPr="002142C8">
        <w:rPr>
          <w:rFonts w:ascii="Times New Roman" w:eastAsia="宋体" w:hAnsi="Times New Roman" w:cs="Times New Roman"/>
          <w:kern w:val="0"/>
          <w:sz w:val="24"/>
          <w:szCs w:val="24"/>
          <w:rPrChange w:id="1930" w:author="ghj" w:date="2018-05-25T14:12:00Z">
            <w:rPr>
              <w:rFonts w:ascii="Times New Roman" w:eastAsia="宋体" w:hAnsi="Times New Roman" w:cs="Times New Roman"/>
              <w:kern w:val="0"/>
              <w:sz w:val="24"/>
              <w:szCs w:val="24"/>
            </w:rPr>
          </w:rPrChange>
        </w:rPr>
        <w:t>12</w:t>
      </w:r>
      <w:r w:rsidR="00CD2DB9" w:rsidRPr="002142C8">
        <w:rPr>
          <w:rFonts w:ascii="Times New Roman" w:eastAsia="宋体" w:hAnsi="Times New Roman" w:cs="Times New Roman"/>
          <w:kern w:val="0"/>
          <w:sz w:val="24"/>
          <w:szCs w:val="24"/>
          <w:rPrChange w:id="1931" w:author="ghj" w:date="2018-05-25T14:12:00Z">
            <w:rPr>
              <w:rFonts w:ascii="Times New Roman" w:eastAsia="宋体" w:hAnsi="Times New Roman" w:cs="Times New Roman" w:hint="eastAsia"/>
              <w:kern w:val="0"/>
              <w:sz w:val="24"/>
              <w:szCs w:val="24"/>
            </w:rPr>
          </w:rPrChange>
        </w:rPr>
        <w:t>所示。</w:t>
      </w:r>
    </w:p>
    <w:p w:rsidR="00CD2DB9" w:rsidRPr="002142C8" w:rsidRDefault="00CD2DB9" w:rsidP="00CD2DB9">
      <w:pPr>
        <w:widowControl/>
        <w:jc w:val="center"/>
        <w:rPr>
          <w:rFonts w:ascii="Times New Roman" w:eastAsia="宋体" w:hAnsi="Times New Roman" w:cs="Times New Roman"/>
          <w:kern w:val="0"/>
          <w:sz w:val="24"/>
          <w:szCs w:val="24"/>
          <w:rPrChange w:id="1932" w:author="ghj" w:date="2018-05-25T14:12:00Z">
            <w:rPr>
              <w:rFonts w:ascii="Times New Roman" w:eastAsia="宋体" w:hAnsi="Times New Roman" w:cs="Times New Roman"/>
              <w:kern w:val="0"/>
              <w:sz w:val="24"/>
              <w:szCs w:val="24"/>
            </w:rPr>
          </w:rPrChange>
        </w:rPr>
      </w:pPr>
      <w:r w:rsidRPr="002142C8">
        <w:rPr>
          <w:rFonts w:ascii="Times New Roman" w:hAnsi="Times New Roman" w:cs="Times New Roman"/>
          <w:noProof/>
          <w:rPrChange w:id="1933" w:author="ghj" w:date="2018-05-25T14:12:00Z">
            <w:rPr>
              <w:noProof/>
            </w:rPr>
          </w:rPrChange>
        </w:rPr>
        <w:drawing>
          <wp:inline distT="0" distB="0" distL="0" distR="0">
            <wp:extent cx="3689438" cy="236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717020" cy="2379859"/>
                    </a:xfrm>
                    <a:prstGeom prst="rect">
                      <a:avLst/>
                    </a:prstGeom>
                  </pic:spPr>
                </pic:pic>
              </a:graphicData>
            </a:graphic>
          </wp:inline>
        </w:drawing>
      </w:r>
    </w:p>
    <w:p w:rsidR="00CD2DB9" w:rsidRPr="002142C8" w:rsidRDefault="00CD2DB9" w:rsidP="00CD2DB9">
      <w:pPr>
        <w:widowControl/>
        <w:jc w:val="center"/>
        <w:rPr>
          <w:rFonts w:ascii="Times New Roman" w:eastAsia="黑体" w:hAnsi="Times New Roman" w:cs="Times New Roman"/>
          <w:b/>
          <w:szCs w:val="21"/>
          <w:rPrChange w:id="1934" w:author="ghj" w:date="2018-05-25T14:12:00Z">
            <w:rPr>
              <w:rFonts w:ascii="黑体" w:eastAsia="黑体" w:hAnsi="黑体"/>
              <w:b/>
              <w:szCs w:val="21"/>
            </w:rPr>
          </w:rPrChange>
        </w:rPr>
      </w:pPr>
      <w:r w:rsidRPr="002142C8">
        <w:rPr>
          <w:rFonts w:ascii="Times New Roman" w:eastAsia="黑体" w:hAnsi="Times New Roman" w:cs="Times New Roman"/>
          <w:b/>
          <w:szCs w:val="21"/>
          <w:rPrChange w:id="1935" w:author="ghj" w:date="2018-05-25T14:12:00Z">
            <w:rPr>
              <w:rFonts w:ascii="黑体" w:eastAsia="黑体" w:hAnsi="黑体" w:hint="eastAsia"/>
              <w:b/>
              <w:szCs w:val="21"/>
            </w:rPr>
          </w:rPrChange>
        </w:rPr>
        <w:t>图</w:t>
      </w:r>
      <w:r w:rsidRPr="002142C8">
        <w:rPr>
          <w:rFonts w:ascii="Times New Roman" w:eastAsia="黑体" w:hAnsi="Times New Roman" w:cs="Times New Roman"/>
          <w:b/>
          <w:szCs w:val="21"/>
          <w:rPrChange w:id="1936"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937" w:author="ghj" w:date="2018-05-25T14:12:00Z">
            <w:rPr>
              <w:rFonts w:ascii="黑体" w:eastAsia="黑体" w:hAnsi="黑体"/>
              <w:b/>
              <w:szCs w:val="21"/>
            </w:rPr>
          </w:rPrChange>
        </w:rPr>
        <w:t>.</w:t>
      </w:r>
      <w:r w:rsidR="00A77B7C" w:rsidRPr="002142C8">
        <w:rPr>
          <w:rFonts w:ascii="Times New Roman" w:eastAsia="黑体" w:hAnsi="Times New Roman" w:cs="Times New Roman"/>
          <w:b/>
          <w:szCs w:val="21"/>
          <w:rPrChange w:id="1938" w:author="ghj" w:date="2018-05-25T14:12:00Z">
            <w:rPr>
              <w:rFonts w:ascii="黑体" w:eastAsia="黑体" w:hAnsi="黑体"/>
              <w:b/>
              <w:szCs w:val="21"/>
            </w:rPr>
          </w:rPrChange>
        </w:rPr>
        <w:t>12</w:t>
      </w:r>
      <w:r w:rsidRPr="002142C8">
        <w:rPr>
          <w:rFonts w:ascii="Times New Roman" w:eastAsia="黑体" w:hAnsi="Times New Roman" w:cs="Times New Roman"/>
          <w:b/>
          <w:szCs w:val="21"/>
          <w:rPrChange w:id="1939" w:author="ghj" w:date="2018-05-25T14:12:00Z">
            <w:rPr>
              <w:rFonts w:ascii="黑体" w:eastAsia="黑体" w:hAnsi="黑体"/>
              <w:b/>
              <w:szCs w:val="21"/>
            </w:rPr>
          </w:rPrChange>
        </w:rPr>
        <w:t xml:space="preserve"> </w:t>
      </w:r>
      <w:r w:rsidRPr="002142C8">
        <w:rPr>
          <w:rFonts w:ascii="Times New Roman" w:eastAsia="黑体" w:hAnsi="Times New Roman" w:cs="Times New Roman"/>
          <w:b/>
          <w:szCs w:val="21"/>
          <w:rPrChange w:id="1940" w:author="ghj" w:date="2018-05-25T14:12:00Z">
            <w:rPr>
              <w:rFonts w:ascii="黑体" w:eastAsia="黑体" w:hAnsi="黑体" w:hint="eastAsia"/>
              <w:b/>
              <w:szCs w:val="21"/>
            </w:rPr>
          </w:rPrChange>
        </w:rPr>
        <w:t>提示灯电路图</w:t>
      </w:r>
    </w:p>
    <w:p w:rsidR="00CD2DB9" w:rsidRPr="002142C8" w:rsidRDefault="00CD2DB9" w:rsidP="00CD2DB9">
      <w:pPr>
        <w:ind w:firstLineChars="200" w:firstLine="480"/>
        <w:rPr>
          <w:rFonts w:ascii="Times New Roman" w:eastAsia="宋体" w:hAnsi="Times New Roman" w:cs="Times New Roman"/>
          <w:sz w:val="24"/>
          <w:szCs w:val="24"/>
          <w:rPrChange w:id="1941"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942" w:author="ghj" w:date="2018-05-25T14:12:00Z">
            <w:rPr>
              <w:rFonts w:ascii="Times New Roman" w:eastAsia="宋体" w:hAnsi="Times New Roman" w:cs="Times New Roman" w:hint="eastAsia"/>
              <w:sz w:val="24"/>
              <w:szCs w:val="24"/>
            </w:rPr>
          </w:rPrChange>
        </w:rPr>
        <w:t>这四个引脚定义在</w:t>
      </w:r>
      <w:r w:rsidRPr="002142C8">
        <w:rPr>
          <w:rFonts w:ascii="Times New Roman" w:eastAsia="宋体" w:hAnsi="Times New Roman" w:cs="Times New Roman"/>
          <w:sz w:val="24"/>
          <w:szCs w:val="24"/>
          <w:rPrChange w:id="1943" w:author="ghj" w:date="2018-05-25T14:12:00Z">
            <w:rPr>
              <w:rFonts w:ascii="Times New Roman" w:eastAsia="宋体" w:hAnsi="Times New Roman" w:cs="Times New Roman" w:hint="eastAsia"/>
              <w:sz w:val="24"/>
              <w:szCs w:val="24"/>
            </w:rPr>
          </w:rPrChange>
        </w:rPr>
        <w:t>OUT_</w:t>
      </w:r>
      <w:r w:rsidRPr="002142C8">
        <w:rPr>
          <w:rFonts w:ascii="Times New Roman" w:eastAsia="宋体" w:hAnsi="Times New Roman" w:cs="Times New Roman"/>
          <w:sz w:val="24"/>
          <w:szCs w:val="24"/>
          <w:rPrChange w:id="1944" w:author="ghj" w:date="2018-05-25T14:12:00Z">
            <w:rPr>
              <w:rFonts w:ascii="Times New Roman" w:eastAsia="宋体" w:hAnsi="Times New Roman" w:cs="Times New Roman"/>
              <w:sz w:val="24"/>
              <w:szCs w:val="24"/>
            </w:rPr>
          </w:rPrChange>
        </w:rPr>
        <w:t>PINS</w:t>
      </w:r>
      <w:r w:rsidRPr="002142C8">
        <w:rPr>
          <w:rFonts w:ascii="Times New Roman" w:eastAsia="宋体" w:hAnsi="Times New Roman" w:cs="Times New Roman"/>
          <w:sz w:val="24"/>
          <w:szCs w:val="24"/>
          <w:rPrChange w:id="1945" w:author="ghj" w:date="2018-05-25T14:12:00Z">
            <w:rPr>
              <w:rFonts w:ascii="Times New Roman" w:eastAsia="宋体" w:hAnsi="Times New Roman" w:cs="Times New Roman" w:hint="eastAsia"/>
              <w:sz w:val="24"/>
              <w:szCs w:val="24"/>
            </w:rPr>
          </w:rPrChange>
        </w:rPr>
        <w:t>列表中，其中</w:t>
      </w:r>
      <w:r w:rsidRPr="002142C8">
        <w:rPr>
          <w:rFonts w:ascii="Times New Roman" w:eastAsia="宋体" w:hAnsi="Times New Roman" w:cs="Times New Roman"/>
          <w:sz w:val="24"/>
          <w:szCs w:val="24"/>
          <w:rPrChange w:id="1946" w:author="ghj" w:date="2018-05-25T14:12:00Z">
            <w:rPr>
              <w:rFonts w:ascii="Times New Roman" w:eastAsia="宋体" w:hAnsi="Times New Roman" w:cs="Times New Roman" w:hint="eastAsia"/>
              <w:sz w:val="24"/>
              <w:szCs w:val="24"/>
            </w:rPr>
          </w:rPrChange>
        </w:rPr>
        <w:t>GPIO1</w:t>
      </w:r>
      <w:r w:rsidRPr="002142C8">
        <w:rPr>
          <w:rFonts w:ascii="Times New Roman" w:eastAsia="宋体" w:hAnsi="Times New Roman" w:cs="Times New Roman"/>
          <w:sz w:val="24"/>
          <w:szCs w:val="24"/>
          <w:rPrChange w:id="1947"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948" w:author="ghj" w:date="2018-05-25T14:12:00Z">
            <w:rPr>
              <w:rFonts w:ascii="Times New Roman" w:eastAsia="宋体" w:hAnsi="Times New Roman" w:cs="Times New Roman" w:hint="eastAsia"/>
              <w:sz w:val="24"/>
              <w:szCs w:val="24"/>
            </w:rPr>
          </w:rPrChange>
        </w:rPr>
        <w:t>GPIO</w:t>
      </w:r>
      <w:r w:rsidRPr="002142C8">
        <w:rPr>
          <w:rFonts w:ascii="Times New Roman" w:eastAsia="宋体" w:hAnsi="Times New Roman" w:cs="Times New Roman"/>
          <w:sz w:val="24"/>
          <w:szCs w:val="24"/>
          <w:rPrChange w:id="1949" w:author="ghj" w:date="2018-05-25T14:12:00Z">
            <w:rPr>
              <w:rFonts w:ascii="Times New Roman" w:eastAsia="宋体" w:hAnsi="Times New Roman" w:cs="Times New Roman"/>
              <w:sz w:val="24"/>
              <w:szCs w:val="24"/>
            </w:rPr>
          </w:rPrChange>
        </w:rPr>
        <w:t>13</w:t>
      </w:r>
      <w:r w:rsidRPr="002142C8">
        <w:rPr>
          <w:rFonts w:ascii="Times New Roman" w:eastAsia="宋体" w:hAnsi="Times New Roman" w:cs="Times New Roman"/>
          <w:sz w:val="24"/>
          <w:szCs w:val="24"/>
          <w:rPrChange w:id="1950"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951" w:author="ghj" w:date="2018-05-25T14:12:00Z">
            <w:rPr>
              <w:rFonts w:ascii="Times New Roman" w:eastAsia="宋体" w:hAnsi="Times New Roman" w:cs="Times New Roman" w:hint="eastAsia"/>
              <w:sz w:val="24"/>
              <w:szCs w:val="24"/>
            </w:rPr>
          </w:rPrChange>
        </w:rPr>
        <w:t>GPIO16</w:t>
      </w:r>
      <w:r w:rsidRPr="002142C8">
        <w:rPr>
          <w:rFonts w:ascii="Times New Roman" w:eastAsia="宋体" w:hAnsi="Times New Roman" w:cs="Times New Roman"/>
          <w:sz w:val="24"/>
          <w:szCs w:val="24"/>
          <w:rPrChange w:id="1952"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953" w:author="ghj" w:date="2018-05-25T14:12:00Z">
            <w:rPr>
              <w:rFonts w:ascii="Times New Roman" w:eastAsia="宋体" w:hAnsi="Times New Roman" w:cs="Times New Roman" w:hint="eastAsia"/>
              <w:sz w:val="24"/>
              <w:szCs w:val="24"/>
            </w:rPr>
          </w:rPrChange>
        </w:rPr>
        <w:t>GPIO</w:t>
      </w:r>
      <w:r w:rsidRPr="002142C8">
        <w:rPr>
          <w:rFonts w:ascii="Times New Roman" w:eastAsia="宋体" w:hAnsi="Times New Roman" w:cs="Times New Roman"/>
          <w:sz w:val="24"/>
          <w:szCs w:val="24"/>
          <w:rPrChange w:id="1954" w:author="ghj" w:date="2018-05-25T14:12:00Z">
            <w:rPr>
              <w:rFonts w:ascii="Times New Roman" w:eastAsia="宋体" w:hAnsi="Times New Roman" w:cs="Times New Roman"/>
              <w:sz w:val="24"/>
              <w:szCs w:val="24"/>
            </w:rPr>
          </w:rPrChange>
        </w:rPr>
        <w:t>19</w:t>
      </w:r>
      <w:r w:rsidRPr="002142C8">
        <w:rPr>
          <w:rFonts w:ascii="Times New Roman" w:eastAsia="宋体" w:hAnsi="Times New Roman" w:cs="Times New Roman"/>
          <w:sz w:val="24"/>
          <w:szCs w:val="24"/>
          <w:rPrChange w:id="1955" w:author="ghj" w:date="2018-05-25T14:12:00Z">
            <w:rPr>
              <w:rFonts w:ascii="Times New Roman" w:eastAsia="宋体" w:hAnsi="Times New Roman" w:cs="Times New Roman" w:hint="eastAsia"/>
              <w:sz w:val="24"/>
              <w:szCs w:val="24"/>
            </w:rPr>
          </w:rPrChange>
        </w:rPr>
        <w:t>分别为</w:t>
      </w:r>
      <w:r w:rsidRPr="002142C8">
        <w:rPr>
          <w:rFonts w:ascii="Times New Roman" w:eastAsia="宋体" w:hAnsi="Times New Roman" w:cs="Times New Roman"/>
          <w:sz w:val="24"/>
          <w:szCs w:val="24"/>
          <w:rPrChange w:id="1956" w:author="ghj" w:date="2018-05-25T14:12:00Z">
            <w:rPr>
              <w:rFonts w:ascii="Times New Roman" w:eastAsia="宋体" w:hAnsi="Times New Roman" w:cs="Times New Roman" w:hint="eastAsia"/>
              <w:sz w:val="24"/>
              <w:szCs w:val="24"/>
            </w:rPr>
          </w:rPrChange>
        </w:rPr>
        <w:t>OUT_</w:t>
      </w:r>
      <w:r w:rsidRPr="002142C8">
        <w:rPr>
          <w:rFonts w:ascii="Times New Roman" w:eastAsia="宋体" w:hAnsi="Times New Roman" w:cs="Times New Roman"/>
          <w:sz w:val="24"/>
          <w:szCs w:val="24"/>
          <w:rPrChange w:id="1957" w:author="ghj" w:date="2018-05-25T14:12:00Z">
            <w:rPr>
              <w:rFonts w:ascii="Times New Roman" w:eastAsia="宋体" w:hAnsi="Times New Roman" w:cs="Times New Roman"/>
              <w:sz w:val="24"/>
              <w:szCs w:val="24"/>
            </w:rPr>
          </w:rPrChange>
        </w:rPr>
        <w:t>PINS[0]</w:t>
      </w:r>
      <w:r w:rsidRPr="002142C8">
        <w:rPr>
          <w:rFonts w:ascii="Times New Roman" w:eastAsia="宋体" w:hAnsi="Times New Roman" w:cs="Times New Roman"/>
          <w:sz w:val="24"/>
          <w:szCs w:val="24"/>
          <w:rPrChange w:id="1958"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959" w:author="ghj" w:date="2018-05-25T14:12:00Z">
            <w:rPr>
              <w:rFonts w:ascii="Times New Roman" w:eastAsia="宋体" w:hAnsi="Times New Roman" w:cs="Times New Roman" w:hint="eastAsia"/>
              <w:sz w:val="24"/>
              <w:szCs w:val="24"/>
            </w:rPr>
          </w:rPrChange>
        </w:rPr>
        <w:t>OUT_</w:t>
      </w:r>
      <w:r w:rsidRPr="002142C8">
        <w:rPr>
          <w:rFonts w:ascii="Times New Roman" w:eastAsia="宋体" w:hAnsi="Times New Roman" w:cs="Times New Roman"/>
          <w:sz w:val="24"/>
          <w:szCs w:val="24"/>
          <w:rPrChange w:id="1960" w:author="ghj" w:date="2018-05-25T14:12:00Z">
            <w:rPr>
              <w:rFonts w:ascii="Times New Roman" w:eastAsia="宋体" w:hAnsi="Times New Roman" w:cs="Times New Roman"/>
              <w:sz w:val="24"/>
              <w:szCs w:val="24"/>
            </w:rPr>
          </w:rPrChange>
        </w:rPr>
        <w:t>PINS[1]</w:t>
      </w:r>
      <w:r w:rsidRPr="002142C8">
        <w:rPr>
          <w:rFonts w:ascii="Times New Roman" w:eastAsia="宋体" w:hAnsi="Times New Roman" w:cs="Times New Roman"/>
          <w:sz w:val="24"/>
          <w:szCs w:val="24"/>
          <w:rPrChange w:id="1961"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962" w:author="ghj" w:date="2018-05-25T14:12:00Z">
            <w:rPr>
              <w:rFonts w:ascii="Times New Roman" w:eastAsia="宋体" w:hAnsi="Times New Roman" w:cs="Times New Roman" w:hint="eastAsia"/>
              <w:sz w:val="24"/>
              <w:szCs w:val="24"/>
            </w:rPr>
          </w:rPrChange>
        </w:rPr>
        <w:t>OUT_</w:t>
      </w:r>
      <w:r w:rsidRPr="002142C8">
        <w:rPr>
          <w:rFonts w:ascii="Times New Roman" w:eastAsia="宋体" w:hAnsi="Times New Roman" w:cs="Times New Roman"/>
          <w:sz w:val="24"/>
          <w:szCs w:val="24"/>
          <w:rPrChange w:id="1963" w:author="ghj" w:date="2018-05-25T14:12:00Z">
            <w:rPr>
              <w:rFonts w:ascii="Times New Roman" w:eastAsia="宋体" w:hAnsi="Times New Roman" w:cs="Times New Roman"/>
              <w:sz w:val="24"/>
              <w:szCs w:val="24"/>
            </w:rPr>
          </w:rPrChange>
        </w:rPr>
        <w:t>PINS[2]</w:t>
      </w:r>
      <w:r w:rsidRPr="002142C8">
        <w:rPr>
          <w:rFonts w:ascii="Times New Roman" w:eastAsia="宋体" w:hAnsi="Times New Roman" w:cs="Times New Roman"/>
          <w:sz w:val="24"/>
          <w:szCs w:val="24"/>
          <w:rPrChange w:id="1964"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1965" w:author="ghj" w:date="2018-05-25T14:12:00Z">
            <w:rPr>
              <w:rFonts w:ascii="Times New Roman" w:eastAsia="宋体" w:hAnsi="Times New Roman" w:cs="Times New Roman" w:hint="eastAsia"/>
              <w:sz w:val="24"/>
              <w:szCs w:val="24"/>
            </w:rPr>
          </w:rPrChange>
        </w:rPr>
        <w:t>OUT_</w:t>
      </w:r>
      <w:r w:rsidRPr="002142C8">
        <w:rPr>
          <w:rFonts w:ascii="Times New Roman" w:eastAsia="宋体" w:hAnsi="Times New Roman" w:cs="Times New Roman"/>
          <w:sz w:val="24"/>
          <w:szCs w:val="24"/>
          <w:rPrChange w:id="1966" w:author="ghj" w:date="2018-05-25T14:12:00Z">
            <w:rPr>
              <w:rFonts w:ascii="Times New Roman" w:eastAsia="宋体" w:hAnsi="Times New Roman" w:cs="Times New Roman"/>
              <w:sz w:val="24"/>
              <w:szCs w:val="24"/>
            </w:rPr>
          </w:rPrChange>
        </w:rPr>
        <w:t>PINS[3]</w:t>
      </w:r>
      <w:r w:rsidRPr="002142C8">
        <w:rPr>
          <w:rFonts w:ascii="Times New Roman" w:eastAsia="宋体" w:hAnsi="Times New Roman" w:cs="Times New Roman"/>
          <w:sz w:val="24"/>
          <w:szCs w:val="24"/>
          <w:rPrChange w:id="1967" w:author="ghj" w:date="2018-05-25T14:12:00Z">
            <w:rPr>
              <w:rFonts w:ascii="Times New Roman" w:eastAsia="宋体" w:hAnsi="Times New Roman" w:cs="Times New Roman" w:hint="eastAsia"/>
              <w:sz w:val="24"/>
              <w:szCs w:val="24"/>
            </w:rPr>
          </w:rPrChange>
        </w:rPr>
        <w:t>。后</w:t>
      </w:r>
      <w:r w:rsidR="00AD45E0" w:rsidRPr="002142C8">
        <w:rPr>
          <w:rFonts w:ascii="Times New Roman" w:eastAsia="宋体" w:hAnsi="Times New Roman" w:cs="Times New Roman"/>
          <w:sz w:val="24"/>
          <w:szCs w:val="24"/>
          <w:rPrChange w:id="1968" w:author="ghj" w:date="2018-05-25T14:12:00Z">
            <w:rPr>
              <w:rFonts w:ascii="Times New Roman" w:eastAsia="宋体" w:hAnsi="Times New Roman" w:cs="Times New Roman" w:hint="eastAsia"/>
              <w:sz w:val="24"/>
              <w:szCs w:val="24"/>
            </w:rPr>
          </w:rPrChange>
        </w:rPr>
        <w:t>面的论述中</w:t>
      </w:r>
      <w:r w:rsidRPr="002142C8">
        <w:rPr>
          <w:rFonts w:ascii="Times New Roman" w:eastAsia="宋体" w:hAnsi="Times New Roman" w:cs="Times New Roman"/>
          <w:sz w:val="24"/>
          <w:szCs w:val="24"/>
          <w:rPrChange w:id="1969" w:author="ghj" w:date="2018-05-25T14:12:00Z">
            <w:rPr>
              <w:rFonts w:ascii="Times New Roman" w:eastAsia="宋体" w:hAnsi="Times New Roman" w:cs="Times New Roman" w:hint="eastAsia"/>
              <w:sz w:val="24"/>
              <w:szCs w:val="24"/>
            </w:rPr>
          </w:rPrChange>
        </w:rPr>
        <w:t>将使用</w:t>
      </w:r>
      <w:r w:rsidRPr="002142C8">
        <w:rPr>
          <w:rFonts w:ascii="Times New Roman" w:eastAsia="宋体" w:hAnsi="Times New Roman" w:cs="Times New Roman"/>
          <w:sz w:val="24"/>
          <w:szCs w:val="24"/>
          <w:rPrChange w:id="1970" w:author="ghj" w:date="2018-05-25T14:12:00Z">
            <w:rPr>
              <w:rFonts w:ascii="Times New Roman" w:eastAsia="宋体" w:hAnsi="Times New Roman" w:cs="Times New Roman" w:hint="eastAsia"/>
              <w:sz w:val="24"/>
              <w:szCs w:val="24"/>
            </w:rPr>
          </w:rPrChange>
        </w:rPr>
        <w:t>OUT_PINS</w:t>
      </w:r>
      <w:r w:rsidRPr="002142C8">
        <w:rPr>
          <w:rFonts w:ascii="Times New Roman" w:eastAsia="宋体" w:hAnsi="Times New Roman" w:cs="Times New Roman"/>
          <w:sz w:val="24"/>
          <w:szCs w:val="24"/>
          <w:rPrChange w:id="1971" w:author="ghj" w:date="2018-05-25T14:12:00Z">
            <w:rPr>
              <w:rFonts w:ascii="Times New Roman" w:eastAsia="宋体" w:hAnsi="Times New Roman" w:cs="Times New Roman" w:hint="eastAsia"/>
              <w:sz w:val="24"/>
              <w:szCs w:val="24"/>
            </w:rPr>
          </w:rPrChange>
        </w:rPr>
        <w:t>代替。</w:t>
      </w:r>
    </w:p>
    <w:p w:rsidR="002A41F6" w:rsidRPr="002142C8" w:rsidRDefault="002A41F6" w:rsidP="003927AD">
      <w:pPr>
        <w:pStyle w:val="2"/>
        <w:spacing w:before="60" w:afterLines="50" w:after="156" w:line="240" w:lineRule="auto"/>
        <w:jc w:val="left"/>
        <w:rPr>
          <w:rFonts w:ascii="Times New Roman" w:eastAsia="宋体" w:hAnsi="Times New Roman" w:cs="Times New Roman"/>
          <w:sz w:val="28"/>
          <w:szCs w:val="28"/>
          <w:rPrChange w:id="1972"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1973" w:author="ghj" w:date="2018-05-25T14:12:00Z">
            <w:rPr>
              <w:rFonts w:ascii="宋体" w:eastAsia="宋体" w:hAnsi="宋体"/>
              <w:sz w:val="28"/>
              <w:szCs w:val="28"/>
            </w:rPr>
          </w:rPrChange>
        </w:rPr>
        <w:t>4.</w:t>
      </w:r>
      <w:r w:rsidR="007233BA" w:rsidRPr="002142C8">
        <w:rPr>
          <w:rFonts w:ascii="Times New Roman" w:eastAsia="宋体" w:hAnsi="Times New Roman" w:cs="Times New Roman"/>
          <w:sz w:val="28"/>
          <w:szCs w:val="28"/>
          <w:rPrChange w:id="1974" w:author="ghj" w:date="2018-05-25T14:12:00Z">
            <w:rPr>
              <w:rFonts w:ascii="宋体" w:eastAsia="宋体" w:hAnsi="宋体"/>
              <w:sz w:val="28"/>
              <w:szCs w:val="28"/>
            </w:rPr>
          </w:rPrChange>
        </w:rPr>
        <w:t>5</w:t>
      </w:r>
      <w:r w:rsidRPr="002142C8">
        <w:rPr>
          <w:rFonts w:ascii="Times New Roman" w:eastAsia="宋体" w:hAnsi="Times New Roman" w:cs="Times New Roman"/>
          <w:sz w:val="28"/>
          <w:szCs w:val="28"/>
          <w:rPrChange w:id="1975"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1976" w:author="ghj" w:date="2018-05-25T14:12:00Z">
            <w:rPr>
              <w:rFonts w:ascii="宋体" w:eastAsia="宋体" w:hAnsi="宋体" w:hint="eastAsia"/>
              <w:sz w:val="28"/>
              <w:szCs w:val="28"/>
            </w:rPr>
          </w:rPrChange>
        </w:rPr>
        <w:t>学习功能与遥控功能的实现</w:t>
      </w:r>
    </w:p>
    <w:p w:rsidR="00C20F91" w:rsidRPr="002142C8" w:rsidRDefault="00CD2DB9" w:rsidP="00C20F91">
      <w:pPr>
        <w:ind w:firstLineChars="200" w:firstLine="480"/>
        <w:rPr>
          <w:rFonts w:ascii="Times New Roman" w:eastAsia="宋体" w:hAnsi="Times New Roman" w:cs="Times New Roman"/>
          <w:sz w:val="24"/>
          <w:szCs w:val="24"/>
          <w:rPrChange w:id="1977"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1978" w:author="ghj" w:date="2018-05-25T14:12:00Z">
            <w:rPr>
              <w:rFonts w:ascii="Times New Roman" w:eastAsia="宋体" w:hAnsi="Times New Roman" w:cs="Times New Roman" w:hint="eastAsia"/>
              <w:sz w:val="24"/>
              <w:szCs w:val="24"/>
            </w:rPr>
          </w:rPrChange>
        </w:rPr>
        <w:t>学习与遥控整体</w:t>
      </w:r>
      <w:r w:rsidR="00C20F91" w:rsidRPr="002142C8">
        <w:rPr>
          <w:rFonts w:ascii="Times New Roman" w:eastAsia="宋体" w:hAnsi="Times New Roman" w:cs="Times New Roman"/>
          <w:sz w:val="24"/>
          <w:szCs w:val="24"/>
          <w:rPrChange w:id="1979" w:author="ghj" w:date="2018-05-25T14:12:00Z">
            <w:rPr>
              <w:rFonts w:ascii="Times New Roman" w:eastAsia="宋体" w:hAnsi="Times New Roman" w:cs="Times New Roman" w:hint="eastAsia"/>
              <w:sz w:val="24"/>
              <w:szCs w:val="24"/>
            </w:rPr>
          </w:rPrChange>
        </w:rPr>
        <w:t>程序流程图如图</w:t>
      </w:r>
      <w:r w:rsidR="00C20F91" w:rsidRPr="002142C8">
        <w:rPr>
          <w:rFonts w:ascii="Times New Roman" w:eastAsia="宋体" w:hAnsi="Times New Roman" w:cs="Times New Roman"/>
          <w:sz w:val="24"/>
          <w:szCs w:val="24"/>
          <w:rPrChange w:id="1980" w:author="ghj" w:date="2018-05-25T14:12:00Z">
            <w:rPr>
              <w:rFonts w:ascii="Times New Roman" w:eastAsia="宋体" w:hAnsi="Times New Roman" w:cs="Times New Roman" w:hint="eastAsia"/>
              <w:sz w:val="24"/>
              <w:szCs w:val="24"/>
            </w:rPr>
          </w:rPrChange>
        </w:rPr>
        <w:t>4</w:t>
      </w:r>
      <w:r w:rsidR="00C20F91" w:rsidRPr="002142C8">
        <w:rPr>
          <w:rFonts w:ascii="Times New Roman" w:eastAsia="宋体" w:hAnsi="Times New Roman" w:cs="Times New Roman"/>
          <w:sz w:val="24"/>
          <w:szCs w:val="24"/>
          <w:rPrChange w:id="1981" w:author="ghj" w:date="2018-05-25T14:12:00Z">
            <w:rPr>
              <w:rFonts w:ascii="Times New Roman" w:eastAsia="宋体" w:hAnsi="Times New Roman" w:cs="Times New Roman"/>
              <w:sz w:val="24"/>
              <w:szCs w:val="24"/>
            </w:rPr>
          </w:rPrChange>
        </w:rPr>
        <w:t>.</w:t>
      </w:r>
      <w:r w:rsidR="00A77B7C" w:rsidRPr="002142C8">
        <w:rPr>
          <w:rFonts w:ascii="Times New Roman" w:eastAsia="宋体" w:hAnsi="Times New Roman" w:cs="Times New Roman"/>
          <w:sz w:val="24"/>
          <w:szCs w:val="24"/>
          <w:rPrChange w:id="1982" w:author="ghj" w:date="2018-05-25T14:12:00Z">
            <w:rPr>
              <w:rFonts w:ascii="Times New Roman" w:eastAsia="宋体" w:hAnsi="Times New Roman" w:cs="Times New Roman"/>
              <w:sz w:val="24"/>
              <w:szCs w:val="24"/>
            </w:rPr>
          </w:rPrChange>
        </w:rPr>
        <w:t>13</w:t>
      </w:r>
      <w:r w:rsidR="00C20F91" w:rsidRPr="002142C8">
        <w:rPr>
          <w:rFonts w:ascii="Times New Roman" w:eastAsia="宋体" w:hAnsi="Times New Roman" w:cs="Times New Roman"/>
          <w:sz w:val="24"/>
          <w:szCs w:val="24"/>
          <w:rPrChange w:id="1983" w:author="ghj" w:date="2018-05-25T14:12:00Z">
            <w:rPr>
              <w:rFonts w:ascii="Times New Roman" w:eastAsia="宋体" w:hAnsi="Times New Roman" w:cs="Times New Roman" w:hint="eastAsia"/>
              <w:sz w:val="24"/>
              <w:szCs w:val="24"/>
            </w:rPr>
          </w:rPrChange>
        </w:rPr>
        <w:t>所示。</w:t>
      </w:r>
    </w:p>
    <w:p w:rsidR="007C0FB5" w:rsidRPr="002142C8" w:rsidRDefault="003659A2" w:rsidP="008D42B8">
      <w:pPr>
        <w:jc w:val="center"/>
        <w:rPr>
          <w:rFonts w:ascii="Times New Roman" w:eastAsia="宋体" w:hAnsi="Times New Roman" w:cs="Times New Roman"/>
          <w:sz w:val="24"/>
          <w:szCs w:val="24"/>
          <w:rPrChange w:id="1984" w:author="ghj" w:date="2018-05-25T14:12:00Z">
            <w:rPr>
              <w:rFonts w:ascii="Times New Roman" w:eastAsia="宋体" w:hAnsi="Times New Roman" w:cs="Times New Roman"/>
              <w:sz w:val="24"/>
              <w:szCs w:val="24"/>
            </w:rPr>
          </w:rPrChange>
        </w:rPr>
      </w:pPr>
      <w:r w:rsidRPr="002142C8">
        <w:rPr>
          <w:rFonts w:ascii="Times New Roman" w:hAnsi="Times New Roman" w:cs="Times New Roman"/>
          <w:noProof/>
          <w:rPrChange w:id="1985" w:author="ghj" w:date="2018-05-25T14:12:00Z">
            <w:rPr>
              <w:noProof/>
            </w:rPr>
          </w:rPrChange>
        </w:rPr>
        <w:drawing>
          <wp:inline distT="0" distB="0" distL="0" distR="0">
            <wp:extent cx="3515943" cy="40455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62810" cy="4099453"/>
                    </a:xfrm>
                    <a:prstGeom prst="rect">
                      <a:avLst/>
                    </a:prstGeom>
                  </pic:spPr>
                </pic:pic>
              </a:graphicData>
            </a:graphic>
          </wp:inline>
        </w:drawing>
      </w:r>
    </w:p>
    <w:p w:rsidR="003659A2" w:rsidRPr="002142C8" w:rsidRDefault="003659A2" w:rsidP="005F6F7B">
      <w:pPr>
        <w:jc w:val="center"/>
        <w:rPr>
          <w:rFonts w:ascii="Times New Roman" w:eastAsia="黑体" w:hAnsi="Times New Roman" w:cs="Times New Roman"/>
          <w:b/>
          <w:szCs w:val="21"/>
          <w:rPrChange w:id="1986" w:author="ghj" w:date="2018-05-25T14:12:00Z">
            <w:rPr>
              <w:rFonts w:ascii="黑体" w:eastAsia="黑体" w:hAnsi="黑体"/>
              <w:b/>
              <w:szCs w:val="21"/>
            </w:rPr>
          </w:rPrChange>
        </w:rPr>
      </w:pPr>
      <w:r w:rsidRPr="002142C8">
        <w:rPr>
          <w:rFonts w:ascii="Times New Roman" w:eastAsia="黑体" w:hAnsi="Times New Roman" w:cs="Times New Roman"/>
          <w:b/>
          <w:szCs w:val="21"/>
          <w:rPrChange w:id="1987" w:author="ghj" w:date="2018-05-25T14:12:00Z">
            <w:rPr>
              <w:rFonts w:ascii="黑体" w:eastAsia="黑体" w:hAnsi="黑体" w:hint="eastAsia"/>
              <w:b/>
              <w:szCs w:val="21"/>
            </w:rPr>
          </w:rPrChange>
        </w:rPr>
        <w:lastRenderedPageBreak/>
        <w:t>图</w:t>
      </w:r>
      <w:r w:rsidRPr="002142C8">
        <w:rPr>
          <w:rFonts w:ascii="Times New Roman" w:eastAsia="黑体" w:hAnsi="Times New Roman" w:cs="Times New Roman"/>
          <w:b/>
          <w:szCs w:val="21"/>
          <w:rPrChange w:id="1988" w:author="ghj" w:date="2018-05-25T14:12:00Z">
            <w:rPr>
              <w:rFonts w:ascii="黑体" w:eastAsia="黑体" w:hAnsi="黑体" w:hint="eastAsia"/>
              <w:b/>
              <w:szCs w:val="21"/>
            </w:rPr>
          </w:rPrChange>
        </w:rPr>
        <w:t>4</w:t>
      </w:r>
      <w:r w:rsidRPr="002142C8">
        <w:rPr>
          <w:rFonts w:ascii="Times New Roman" w:eastAsia="黑体" w:hAnsi="Times New Roman" w:cs="Times New Roman"/>
          <w:b/>
          <w:szCs w:val="21"/>
          <w:rPrChange w:id="1989" w:author="ghj" w:date="2018-05-25T14:12:00Z">
            <w:rPr>
              <w:rFonts w:ascii="黑体" w:eastAsia="黑体" w:hAnsi="黑体"/>
              <w:b/>
              <w:szCs w:val="21"/>
            </w:rPr>
          </w:rPrChange>
        </w:rPr>
        <w:t>.</w:t>
      </w:r>
      <w:r w:rsidR="00A77B7C" w:rsidRPr="002142C8">
        <w:rPr>
          <w:rFonts w:ascii="Times New Roman" w:eastAsia="黑体" w:hAnsi="Times New Roman" w:cs="Times New Roman"/>
          <w:b/>
          <w:szCs w:val="21"/>
          <w:rPrChange w:id="1990" w:author="ghj" w:date="2018-05-25T14:12:00Z">
            <w:rPr>
              <w:rFonts w:ascii="黑体" w:eastAsia="黑体" w:hAnsi="黑体"/>
              <w:b/>
              <w:szCs w:val="21"/>
            </w:rPr>
          </w:rPrChange>
        </w:rPr>
        <w:t>13</w:t>
      </w:r>
      <w:r w:rsidRPr="002142C8">
        <w:rPr>
          <w:rFonts w:ascii="Times New Roman" w:eastAsia="黑体" w:hAnsi="Times New Roman" w:cs="Times New Roman"/>
          <w:b/>
          <w:szCs w:val="21"/>
          <w:rPrChange w:id="1991" w:author="ghj" w:date="2018-05-25T14:12:00Z">
            <w:rPr>
              <w:rFonts w:ascii="黑体" w:eastAsia="黑体" w:hAnsi="黑体"/>
              <w:b/>
              <w:szCs w:val="21"/>
            </w:rPr>
          </w:rPrChange>
        </w:rPr>
        <w:t xml:space="preserve"> </w:t>
      </w:r>
      <w:r w:rsidR="005F6F7B" w:rsidRPr="002142C8">
        <w:rPr>
          <w:rFonts w:ascii="Times New Roman" w:eastAsia="黑体" w:hAnsi="Times New Roman" w:cs="Times New Roman"/>
          <w:b/>
          <w:szCs w:val="21"/>
          <w:rPrChange w:id="1992" w:author="ghj" w:date="2018-05-25T14:12:00Z">
            <w:rPr>
              <w:rFonts w:ascii="黑体" w:eastAsia="黑体" w:hAnsi="黑体" w:hint="eastAsia"/>
              <w:b/>
              <w:szCs w:val="21"/>
            </w:rPr>
          </w:rPrChange>
        </w:rPr>
        <w:t>学习与遥控流程图</w:t>
      </w:r>
    </w:p>
    <w:p w:rsidR="00034F6B" w:rsidRPr="002142C8" w:rsidRDefault="00034F6B" w:rsidP="00034F6B">
      <w:pPr>
        <w:pStyle w:val="3"/>
        <w:rPr>
          <w:rFonts w:ascii="Times New Roman" w:hAnsi="Times New Roman" w:cs="Times New Roman"/>
          <w:rPrChange w:id="1993" w:author="ghj" w:date="2018-05-25T14:12:00Z">
            <w:rPr>
              <w:rFonts w:ascii="Times New Roman" w:hAnsi="Times New Roman" w:cs="Times New Roman"/>
            </w:rPr>
          </w:rPrChange>
        </w:rPr>
      </w:pPr>
      <w:r w:rsidRPr="002142C8">
        <w:rPr>
          <w:rFonts w:ascii="Times New Roman" w:hAnsi="Times New Roman" w:cs="Times New Roman"/>
          <w:rPrChange w:id="1994" w:author="ghj" w:date="2018-05-25T14:12:00Z">
            <w:rPr>
              <w:rFonts w:ascii="Times New Roman" w:hAnsi="Times New Roman" w:cs="Times New Roman"/>
            </w:rPr>
          </w:rPrChange>
        </w:rPr>
        <w:t>4.5</w:t>
      </w:r>
      <w:r w:rsidRPr="002142C8">
        <w:rPr>
          <w:rFonts w:ascii="Times New Roman" w:hAnsi="Times New Roman" w:cs="Times New Roman"/>
          <w:rPrChange w:id="1995" w:author="ghj" w:date="2018-05-25T14:12:00Z">
            <w:rPr>
              <w:rFonts w:ascii="Times New Roman" w:hAnsi="Times New Roman" w:cs="Times New Roman" w:hint="eastAsia"/>
            </w:rPr>
          </w:rPrChange>
        </w:rPr>
        <w:t>.</w:t>
      </w:r>
      <w:r w:rsidRPr="002142C8">
        <w:rPr>
          <w:rFonts w:ascii="Times New Roman" w:hAnsi="Times New Roman" w:cs="Times New Roman"/>
          <w:rPrChange w:id="1996" w:author="ghj" w:date="2018-05-25T14:12:00Z">
            <w:rPr>
              <w:rFonts w:ascii="Times New Roman" w:hAnsi="Times New Roman" w:cs="Times New Roman"/>
            </w:rPr>
          </w:rPrChange>
        </w:rPr>
        <w:t xml:space="preserve">1 </w:t>
      </w:r>
      <w:r w:rsidRPr="002142C8">
        <w:rPr>
          <w:rFonts w:ascii="Times New Roman" w:hAnsi="Times New Roman" w:cs="Times New Roman"/>
          <w:rPrChange w:id="1997" w:author="ghj" w:date="2018-05-25T14:12:00Z">
            <w:rPr>
              <w:rFonts w:ascii="Times New Roman" w:hAnsi="Times New Roman" w:cs="Times New Roman" w:hint="eastAsia"/>
            </w:rPr>
          </w:rPrChange>
        </w:rPr>
        <w:t>学习功能</w:t>
      </w:r>
    </w:p>
    <w:p w:rsidR="00CD2DB9" w:rsidRPr="002142C8" w:rsidRDefault="00CD2DB9" w:rsidP="002A41F6">
      <w:pPr>
        <w:ind w:firstLineChars="200" w:firstLine="480"/>
        <w:rPr>
          <w:rFonts w:ascii="Times New Roman" w:eastAsia="宋体" w:hAnsi="Times New Roman" w:cs="Times New Roman"/>
          <w:sz w:val="24"/>
          <w:szCs w:val="24"/>
          <w:rPrChange w:id="1998"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color w:val="FF0000"/>
          <w:sz w:val="24"/>
          <w:szCs w:val="24"/>
          <w:rPrChange w:id="1999" w:author="ghj" w:date="2018-05-25T14:12:00Z">
            <w:rPr>
              <w:rFonts w:ascii="Times New Roman" w:eastAsia="宋体" w:hAnsi="Times New Roman" w:cs="Times New Roman" w:hint="eastAsia"/>
              <w:sz w:val="24"/>
              <w:szCs w:val="24"/>
            </w:rPr>
          </w:rPrChange>
        </w:rPr>
        <w:t>系统学习与本地遥控的代码是单独放在一个文件的</w:t>
      </w:r>
      <w:r w:rsidRPr="002142C8">
        <w:rPr>
          <w:rFonts w:ascii="Times New Roman" w:eastAsia="宋体" w:hAnsi="Times New Roman" w:cs="Times New Roman"/>
          <w:sz w:val="24"/>
          <w:szCs w:val="24"/>
          <w:rPrChange w:id="2000" w:author="ghj" w:date="2018-05-25T14:12:00Z">
            <w:rPr>
              <w:rFonts w:ascii="Times New Roman" w:eastAsia="宋体" w:hAnsi="Times New Roman" w:cs="Times New Roman" w:hint="eastAsia"/>
              <w:sz w:val="24"/>
              <w:szCs w:val="24"/>
            </w:rPr>
          </w:rPrChange>
        </w:rPr>
        <w:t>，不依赖于</w:t>
      </w:r>
      <w:r w:rsidRPr="002142C8">
        <w:rPr>
          <w:rFonts w:ascii="Times New Roman" w:eastAsia="宋体" w:hAnsi="Times New Roman" w:cs="Times New Roman"/>
          <w:sz w:val="24"/>
          <w:szCs w:val="24"/>
          <w:rPrChange w:id="2001" w:author="ghj" w:date="2018-05-25T14:12:00Z">
            <w:rPr>
              <w:rFonts w:ascii="Times New Roman" w:eastAsia="宋体" w:hAnsi="Times New Roman" w:cs="Times New Roman" w:hint="eastAsia"/>
              <w:sz w:val="24"/>
              <w:szCs w:val="24"/>
            </w:rPr>
          </w:rPrChange>
        </w:rPr>
        <w:t>web</w:t>
      </w:r>
      <w:r w:rsidRPr="002142C8">
        <w:rPr>
          <w:rFonts w:ascii="Times New Roman" w:eastAsia="宋体" w:hAnsi="Times New Roman" w:cs="Times New Roman"/>
          <w:sz w:val="24"/>
          <w:szCs w:val="24"/>
          <w:rPrChange w:id="2002" w:author="ghj" w:date="2018-05-25T14:12:00Z">
            <w:rPr>
              <w:rFonts w:ascii="Times New Roman" w:eastAsia="宋体" w:hAnsi="Times New Roman" w:cs="Times New Roman" w:hint="eastAsia"/>
              <w:sz w:val="24"/>
              <w:szCs w:val="24"/>
            </w:rPr>
          </w:rPrChange>
        </w:rPr>
        <w:t>系统，</w:t>
      </w:r>
      <w:r w:rsidRPr="002142C8">
        <w:rPr>
          <w:rFonts w:ascii="Times New Roman" w:eastAsia="宋体" w:hAnsi="Times New Roman" w:cs="Times New Roman"/>
          <w:color w:val="FF0000"/>
          <w:sz w:val="24"/>
          <w:szCs w:val="24"/>
          <w:rPrChange w:id="2003" w:author="ghj" w:date="2018-05-25T14:12:00Z">
            <w:rPr>
              <w:rFonts w:ascii="Times New Roman" w:eastAsia="宋体" w:hAnsi="Times New Roman" w:cs="Times New Roman" w:hint="eastAsia"/>
              <w:sz w:val="24"/>
              <w:szCs w:val="24"/>
            </w:rPr>
          </w:rPrChange>
        </w:rPr>
        <w:t>有</w:t>
      </w:r>
      <w:r w:rsidRPr="002142C8">
        <w:rPr>
          <w:rFonts w:ascii="Times New Roman" w:eastAsia="宋体" w:hAnsi="Times New Roman" w:cs="Times New Roman"/>
          <w:sz w:val="24"/>
          <w:szCs w:val="24"/>
          <w:rPrChange w:id="2004"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2005" w:author="ghj" w:date="2018-05-25T14:12:00Z">
            <w:rPr>
              <w:rFonts w:ascii="Times New Roman" w:eastAsia="宋体" w:hAnsi="Times New Roman" w:cs="Times New Roman" w:hint="eastAsia"/>
              <w:sz w:val="24"/>
              <w:szCs w:val="24"/>
            </w:rPr>
          </w:rPrChange>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rsidR="002A41F6" w:rsidRPr="002142C8" w:rsidRDefault="002A41F6" w:rsidP="002A41F6">
      <w:pPr>
        <w:ind w:firstLineChars="200" w:firstLine="480"/>
        <w:rPr>
          <w:rFonts w:ascii="Times New Roman" w:eastAsia="宋体" w:hAnsi="Times New Roman" w:cs="Times New Roman"/>
          <w:sz w:val="24"/>
          <w:szCs w:val="24"/>
          <w:rPrChange w:id="2006"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2007" w:author="ghj" w:date="2018-05-25T14:12:00Z">
            <w:rPr>
              <w:rFonts w:ascii="Times New Roman" w:eastAsia="宋体" w:hAnsi="Times New Roman" w:cs="Times New Roman" w:hint="eastAsia"/>
              <w:sz w:val="24"/>
              <w:szCs w:val="24"/>
            </w:rPr>
          </w:rPrChange>
        </w:rPr>
        <w:t>系统学习功能与遥控功能的实现依赖于</w:t>
      </w:r>
      <w:r w:rsidRPr="002142C8">
        <w:rPr>
          <w:rFonts w:ascii="Times New Roman" w:eastAsia="宋体" w:hAnsi="Times New Roman" w:cs="Times New Roman"/>
          <w:color w:val="FF0000"/>
          <w:sz w:val="24"/>
          <w:szCs w:val="24"/>
          <w:rPrChange w:id="2008" w:author="ghj" w:date="2018-05-25T14:12:00Z">
            <w:rPr>
              <w:rFonts w:ascii="Times New Roman" w:eastAsia="宋体" w:hAnsi="Times New Roman" w:cs="Times New Roman" w:hint="eastAsia"/>
              <w:sz w:val="24"/>
              <w:szCs w:val="24"/>
            </w:rPr>
          </w:rPrChange>
        </w:rPr>
        <w:t>强大</w:t>
      </w:r>
      <w:r w:rsidRPr="002142C8">
        <w:rPr>
          <w:rFonts w:ascii="Times New Roman" w:eastAsia="宋体" w:hAnsi="Times New Roman" w:cs="Times New Roman"/>
          <w:sz w:val="24"/>
          <w:szCs w:val="24"/>
          <w:rPrChange w:id="2009"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sz w:val="24"/>
          <w:szCs w:val="24"/>
          <w:rPrChange w:id="2010" w:author="ghj" w:date="2018-05-25T14:12:00Z">
            <w:rPr>
              <w:rFonts w:ascii="Times New Roman" w:eastAsia="宋体" w:hAnsi="Times New Roman" w:cs="Times New Roman"/>
              <w:sz w:val="24"/>
              <w:szCs w:val="24"/>
            </w:rPr>
          </w:rPrChange>
        </w:rPr>
        <w:t>lirc</w:t>
      </w:r>
      <w:r w:rsidRPr="002142C8">
        <w:rPr>
          <w:rFonts w:ascii="Times New Roman" w:eastAsia="宋体" w:hAnsi="Times New Roman" w:cs="Times New Roman"/>
          <w:sz w:val="24"/>
          <w:szCs w:val="24"/>
          <w:rPrChange w:id="2011" w:author="ghj" w:date="2018-05-25T14:12:00Z">
            <w:rPr>
              <w:rFonts w:ascii="Times New Roman" w:eastAsia="宋体" w:hAnsi="Times New Roman" w:cs="Times New Roman" w:hint="eastAsia"/>
              <w:sz w:val="24"/>
              <w:szCs w:val="24"/>
            </w:rPr>
          </w:rPrChange>
        </w:rPr>
        <w:t>软件，但是</w:t>
      </w:r>
      <w:r w:rsidRPr="002142C8">
        <w:rPr>
          <w:rFonts w:ascii="Times New Roman" w:eastAsia="宋体" w:hAnsi="Times New Roman" w:cs="Times New Roman"/>
          <w:sz w:val="24"/>
          <w:szCs w:val="24"/>
          <w:rPrChange w:id="2012" w:author="ghj" w:date="2018-05-25T14:12:00Z">
            <w:rPr>
              <w:rFonts w:ascii="Times New Roman" w:eastAsia="宋体" w:hAnsi="Times New Roman" w:cs="Times New Roman" w:hint="eastAsia"/>
              <w:sz w:val="24"/>
              <w:szCs w:val="24"/>
            </w:rPr>
          </w:rPrChange>
        </w:rPr>
        <w:t>lirc</w:t>
      </w:r>
      <w:r w:rsidRPr="002142C8">
        <w:rPr>
          <w:rFonts w:ascii="Times New Roman" w:eastAsia="宋体" w:hAnsi="Times New Roman" w:cs="Times New Roman"/>
          <w:sz w:val="24"/>
          <w:szCs w:val="24"/>
          <w:rPrChange w:id="2013" w:author="ghj" w:date="2018-05-25T14:12:00Z">
            <w:rPr>
              <w:rFonts w:ascii="Times New Roman" w:eastAsia="宋体" w:hAnsi="Times New Roman" w:cs="Times New Roman" w:hint="eastAsia"/>
              <w:sz w:val="24"/>
              <w:szCs w:val="24"/>
            </w:rPr>
          </w:rPrChange>
        </w:rPr>
        <w:t>是基于</w:t>
      </w:r>
      <w:r w:rsidRPr="002142C8">
        <w:rPr>
          <w:rFonts w:ascii="Times New Roman" w:eastAsia="宋体" w:hAnsi="Times New Roman" w:cs="Times New Roman"/>
          <w:sz w:val="24"/>
          <w:szCs w:val="24"/>
          <w:rPrChange w:id="2014" w:author="ghj" w:date="2018-05-25T14:12:00Z">
            <w:rPr>
              <w:rFonts w:ascii="Times New Roman" w:eastAsia="宋体" w:hAnsi="Times New Roman" w:cs="Times New Roman" w:hint="eastAsia"/>
              <w:sz w:val="24"/>
              <w:szCs w:val="24"/>
            </w:rPr>
          </w:rPrChange>
        </w:rPr>
        <w:t>Linux</w:t>
      </w:r>
      <w:r w:rsidR="00F97929" w:rsidRPr="002142C8">
        <w:rPr>
          <w:rFonts w:ascii="Times New Roman" w:eastAsia="宋体" w:hAnsi="Times New Roman" w:cs="Times New Roman"/>
          <w:sz w:val="24"/>
          <w:szCs w:val="24"/>
          <w:rPrChange w:id="2015" w:author="ghj" w:date="2018-05-25T14:12:00Z">
            <w:rPr>
              <w:rFonts w:ascii="Times New Roman" w:eastAsia="宋体" w:hAnsi="Times New Roman" w:cs="Times New Roman" w:hint="eastAsia"/>
              <w:sz w:val="24"/>
              <w:szCs w:val="24"/>
            </w:rPr>
          </w:rPrChange>
        </w:rPr>
        <w:t>系统</w:t>
      </w:r>
      <w:r w:rsidRPr="002142C8">
        <w:rPr>
          <w:rFonts w:ascii="Times New Roman" w:eastAsia="宋体" w:hAnsi="Times New Roman" w:cs="Times New Roman"/>
          <w:sz w:val="24"/>
          <w:szCs w:val="24"/>
          <w:rPrChange w:id="2016" w:author="ghj" w:date="2018-05-25T14:12:00Z">
            <w:rPr>
              <w:rFonts w:ascii="Times New Roman" w:eastAsia="宋体" w:hAnsi="Times New Roman" w:cs="Times New Roman" w:hint="eastAsia"/>
              <w:sz w:val="24"/>
              <w:szCs w:val="24"/>
            </w:rPr>
          </w:rPrChange>
        </w:rPr>
        <w:t>的，所以用</w:t>
      </w:r>
      <w:r w:rsidRPr="002142C8">
        <w:rPr>
          <w:rFonts w:ascii="Times New Roman" w:eastAsia="宋体" w:hAnsi="Times New Roman" w:cs="Times New Roman"/>
          <w:sz w:val="24"/>
          <w:szCs w:val="24"/>
          <w:rPrChange w:id="2017"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2018" w:author="ghj" w:date="2018-05-25T14:12:00Z">
            <w:rPr>
              <w:rFonts w:ascii="Times New Roman" w:eastAsia="宋体" w:hAnsi="Times New Roman" w:cs="Times New Roman" w:hint="eastAsia"/>
              <w:sz w:val="24"/>
              <w:szCs w:val="24"/>
            </w:rPr>
          </w:rPrChange>
        </w:rPr>
        <w:t>操作的话必须要使用</w:t>
      </w:r>
      <w:r w:rsidRPr="002142C8">
        <w:rPr>
          <w:rFonts w:ascii="Times New Roman" w:eastAsia="宋体" w:hAnsi="Times New Roman" w:cs="Times New Roman"/>
          <w:sz w:val="24"/>
          <w:szCs w:val="24"/>
          <w:rPrChange w:id="2019"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2020" w:author="ghj" w:date="2018-05-25T14:12:00Z">
            <w:rPr>
              <w:rFonts w:ascii="Times New Roman" w:eastAsia="宋体" w:hAnsi="Times New Roman" w:cs="Times New Roman" w:hint="eastAsia"/>
              <w:sz w:val="24"/>
              <w:szCs w:val="24"/>
            </w:rPr>
          </w:rPrChange>
        </w:rPr>
        <w:t>与</w:t>
      </w:r>
      <w:r w:rsidRPr="002142C8">
        <w:rPr>
          <w:rFonts w:ascii="Times New Roman" w:eastAsia="宋体" w:hAnsi="Times New Roman" w:cs="Times New Roman"/>
          <w:sz w:val="24"/>
          <w:szCs w:val="24"/>
          <w:rPrChange w:id="2021"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2022" w:author="ghj" w:date="2018-05-25T14:12:00Z">
            <w:rPr>
              <w:rFonts w:ascii="Times New Roman" w:eastAsia="宋体" w:hAnsi="Times New Roman" w:cs="Times New Roman" w:hint="eastAsia"/>
              <w:sz w:val="24"/>
              <w:szCs w:val="24"/>
            </w:rPr>
          </w:rPrChange>
        </w:rPr>
        <w:t>交互的工具，这里采用的是</w:t>
      </w:r>
      <w:r w:rsidRPr="002142C8">
        <w:rPr>
          <w:rFonts w:ascii="Times New Roman" w:eastAsia="宋体" w:hAnsi="Times New Roman" w:cs="Times New Roman"/>
          <w:sz w:val="24"/>
          <w:szCs w:val="24"/>
          <w:rPrChange w:id="2023" w:author="ghj" w:date="2018-05-25T14:12:00Z">
            <w:rPr>
              <w:rFonts w:ascii="Times New Roman" w:eastAsia="宋体" w:hAnsi="Times New Roman" w:cs="Times New Roman" w:hint="eastAsia"/>
              <w:sz w:val="24"/>
              <w:szCs w:val="24"/>
            </w:rPr>
          </w:rPrChange>
        </w:rPr>
        <w:t>Python</w:t>
      </w:r>
      <w:r w:rsidRPr="002142C8">
        <w:rPr>
          <w:rFonts w:ascii="Times New Roman" w:eastAsia="宋体" w:hAnsi="Times New Roman" w:cs="Times New Roman"/>
          <w:sz w:val="24"/>
          <w:szCs w:val="24"/>
          <w:rPrChange w:id="2024" w:author="ghj" w:date="2018-05-25T14:12:00Z">
            <w:rPr>
              <w:rFonts w:ascii="Times New Roman" w:eastAsia="宋体" w:hAnsi="Times New Roman" w:cs="Times New Roman" w:hint="eastAsia"/>
              <w:sz w:val="24"/>
              <w:szCs w:val="24"/>
            </w:rPr>
          </w:rPrChange>
        </w:rPr>
        <w:t>的</w:t>
      </w:r>
      <w:proofErr w:type="gramStart"/>
      <w:r w:rsidRPr="002142C8">
        <w:rPr>
          <w:rFonts w:ascii="Times New Roman" w:eastAsia="宋体" w:hAnsi="Times New Roman" w:cs="Times New Roman"/>
          <w:sz w:val="24"/>
          <w:szCs w:val="24"/>
          <w:rPrChange w:id="2025" w:author="ghj" w:date="2018-05-25T14:12:00Z">
            <w:rPr>
              <w:rFonts w:ascii="Times New Roman" w:eastAsia="宋体" w:hAnsi="Times New Roman" w:cs="Times New Roman" w:hint="eastAsia"/>
              <w:sz w:val="24"/>
              <w:szCs w:val="24"/>
            </w:rPr>
          </w:rPrChange>
        </w:rPr>
        <w:t>第三方库</w:t>
      </w:r>
      <w:proofErr w:type="gramEnd"/>
      <w:r w:rsidRPr="002142C8">
        <w:rPr>
          <w:rFonts w:ascii="Times New Roman" w:eastAsia="宋体" w:hAnsi="Times New Roman" w:cs="Times New Roman"/>
          <w:sz w:val="24"/>
          <w:szCs w:val="24"/>
          <w:rPrChange w:id="2026" w:author="ghj" w:date="2018-05-25T14:12:00Z">
            <w:rPr>
              <w:rFonts w:ascii="Times New Roman" w:eastAsia="宋体" w:hAnsi="Times New Roman" w:cs="Times New Roman" w:hint="eastAsia"/>
              <w:sz w:val="24"/>
              <w:szCs w:val="24"/>
            </w:rPr>
          </w:rPrChange>
        </w:rPr>
        <w:t>pexpect</w:t>
      </w:r>
      <w:r w:rsidRPr="002142C8">
        <w:rPr>
          <w:rFonts w:ascii="Times New Roman" w:eastAsia="宋体" w:hAnsi="Times New Roman" w:cs="Times New Roman"/>
          <w:sz w:val="24"/>
          <w:szCs w:val="24"/>
          <w:rPrChange w:id="2027" w:author="ghj" w:date="2018-05-25T14:12:00Z">
            <w:rPr>
              <w:rFonts w:ascii="Times New Roman" w:eastAsia="宋体" w:hAnsi="Times New Roman" w:cs="Times New Roman" w:hint="eastAsia"/>
              <w:sz w:val="24"/>
              <w:szCs w:val="24"/>
            </w:rPr>
          </w:rPrChange>
        </w:rPr>
        <w:t>和</w:t>
      </w:r>
      <w:r w:rsidR="00397228" w:rsidRPr="002142C8">
        <w:rPr>
          <w:rFonts w:ascii="Times New Roman" w:eastAsia="宋体" w:hAnsi="Times New Roman" w:cs="Times New Roman"/>
          <w:sz w:val="24"/>
          <w:szCs w:val="24"/>
          <w:rPrChange w:id="2028" w:author="ghj" w:date="2018-05-25T14:12:00Z">
            <w:rPr>
              <w:rFonts w:ascii="Times New Roman" w:eastAsia="宋体" w:hAnsi="Times New Roman" w:cs="Times New Roman" w:hint="eastAsia"/>
              <w:sz w:val="24"/>
              <w:szCs w:val="24"/>
            </w:rPr>
          </w:rPrChange>
        </w:rPr>
        <w:t>subprocess</w:t>
      </w:r>
      <w:r w:rsidR="00397228" w:rsidRPr="002142C8">
        <w:rPr>
          <w:rFonts w:ascii="Times New Roman" w:eastAsia="宋体" w:hAnsi="Times New Roman" w:cs="Times New Roman"/>
          <w:sz w:val="24"/>
          <w:szCs w:val="24"/>
          <w:rPrChange w:id="2029" w:author="ghj" w:date="2018-05-25T14:12:00Z">
            <w:rPr>
              <w:rFonts w:ascii="Times New Roman" w:eastAsia="宋体" w:hAnsi="Times New Roman" w:cs="Times New Roman" w:hint="eastAsia"/>
              <w:sz w:val="24"/>
              <w:szCs w:val="24"/>
            </w:rPr>
          </w:rPrChange>
        </w:rPr>
        <w:t>。首先安装这两个库，执行如图</w:t>
      </w:r>
      <w:r w:rsidR="00397228" w:rsidRPr="002142C8">
        <w:rPr>
          <w:rFonts w:ascii="Times New Roman" w:eastAsia="宋体" w:hAnsi="Times New Roman" w:cs="Times New Roman"/>
          <w:sz w:val="24"/>
          <w:szCs w:val="24"/>
          <w:rPrChange w:id="2030" w:author="ghj" w:date="2018-05-25T14:12:00Z">
            <w:rPr>
              <w:rFonts w:ascii="Times New Roman" w:eastAsia="宋体" w:hAnsi="Times New Roman" w:cs="Times New Roman"/>
              <w:sz w:val="24"/>
              <w:szCs w:val="24"/>
            </w:rPr>
          </w:rPrChange>
        </w:rPr>
        <w:t>4.</w:t>
      </w:r>
      <w:r w:rsidR="00CD2DB9" w:rsidRPr="002142C8">
        <w:rPr>
          <w:rFonts w:ascii="Times New Roman" w:eastAsia="宋体" w:hAnsi="Times New Roman" w:cs="Times New Roman"/>
          <w:sz w:val="24"/>
          <w:szCs w:val="24"/>
          <w:rPrChange w:id="2031" w:author="ghj" w:date="2018-05-25T14:12:00Z">
            <w:rPr>
              <w:rFonts w:ascii="Times New Roman" w:eastAsia="宋体" w:hAnsi="Times New Roman" w:cs="Times New Roman"/>
              <w:sz w:val="24"/>
              <w:szCs w:val="24"/>
            </w:rPr>
          </w:rPrChange>
        </w:rPr>
        <w:t>1</w:t>
      </w:r>
      <w:r w:rsidR="00A77B7C" w:rsidRPr="002142C8">
        <w:rPr>
          <w:rFonts w:ascii="Times New Roman" w:eastAsia="宋体" w:hAnsi="Times New Roman" w:cs="Times New Roman"/>
          <w:sz w:val="24"/>
          <w:szCs w:val="24"/>
          <w:rPrChange w:id="2032" w:author="ghj" w:date="2018-05-25T14:12:00Z">
            <w:rPr>
              <w:rFonts w:ascii="Times New Roman" w:eastAsia="宋体" w:hAnsi="Times New Roman" w:cs="Times New Roman"/>
              <w:sz w:val="24"/>
              <w:szCs w:val="24"/>
            </w:rPr>
          </w:rPrChange>
        </w:rPr>
        <w:t>4</w:t>
      </w:r>
      <w:r w:rsidR="00397228" w:rsidRPr="002142C8">
        <w:rPr>
          <w:rFonts w:ascii="Times New Roman" w:eastAsia="宋体" w:hAnsi="Times New Roman" w:cs="Times New Roman"/>
          <w:sz w:val="24"/>
          <w:szCs w:val="24"/>
          <w:rPrChange w:id="2033" w:author="ghj" w:date="2018-05-25T14:12:00Z">
            <w:rPr>
              <w:rFonts w:ascii="Times New Roman" w:eastAsia="宋体" w:hAnsi="Times New Roman" w:cs="Times New Roman" w:hint="eastAsia"/>
              <w:sz w:val="24"/>
              <w:szCs w:val="24"/>
            </w:rPr>
          </w:rPrChange>
        </w:rPr>
        <w:t>所示的命令。</w:t>
      </w:r>
    </w:p>
    <w:p w:rsidR="00397228" w:rsidRPr="002142C8" w:rsidRDefault="00397228" w:rsidP="00397228">
      <w:pPr>
        <w:jc w:val="center"/>
        <w:rPr>
          <w:rFonts w:ascii="Times New Roman" w:eastAsia="宋体" w:hAnsi="Times New Roman" w:cs="Times New Roman"/>
          <w:sz w:val="24"/>
          <w:szCs w:val="24"/>
          <w:rPrChange w:id="2034" w:author="ghj" w:date="2018-05-25T14:12:00Z">
            <w:rPr>
              <w:rFonts w:ascii="Times New Roman" w:eastAsia="宋体" w:hAnsi="Times New Roman" w:cs="Times New Roman"/>
              <w:sz w:val="24"/>
              <w:szCs w:val="24"/>
            </w:rPr>
          </w:rPrChange>
        </w:rPr>
      </w:pPr>
      <w:r w:rsidRPr="002142C8">
        <w:rPr>
          <w:rFonts w:ascii="Times New Roman" w:hAnsi="Times New Roman" w:cs="Times New Roman"/>
          <w:noProof/>
          <w:rPrChange w:id="2035" w:author="ghj" w:date="2018-05-25T14:12:00Z">
            <w:rPr>
              <w:noProof/>
            </w:rPr>
          </w:rPrChange>
        </w:rPr>
        <w:drawing>
          <wp:inline distT="0" distB="0" distL="0" distR="0">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181084" cy="350116"/>
                    </a:xfrm>
                    <a:prstGeom prst="rect">
                      <a:avLst/>
                    </a:prstGeom>
                  </pic:spPr>
                </pic:pic>
              </a:graphicData>
            </a:graphic>
          </wp:inline>
        </w:drawing>
      </w:r>
    </w:p>
    <w:p w:rsidR="00397228" w:rsidRPr="002142C8" w:rsidRDefault="00A77B7C" w:rsidP="00397228">
      <w:pPr>
        <w:jc w:val="center"/>
        <w:rPr>
          <w:rFonts w:ascii="Times New Roman" w:eastAsia="黑体" w:hAnsi="Times New Roman" w:cs="Times New Roman"/>
          <w:b/>
          <w:szCs w:val="21"/>
          <w:rPrChange w:id="2036"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037" w:author="ghj" w:date="2018-05-25T14:12:00Z">
            <w:rPr>
              <w:rFonts w:ascii="黑体" w:eastAsia="黑体" w:hAnsi="黑体" w:cs="Times New Roman" w:hint="eastAsia"/>
              <w:b/>
              <w:szCs w:val="21"/>
            </w:rPr>
          </w:rPrChange>
        </w:rPr>
        <w:t>图</w:t>
      </w:r>
      <w:r w:rsidR="00397228" w:rsidRPr="002142C8">
        <w:rPr>
          <w:rFonts w:ascii="Times New Roman" w:eastAsia="黑体" w:hAnsi="Times New Roman" w:cs="Times New Roman"/>
          <w:b/>
          <w:szCs w:val="21"/>
          <w:rPrChange w:id="2038" w:author="ghj" w:date="2018-05-25T14:12:00Z">
            <w:rPr>
              <w:rFonts w:ascii="黑体" w:eastAsia="黑体" w:hAnsi="黑体" w:cs="Times New Roman" w:hint="eastAsia"/>
              <w:b/>
              <w:szCs w:val="21"/>
            </w:rPr>
          </w:rPrChange>
        </w:rPr>
        <w:t>4</w:t>
      </w:r>
      <w:r w:rsidR="00397228" w:rsidRPr="002142C8">
        <w:rPr>
          <w:rFonts w:ascii="Times New Roman" w:eastAsia="黑体" w:hAnsi="Times New Roman" w:cs="Times New Roman"/>
          <w:b/>
          <w:szCs w:val="21"/>
          <w:rPrChange w:id="2039" w:author="ghj" w:date="2018-05-25T14:12:00Z">
            <w:rPr>
              <w:rFonts w:ascii="黑体" w:eastAsia="黑体" w:hAnsi="黑体" w:cs="Times New Roman"/>
              <w:b/>
              <w:szCs w:val="21"/>
            </w:rPr>
          </w:rPrChange>
        </w:rPr>
        <w:t>.</w:t>
      </w:r>
      <w:r w:rsidR="00CD2DB9" w:rsidRPr="002142C8">
        <w:rPr>
          <w:rFonts w:ascii="Times New Roman" w:eastAsia="黑体" w:hAnsi="Times New Roman" w:cs="Times New Roman"/>
          <w:b/>
          <w:szCs w:val="21"/>
          <w:rPrChange w:id="2040" w:author="ghj" w:date="2018-05-25T14:12:00Z">
            <w:rPr>
              <w:rFonts w:ascii="黑体" w:eastAsia="黑体" w:hAnsi="黑体" w:cs="Times New Roman"/>
              <w:b/>
              <w:szCs w:val="21"/>
            </w:rPr>
          </w:rPrChange>
        </w:rPr>
        <w:t>1</w:t>
      </w:r>
      <w:r w:rsidRPr="002142C8">
        <w:rPr>
          <w:rFonts w:ascii="Times New Roman" w:eastAsia="黑体" w:hAnsi="Times New Roman" w:cs="Times New Roman"/>
          <w:b/>
          <w:szCs w:val="21"/>
          <w:rPrChange w:id="2041" w:author="ghj" w:date="2018-05-25T14:12:00Z">
            <w:rPr>
              <w:rFonts w:ascii="黑体" w:eastAsia="黑体" w:hAnsi="黑体" w:cs="Times New Roman"/>
              <w:b/>
              <w:szCs w:val="21"/>
            </w:rPr>
          </w:rPrChange>
        </w:rPr>
        <w:t>4</w:t>
      </w:r>
      <w:r w:rsidR="00397228" w:rsidRPr="002142C8">
        <w:rPr>
          <w:rFonts w:ascii="Times New Roman" w:eastAsia="黑体" w:hAnsi="Times New Roman" w:cs="Times New Roman"/>
          <w:b/>
          <w:szCs w:val="21"/>
          <w:rPrChange w:id="2042" w:author="ghj" w:date="2018-05-25T14:12:00Z">
            <w:rPr>
              <w:rFonts w:ascii="黑体" w:eastAsia="黑体" w:hAnsi="黑体" w:cs="Times New Roman"/>
              <w:b/>
              <w:szCs w:val="21"/>
            </w:rPr>
          </w:rPrChange>
        </w:rPr>
        <w:t xml:space="preserve"> </w:t>
      </w:r>
      <w:r w:rsidR="00397228" w:rsidRPr="002142C8">
        <w:rPr>
          <w:rFonts w:ascii="Times New Roman" w:eastAsia="黑体" w:hAnsi="Times New Roman" w:cs="Times New Roman"/>
          <w:b/>
          <w:szCs w:val="21"/>
          <w:rPrChange w:id="2043" w:author="ghj" w:date="2018-05-25T14:12:00Z">
            <w:rPr>
              <w:rFonts w:ascii="黑体" w:eastAsia="黑体" w:hAnsi="黑体" w:cs="Times New Roman" w:hint="eastAsia"/>
              <w:b/>
              <w:szCs w:val="21"/>
            </w:rPr>
          </w:rPrChange>
        </w:rPr>
        <w:t>安装</w:t>
      </w:r>
      <w:proofErr w:type="spellStart"/>
      <w:r w:rsidR="00397228" w:rsidRPr="002142C8">
        <w:rPr>
          <w:rFonts w:ascii="Times New Roman" w:eastAsia="黑体" w:hAnsi="Times New Roman" w:cs="Times New Roman"/>
          <w:b/>
          <w:szCs w:val="21"/>
          <w:rPrChange w:id="2044" w:author="ghj" w:date="2018-05-25T14:12:00Z">
            <w:rPr>
              <w:rFonts w:ascii="黑体" w:eastAsia="黑体" w:hAnsi="黑体" w:cs="Times New Roman" w:hint="eastAsia"/>
              <w:b/>
              <w:szCs w:val="21"/>
            </w:rPr>
          </w:rPrChange>
        </w:rPr>
        <w:t>pexpect</w:t>
      </w:r>
      <w:proofErr w:type="spellEnd"/>
      <w:r w:rsidR="00397228" w:rsidRPr="002142C8">
        <w:rPr>
          <w:rFonts w:ascii="Times New Roman" w:eastAsia="黑体" w:hAnsi="Times New Roman" w:cs="Times New Roman"/>
          <w:b/>
          <w:szCs w:val="21"/>
          <w:rPrChange w:id="2045" w:author="ghj" w:date="2018-05-25T14:12:00Z">
            <w:rPr>
              <w:rFonts w:ascii="黑体" w:eastAsia="黑体" w:hAnsi="黑体" w:cs="Times New Roman" w:hint="eastAsia"/>
              <w:b/>
              <w:szCs w:val="21"/>
            </w:rPr>
          </w:rPrChange>
        </w:rPr>
        <w:t>和</w:t>
      </w:r>
      <w:r w:rsidR="00397228" w:rsidRPr="002142C8">
        <w:rPr>
          <w:rFonts w:ascii="Times New Roman" w:eastAsia="黑体" w:hAnsi="Times New Roman" w:cs="Times New Roman"/>
          <w:b/>
          <w:szCs w:val="21"/>
          <w:rPrChange w:id="2046" w:author="ghj" w:date="2018-05-25T14:12:00Z">
            <w:rPr>
              <w:rFonts w:ascii="黑体" w:eastAsia="黑体" w:hAnsi="黑体" w:cs="Times New Roman" w:hint="eastAsia"/>
              <w:b/>
              <w:szCs w:val="21"/>
            </w:rPr>
          </w:rPrChange>
        </w:rPr>
        <w:t>subprocess</w:t>
      </w:r>
    </w:p>
    <w:p w:rsidR="00A95D34" w:rsidRPr="002142C8" w:rsidRDefault="00F73EE8" w:rsidP="00272A1F">
      <w:pPr>
        <w:ind w:firstLineChars="200" w:firstLine="480"/>
        <w:rPr>
          <w:rFonts w:ascii="Times New Roman" w:eastAsia="宋体" w:hAnsi="Times New Roman" w:cs="Times New Roman"/>
          <w:sz w:val="24"/>
          <w:szCs w:val="24"/>
          <w:rPrChange w:id="2047" w:author="ghj" w:date="2018-05-25T14:12:00Z">
            <w:rPr>
              <w:rFonts w:ascii="Times New Roman" w:eastAsia="宋体" w:hAnsi="Times New Roman" w:cs="Times New Roman"/>
              <w:sz w:val="24"/>
              <w:szCs w:val="24"/>
            </w:rPr>
          </w:rPrChange>
        </w:rPr>
      </w:pPr>
      <w:proofErr w:type="spellStart"/>
      <w:r w:rsidRPr="002142C8">
        <w:rPr>
          <w:rFonts w:ascii="Times New Roman" w:eastAsia="宋体" w:hAnsi="Times New Roman" w:cs="Times New Roman"/>
          <w:sz w:val="24"/>
          <w:szCs w:val="24"/>
          <w:rPrChange w:id="2048" w:author="ghj" w:date="2018-05-25T14:12:00Z">
            <w:rPr>
              <w:rFonts w:ascii="Times New Roman" w:eastAsia="宋体" w:hAnsi="Times New Roman" w:cs="Times New Roman"/>
              <w:sz w:val="24"/>
              <w:szCs w:val="24"/>
            </w:rPr>
          </w:rPrChange>
        </w:rPr>
        <w:t>P</w:t>
      </w:r>
      <w:r w:rsidRPr="002142C8">
        <w:rPr>
          <w:rFonts w:ascii="Times New Roman" w:eastAsia="宋体" w:hAnsi="Times New Roman" w:cs="Times New Roman"/>
          <w:sz w:val="24"/>
          <w:szCs w:val="24"/>
          <w:rPrChange w:id="2049" w:author="ghj" w:date="2018-05-25T14:12:00Z">
            <w:rPr>
              <w:rFonts w:ascii="Times New Roman" w:eastAsia="宋体" w:hAnsi="Times New Roman" w:cs="Times New Roman" w:hint="eastAsia"/>
              <w:sz w:val="24"/>
              <w:szCs w:val="24"/>
            </w:rPr>
          </w:rPrChange>
        </w:rPr>
        <w:t>expect</w:t>
      </w:r>
      <w:proofErr w:type="spellEnd"/>
      <w:r w:rsidRPr="002142C8">
        <w:rPr>
          <w:rFonts w:ascii="Times New Roman" w:eastAsia="宋体" w:hAnsi="Times New Roman" w:cs="Times New Roman"/>
          <w:sz w:val="24"/>
          <w:szCs w:val="24"/>
          <w:rPrChange w:id="2050" w:author="ghj" w:date="2018-05-25T14:12:00Z">
            <w:rPr>
              <w:rFonts w:ascii="Times New Roman" w:eastAsia="宋体" w:hAnsi="Times New Roman" w:cs="Times New Roman" w:hint="eastAsia"/>
              <w:sz w:val="24"/>
              <w:szCs w:val="24"/>
            </w:rPr>
          </w:rPrChange>
        </w:rPr>
        <w:t>能很方便的与</w:t>
      </w:r>
      <w:r w:rsidRPr="002142C8">
        <w:rPr>
          <w:rFonts w:ascii="Times New Roman" w:eastAsia="宋体" w:hAnsi="Times New Roman" w:cs="Times New Roman"/>
          <w:sz w:val="24"/>
          <w:szCs w:val="24"/>
          <w:rPrChange w:id="2051" w:author="ghj" w:date="2018-05-25T14:12:00Z">
            <w:rPr>
              <w:rFonts w:ascii="Times New Roman" w:eastAsia="宋体" w:hAnsi="Times New Roman" w:cs="Times New Roman" w:hint="eastAsia"/>
              <w:sz w:val="24"/>
              <w:szCs w:val="24"/>
            </w:rPr>
          </w:rPrChange>
        </w:rPr>
        <w:t>Raspberry</w:t>
      </w:r>
      <w:r w:rsidRPr="002142C8">
        <w:rPr>
          <w:rFonts w:ascii="Times New Roman" w:eastAsia="宋体" w:hAnsi="Times New Roman" w:cs="Times New Roman"/>
          <w:sz w:val="24"/>
          <w:szCs w:val="24"/>
          <w:rPrChange w:id="2052" w:author="ghj" w:date="2018-05-25T14:12:00Z">
            <w:rPr>
              <w:rFonts w:ascii="Times New Roman" w:eastAsia="宋体" w:hAnsi="Times New Roman" w:cs="Times New Roman"/>
              <w:sz w:val="24"/>
              <w:szCs w:val="24"/>
            </w:rPr>
          </w:rPrChange>
        </w:rPr>
        <w:t xml:space="preserve"> </w:t>
      </w:r>
      <w:r w:rsidRPr="002142C8">
        <w:rPr>
          <w:rFonts w:ascii="Times New Roman" w:eastAsia="宋体" w:hAnsi="Times New Roman" w:cs="Times New Roman"/>
          <w:sz w:val="24"/>
          <w:szCs w:val="24"/>
          <w:rPrChange w:id="2053" w:author="ghj" w:date="2018-05-25T14:12:00Z">
            <w:rPr>
              <w:rFonts w:ascii="Times New Roman" w:eastAsia="宋体" w:hAnsi="Times New Roman" w:cs="Times New Roman" w:hint="eastAsia"/>
              <w:sz w:val="24"/>
              <w:szCs w:val="24"/>
            </w:rPr>
          </w:rPrChange>
        </w:rPr>
        <w:t>Pi</w:t>
      </w:r>
      <w:r w:rsidRPr="002142C8">
        <w:rPr>
          <w:rFonts w:ascii="Times New Roman" w:eastAsia="宋体" w:hAnsi="Times New Roman" w:cs="Times New Roman"/>
          <w:sz w:val="24"/>
          <w:szCs w:val="24"/>
          <w:rPrChange w:id="2054" w:author="ghj" w:date="2018-05-25T14:12:00Z">
            <w:rPr>
              <w:rFonts w:ascii="Times New Roman" w:eastAsia="宋体" w:hAnsi="Times New Roman" w:cs="Times New Roman" w:hint="eastAsia"/>
              <w:sz w:val="24"/>
              <w:szCs w:val="24"/>
            </w:rPr>
          </w:rPrChange>
        </w:rPr>
        <w:t>的</w:t>
      </w:r>
      <w:r w:rsidRPr="002142C8">
        <w:rPr>
          <w:rFonts w:ascii="Times New Roman" w:eastAsia="宋体" w:hAnsi="Times New Roman" w:cs="Times New Roman"/>
          <w:color w:val="FF0000"/>
          <w:sz w:val="24"/>
          <w:szCs w:val="24"/>
          <w:rPrChange w:id="2055"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2056" w:author="ghj" w:date="2018-05-25T14:12:00Z">
            <w:rPr>
              <w:rFonts w:ascii="Times New Roman" w:eastAsia="宋体" w:hAnsi="Times New Roman" w:cs="Times New Roman" w:hint="eastAsia"/>
              <w:sz w:val="24"/>
              <w:szCs w:val="24"/>
            </w:rPr>
          </w:rPrChange>
        </w:rPr>
        <w:t>系统通信，当使用</w:t>
      </w:r>
      <w:proofErr w:type="spellStart"/>
      <w:r w:rsidRPr="002142C8">
        <w:rPr>
          <w:rFonts w:ascii="Times New Roman" w:eastAsia="宋体" w:hAnsi="Times New Roman" w:cs="Times New Roman"/>
          <w:sz w:val="24"/>
          <w:szCs w:val="24"/>
          <w:rPrChange w:id="2057" w:author="ghj" w:date="2018-05-25T14:12:00Z">
            <w:rPr>
              <w:rFonts w:ascii="Times New Roman" w:eastAsia="宋体" w:hAnsi="Times New Roman" w:cs="Times New Roman" w:hint="eastAsia"/>
              <w:sz w:val="24"/>
              <w:szCs w:val="24"/>
            </w:rPr>
          </w:rPrChange>
        </w:rPr>
        <w:t>pexpect</w:t>
      </w:r>
      <w:proofErr w:type="spellEnd"/>
      <w:r w:rsidRPr="002142C8">
        <w:rPr>
          <w:rFonts w:ascii="Times New Roman" w:eastAsia="宋体" w:hAnsi="Times New Roman" w:cs="Times New Roman"/>
          <w:sz w:val="24"/>
          <w:szCs w:val="24"/>
          <w:rPrChange w:id="2058" w:author="ghj" w:date="2018-05-25T14:12:00Z">
            <w:rPr>
              <w:rFonts w:ascii="Times New Roman" w:eastAsia="宋体" w:hAnsi="Times New Roman" w:cs="Times New Roman" w:hint="eastAsia"/>
              <w:sz w:val="24"/>
              <w:szCs w:val="24"/>
            </w:rPr>
          </w:rPrChange>
        </w:rPr>
        <w:t>执行一条</w:t>
      </w:r>
      <w:r w:rsidRPr="002142C8">
        <w:rPr>
          <w:rFonts w:ascii="Times New Roman" w:eastAsia="宋体" w:hAnsi="Times New Roman" w:cs="Times New Roman"/>
          <w:sz w:val="24"/>
          <w:szCs w:val="24"/>
          <w:rPrChange w:id="2059"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2060" w:author="ghj" w:date="2018-05-25T14:12:00Z">
            <w:rPr>
              <w:rFonts w:ascii="Times New Roman" w:eastAsia="宋体" w:hAnsi="Times New Roman" w:cs="Times New Roman" w:hint="eastAsia"/>
              <w:sz w:val="24"/>
              <w:szCs w:val="24"/>
            </w:rPr>
          </w:rPrChange>
        </w:rPr>
        <w:t>命令时，它会创建一个阻塞的线程，直到这条</w:t>
      </w:r>
      <w:r w:rsidRPr="002142C8">
        <w:rPr>
          <w:rFonts w:ascii="Times New Roman" w:eastAsia="宋体" w:hAnsi="Times New Roman" w:cs="Times New Roman"/>
          <w:sz w:val="24"/>
          <w:szCs w:val="24"/>
          <w:rPrChange w:id="2061"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2062" w:author="ghj" w:date="2018-05-25T14:12:00Z">
            <w:rPr>
              <w:rFonts w:ascii="Times New Roman" w:eastAsia="宋体" w:hAnsi="Times New Roman" w:cs="Times New Roman" w:hint="eastAsia"/>
              <w:sz w:val="24"/>
              <w:szCs w:val="24"/>
            </w:rPr>
          </w:rPrChange>
        </w:rPr>
        <w:t>命令运行结束或者异常退出，在线程阻塞时，</w:t>
      </w:r>
      <w:proofErr w:type="spellStart"/>
      <w:r w:rsidRPr="002142C8">
        <w:rPr>
          <w:rFonts w:ascii="Times New Roman" w:eastAsia="宋体" w:hAnsi="Times New Roman" w:cs="Times New Roman"/>
          <w:sz w:val="24"/>
          <w:szCs w:val="24"/>
          <w:rPrChange w:id="2063" w:author="ghj" w:date="2018-05-25T14:12:00Z">
            <w:rPr>
              <w:rFonts w:ascii="Times New Roman" w:eastAsia="宋体" w:hAnsi="Times New Roman" w:cs="Times New Roman" w:hint="eastAsia"/>
              <w:sz w:val="24"/>
              <w:szCs w:val="24"/>
            </w:rPr>
          </w:rPrChange>
        </w:rPr>
        <w:t>pexpect</w:t>
      </w:r>
      <w:proofErr w:type="spellEnd"/>
      <w:r w:rsidRPr="002142C8">
        <w:rPr>
          <w:rFonts w:ascii="Times New Roman" w:eastAsia="宋体" w:hAnsi="Times New Roman" w:cs="Times New Roman"/>
          <w:sz w:val="24"/>
          <w:szCs w:val="24"/>
          <w:rPrChange w:id="2064" w:author="ghj" w:date="2018-05-25T14:12:00Z">
            <w:rPr>
              <w:rFonts w:ascii="Times New Roman" w:eastAsia="宋体" w:hAnsi="Times New Roman" w:cs="Times New Roman" w:hint="eastAsia"/>
              <w:sz w:val="24"/>
              <w:szCs w:val="24"/>
            </w:rPr>
          </w:rPrChange>
        </w:rPr>
        <w:t>可以对</w:t>
      </w:r>
      <w:r w:rsidRPr="002142C8">
        <w:rPr>
          <w:rFonts w:ascii="Times New Roman" w:eastAsia="宋体" w:hAnsi="Times New Roman" w:cs="Times New Roman"/>
          <w:sz w:val="24"/>
          <w:szCs w:val="24"/>
          <w:rPrChange w:id="2065"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2066" w:author="ghj" w:date="2018-05-25T14:12:00Z">
            <w:rPr>
              <w:rFonts w:ascii="Times New Roman" w:eastAsia="宋体" w:hAnsi="Times New Roman" w:cs="Times New Roman" w:hint="eastAsia"/>
              <w:sz w:val="24"/>
              <w:szCs w:val="24"/>
            </w:rPr>
          </w:rPrChange>
        </w:rPr>
        <w:t>命令的返回结果进</w:t>
      </w:r>
      <w:r w:rsidR="00F97929" w:rsidRPr="002142C8">
        <w:rPr>
          <w:rFonts w:ascii="Times New Roman" w:eastAsia="宋体" w:hAnsi="Times New Roman" w:cs="Times New Roman"/>
          <w:sz w:val="24"/>
          <w:szCs w:val="24"/>
          <w:rPrChange w:id="2067" w:author="ghj" w:date="2018-05-25T14:12:00Z">
            <w:rPr>
              <w:rFonts w:ascii="Times New Roman" w:eastAsia="宋体" w:hAnsi="Times New Roman" w:cs="Times New Roman" w:hint="eastAsia"/>
              <w:sz w:val="24"/>
              <w:szCs w:val="24"/>
            </w:rPr>
          </w:rPrChange>
        </w:rPr>
        <w:t>行匹配，匹配成功返回匹配的索引，开发者可以根据不同的索引做出相应</w:t>
      </w:r>
      <w:r w:rsidRPr="002142C8">
        <w:rPr>
          <w:rFonts w:ascii="Times New Roman" w:eastAsia="宋体" w:hAnsi="Times New Roman" w:cs="Times New Roman"/>
          <w:sz w:val="24"/>
          <w:szCs w:val="24"/>
          <w:rPrChange w:id="2068" w:author="ghj" w:date="2018-05-25T14:12:00Z">
            <w:rPr>
              <w:rFonts w:ascii="Times New Roman" w:eastAsia="宋体" w:hAnsi="Times New Roman" w:cs="Times New Roman" w:hint="eastAsia"/>
              <w:sz w:val="24"/>
              <w:szCs w:val="24"/>
            </w:rPr>
          </w:rPrChange>
        </w:rPr>
        <w:t>的操作。如果什么也匹配不到，则会一直阻塞，直到用户主动发送退出指令或者超时。</w:t>
      </w:r>
      <w:r w:rsidRPr="002142C8">
        <w:rPr>
          <w:rFonts w:ascii="Times New Roman" w:eastAsia="宋体" w:hAnsi="Times New Roman" w:cs="Times New Roman"/>
          <w:sz w:val="24"/>
          <w:szCs w:val="24"/>
          <w:rPrChange w:id="2069" w:author="ghj" w:date="2018-05-25T14:12:00Z">
            <w:rPr>
              <w:rFonts w:ascii="Times New Roman" w:eastAsia="宋体" w:hAnsi="Times New Roman" w:cs="Times New Roman"/>
              <w:sz w:val="24"/>
              <w:szCs w:val="24"/>
            </w:rPr>
          </w:rPrChange>
        </w:rPr>
        <w:t>S</w:t>
      </w:r>
      <w:r w:rsidRPr="002142C8">
        <w:rPr>
          <w:rFonts w:ascii="Times New Roman" w:eastAsia="宋体" w:hAnsi="Times New Roman" w:cs="Times New Roman"/>
          <w:sz w:val="24"/>
          <w:szCs w:val="24"/>
          <w:rPrChange w:id="2070" w:author="ghj" w:date="2018-05-25T14:12:00Z">
            <w:rPr>
              <w:rFonts w:ascii="Times New Roman" w:eastAsia="宋体" w:hAnsi="Times New Roman" w:cs="Times New Roman" w:hint="eastAsia"/>
              <w:sz w:val="24"/>
              <w:szCs w:val="24"/>
            </w:rPr>
          </w:rPrChange>
        </w:rPr>
        <w:t>ubprocess</w:t>
      </w:r>
      <w:r w:rsidRPr="002142C8">
        <w:rPr>
          <w:rFonts w:ascii="Times New Roman" w:eastAsia="宋体" w:hAnsi="Times New Roman" w:cs="Times New Roman"/>
          <w:sz w:val="24"/>
          <w:szCs w:val="24"/>
          <w:rPrChange w:id="2071" w:author="ghj" w:date="2018-05-25T14:12:00Z">
            <w:rPr>
              <w:rFonts w:ascii="Times New Roman" w:eastAsia="宋体" w:hAnsi="Times New Roman" w:cs="Times New Roman" w:hint="eastAsia"/>
              <w:sz w:val="24"/>
              <w:szCs w:val="24"/>
            </w:rPr>
          </w:rPrChange>
        </w:rPr>
        <w:t>则是可以运行</w:t>
      </w:r>
      <w:r w:rsidRPr="002142C8">
        <w:rPr>
          <w:rFonts w:ascii="Times New Roman" w:eastAsia="宋体" w:hAnsi="Times New Roman" w:cs="Times New Roman"/>
          <w:sz w:val="24"/>
          <w:szCs w:val="24"/>
          <w:rPrChange w:id="2072" w:author="ghj" w:date="2018-05-25T14:12:00Z">
            <w:rPr>
              <w:rFonts w:ascii="Times New Roman" w:eastAsia="宋体" w:hAnsi="Times New Roman" w:cs="Times New Roman" w:hint="eastAsia"/>
              <w:sz w:val="24"/>
              <w:szCs w:val="24"/>
            </w:rPr>
          </w:rPrChange>
        </w:rPr>
        <w:t>linux</w:t>
      </w:r>
      <w:r w:rsidRPr="002142C8">
        <w:rPr>
          <w:rFonts w:ascii="Times New Roman" w:eastAsia="宋体" w:hAnsi="Times New Roman" w:cs="Times New Roman"/>
          <w:sz w:val="24"/>
          <w:szCs w:val="24"/>
          <w:rPrChange w:id="2073" w:author="ghj" w:date="2018-05-25T14:12:00Z">
            <w:rPr>
              <w:rFonts w:ascii="Times New Roman" w:eastAsia="宋体" w:hAnsi="Times New Roman" w:cs="Times New Roman" w:hint="eastAsia"/>
              <w:sz w:val="24"/>
              <w:szCs w:val="24"/>
            </w:rPr>
          </w:rPrChange>
        </w:rPr>
        <w:t>命令并将结果以字符串形式返回。这两个库是完成学习功能的</w:t>
      </w:r>
      <w:r w:rsidR="00AD45E0" w:rsidRPr="002142C8">
        <w:rPr>
          <w:rFonts w:ascii="Times New Roman" w:eastAsia="宋体" w:hAnsi="Times New Roman" w:cs="Times New Roman"/>
          <w:sz w:val="24"/>
          <w:szCs w:val="24"/>
          <w:rPrChange w:id="2074" w:author="ghj" w:date="2018-05-25T14:12:00Z">
            <w:rPr>
              <w:rFonts w:ascii="Times New Roman" w:eastAsia="宋体" w:hAnsi="Times New Roman" w:cs="Times New Roman" w:hint="eastAsia"/>
              <w:sz w:val="24"/>
              <w:szCs w:val="24"/>
            </w:rPr>
          </w:rPrChange>
        </w:rPr>
        <w:t>基石</w:t>
      </w:r>
      <w:r w:rsidRPr="002142C8">
        <w:rPr>
          <w:rFonts w:ascii="Times New Roman" w:eastAsia="宋体" w:hAnsi="Times New Roman" w:cs="Times New Roman"/>
          <w:sz w:val="24"/>
          <w:szCs w:val="24"/>
          <w:rPrChange w:id="2075" w:author="ghj" w:date="2018-05-25T14:12:00Z">
            <w:rPr>
              <w:rFonts w:ascii="Times New Roman" w:eastAsia="宋体" w:hAnsi="Times New Roman" w:cs="Times New Roman" w:hint="eastAsia"/>
              <w:sz w:val="24"/>
              <w:szCs w:val="24"/>
            </w:rPr>
          </w:rPrChange>
        </w:rPr>
        <w:t>。</w:t>
      </w:r>
    </w:p>
    <w:p w:rsidR="000F2722" w:rsidRPr="002142C8" w:rsidRDefault="008C25F0" w:rsidP="000F2722">
      <w:pPr>
        <w:pStyle w:val="HTML"/>
        <w:shd w:val="clear" w:color="auto" w:fill="FFFFFF"/>
        <w:ind w:firstLineChars="200" w:firstLine="482"/>
        <w:rPr>
          <w:rFonts w:ascii="Times New Roman" w:hAnsi="Times New Roman" w:cs="Times New Roman"/>
          <w:rPrChange w:id="2076" w:author="ghj" w:date="2018-05-25T14:12:00Z">
            <w:rPr>
              <w:rFonts w:ascii="Times New Roman" w:hAnsi="Times New Roman" w:cs="Times New Roman"/>
            </w:rPr>
          </w:rPrChange>
        </w:rPr>
      </w:pPr>
      <w:r w:rsidRPr="002142C8">
        <w:rPr>
          <w:rFonts w:ascii="Times New Roman" w:hAnsi="Times New Roman" w:cs="Times New Roman"/>
          <w:b/>
          <w:rPrChange w:id="2077" w:author="ghj" w:date="2018-05-25T14:12:00Z">
            <w:rPr>
              <w:rFonts w:ascii="Times New Roman" w:hAnsi="Times New Roman" w:cs="Times New Roman" w:hint="eastAsia"/>
              <w:b/>
            </w:rPr>
          </w:rPrChange>
        </w:rPr>
        <w:t>数据初始化：</w:t>
      </w:r>
      <w:r w:rsidRPr="002142C8">
        <w:rPr>
          <w:rFonts w:ascii="Times New Roman" w:hAnsi="Times New Roman" w:cs="Times New Roman"/>
          <w:rPrChange w:id="2078" w:author="ghj" w:date="2018-05-25T14:12:00Z">
            <w:rPr>
              <w:rFonts w:ascii="Times New Roman" w:hAnsi="Times New Roman" w:cs="Times New Roman" w:hint="eastAsia"/>
            </w:rPr>
          </w:rPrChange>
        </w:rPr>
        <w:t>本课题采用的</w:t>
      </w:r>
      <w:r w:rsidRPr="002142C8">
        <w:rPr>
          <w:rFonts w:ascii="Times New Roman" w:hAnsi="Times New Roman" w:cs="Times New Roman"/>
          <w:rPrChange w:id="2079" w:author="ghj" w:date="2018-05-25T14:12:00Z">
            <w:rPr>
              <w:rFonts w:ascii="Times New Roman" w:hAnsi="Times New Roman" w:cs="Times New Roman" w:hint="eastAsia"/>
            </w:rPr>
          </w:rPrChange>
        </w:rPr>
        <w:t>Raspberry</w:t>
      </w:r>
      <w:r w:rsidRPr="002142C8">
        <w:rPr>
          <w:rFonts w:ascii="Times New Roman" w:hAnsi="Times New Roman" w:cs="Times New Roman"/>
          <w:rPrChange w:id="2080" w:author="ghj" w:date="2018-05-25T14:12:00Z">
            <w:rPr>
              <w:rFonts w:ascii="Times New Roman" w:hAnsi="Times New Roman" w:cs="Times New Roman"/>
            </w:rPr>
          </w:rPrChange>
        </w:rPr>
        <w:t xml:space="preserve"> </w:t>
      </w:r>
      <w:r w:rsidRPr="002142C8">
        <w:rPr>
          <w:rFonts w:ascii="Times New Roman" w:hAnsi="Times New Roman" w:cs="Times New Roman"/>
          <w:rPrChange w:id="2081" w:author="ghj" w:date="2018-05-25T14:12:00Z">
            <w:rPr>
              <w:rFonts w:ascii="Times New Roman" w:hAnsi="Times New Roman" w:cs="Times New Roman" w:hint="eastAsia"/>
            </w:rPr>
          </w:rPrChange>
        </w:rPr>
        <w:t>Pi</w:t>
      </w:r>
      <w:r w:rsidRPr="002142C8">
        <w:rPr>
          <w:rFonts w:ascii="Times New Roman" w:hAnsi="Times New Roman" w:cs="Times New Roman"/>
          <w:rPrChange w:id="2082" w:author="ghj" w:date="2018-05-25T14:12:00Z">
            <w:rPr>
              <w:rFonts w:ascii="Times New Roman" w:hAnsi="Times New Roman" w:cs="Times New Roman" w:hint="eastAsia"/>
            </w:rPr>
          </w:rPrChange>
        </w:rPr>
        <w:t>的</w:t>
      </w:r>
      <w:r w:rsidRPr="002142C8">
        <w:rPr>
          <w:rFonts w:ascii="Times New Roman" w:hAnsi="Times New Roman" w:cs="Times New Roman"/>
          <w:rPrChange w:id="2083" w:author="ghj" w:date="2018-05-25T14:12:00Z">
            <w:rPr>
              <w:rFonts w:ascii="Times New Roman" w:hAnsi="Times New Roman" w:cs="Times New Roman" w:hint="eastAsia"/>
            </w:rPr>
          </w:rPrChange>
        </w:rPr>
        <w:t>GPIO</w:t>
      </w:r>
      <w:r w:rsidRPr="002142C8">
        <w:rPr>
          <w:rFonts w:ascii="Times New Roman" w:hAnsi="Times New Roman" w:cs="Times New Roman"/>
          <w:rPrChange w:id="2084" w:author="ghj" w:date="2018-05-25T14:12:00Z">
            <w:rPr>
              <w:rFonts w:ascii="Times New Roman" w:hAnsi="Times New Roman" w:cs="Times New Roman" w:hint="eastAsia"/>
            </w:rPr>
          </w:rPrChange>
        </w:rPr>
        <w:t>工作方式为</w:t>
      </w:r>
      <w:r w:rsidRPr="002142C8">
        <w:rPr>
          <w:rFonts w:ascii="Times New Roman" w:hAnsi="Times New Roman" w:cs="Times New Roman"/>
          <w:rPrChange w:id="2085" w:author="ghj" w:date="2018-05-25T14:12:00Z">
            <w:rPr>
              <w:rFonts w:ascii="Times New Roman" w:hAnsi="Times New Roman" w:cs="Times New Roman" w:hint="eastAsia"/>
            </w:rPr>
          </w:rPrChange>
        </w:rPr>
        <w:t>BCM</w:t>
      </w:r>
      <w:r w:rsidR="00674E34" w:rsidRPr="002142C8">
        <w:rPr>
          <w:rFonts w:ascii="Times New Roman" w:hAnsi="Times New Roman" w:cs="Times New Roman"/>
          <w:rPrChange w:id="2086" w:author="ghj" w:date="2018-05-25T14:12:00Z">
            <w:rPr>
              <w:rFonts w:ascii="Times New Roman" w:hAnsi="Times New Roman" w:cs="Times New Roman" w:hint="eastAsia"/>
            </w:rPr>
          </w:rPrChange>
        </w:rPr>
        <w:t>方式</w:t>
      </w:r>
      <w:r w:rsidRPr="002142C8">
        <w:rPr>
          <w:rFonts w:ascii="Times New Roman" w:hAnsi="Times New Roman" w:cs="Times New Roman"/>
          <w:rPrChange w:id="2087" w:author="ghj" w:date="2018-05-25T14:12:00Z">
            <w:rPr>
              <w:rFonts w:ascii="Times New Roman" w:hAnsi="Times New Roman" w:cs="Times New Roman" w:hint="eastAsia"/>
            </w:rPr>
          </w:rPrChange>
        </w:rPr>
        <w:t>，所以在开始的时候</w:t>
      </w:r>
      <w:r w:rsidR="00674E34" w:rsidRPr="002142C8">
        <w:rPr>
          <w:rFonts w:ascii="Times New Roman" w:hAnsi="Times New Roman" w:cs="Times New Roman"/>
          <w:rPrChange w:id="2088" w:author="ghj" w:date="2018-05-25T14:12:00Z">
            <w:rPr>
              <w:rFonts w:ascii="Times New Roman" w:hAnsi="Times New Roman" w:cs="Times New Roman" w:hint="eastAsia"/>
            </w:rPr>
          </w:rPrChange>
        </w:rPr>
        <w:t>就</w:t>
      </w:r>
      <w:r w:rsidRPr="002142C8">
        <w:rPr>
          <w:rFonts w:ascii="Times New Roman" w:hAnsi="Times New Roman" w:cs="Times New Roman"/>
          <w:rPrChange w:id="2089" w:author="ghj" w:date="2018-05-25T14:12:00Z">
            <w:rPr>
              <w:rFonts w:ascii="Times New Roman" w:hAnsi="Times New Roman" w:cs="Times New Roman" w:hint="eastAsia"/>
            </w:rPr>
          </w:rPrChange>
        </w:rPr>
        <w:t>设置</w:t>
      </w:r>
      <w:r w:rsidR="00674E34" w:rsidRPr="002142C8">
        <w:rPr>
          <w:rFonts w:ascii="Times New Roman" w:hAnsi="Times New Roman" w:cs="Times New Roman"/>
          <w:rPrChange w:id="2090" w:author="ghj" w:date="2018-05-25T14:12:00Z">
            <w:rPr>
              <w:rFonts w:ascii="Times New Roman" w:hAnsi="Times New Roman" w:cs="Times New Roman" w:hint="eastAsia"/>
            </w:rPr>
          </w:rPrChange>
        </w:rPr>
        <w:t>了</w:t>
      </w:r>
      <w:r w:rsidRPr="002142C8">
        <w:rPr>
          <w:rFonts w:ascii="Times New Roman" w:hAnsi="Times New Roman" w:cs="Times New Roman"/>
          <w:rPrChange w:id="2091" w:author="ghj" w:date="2018-05-25T14:12:00Z">
            <w:rPr>
              <w:rFonts w:ascii="Times New Roman" w:hAnsi="Times New Roman" w:cs="Times New Roman" w:hint="eastAsia"/>
            </w:rPr>
          </w:rPrChange>
        </w:rPr>
        <w:t>GPIO</w:t>
      </w:r>
      <w:r w:rsidRPr="002142C8">
        <w:rPr>
          <w:rFonts w:ascii="Times New Roman" w:hAnsi="Times New Roman" w:cs="Times New Roman"/>
          <w:rPrChange w:id="2092" w:author="ghj" w:date="2018-05-25T14:12:00Z">
            <w:rPr>
              <w:rFonts w:ascii="Times New Roman" w:hAnsi="Times New Roman" w:cs="Times New Roman" w:hint="eastAsia"/>
            </w:rPr>
          </w:rPrChange>
        </w:rPr>
        <w:t>的工作方式。</w:t>
      </w:r>
      <w:r w:rsidR="00674E34" w:rsidRPr="002142C8">
        <w:rPr>
          <w:rFonts w:ascii="Times New Roman" w:hAnsi="Times New Roman" w:cs="Times New Roman"/>
          <w:rPrChange w:id="2093" w:author="ghj" w:date="2018-05-25T14:12:00Z">
            <w:rPr>
              <w:rFonts w:ascii="Times New Roman" w:hAnsi="Times New Roman" w:cs="Times New Roman" w:hint="eastAsia"/>
            </w:rPr>
          </w:rPrChange>
        </w:rPr>
        <w:t>在树莓派（</w:t>
      </w:r>
      <w:r w:rsidRPr="002142C8">
        <w:rPr>
          <w:rFonts w:ascii="Times New Roman" w:hAnsi="Times New Roman" w:cs="Times New Roman"/>
          <w:rPrChange w:id="2094" w:author="ghj" w:date="2018-05-25T14:12:00Z">
            <w:rPr>
              <w:rFonts w:ascii="Times New Roman" w:hAnsi="Times New Roman" w:cs="Times New Roman" w:hint="eastAsia"/>
            </w:rPr>
          </w:rPrChange>
        </w:rPr>
        <w:t>Raspberry</w:t>
      </w:r>
      <w:r w:rsidRPr="002142C8">
        <w:rPr>
          <w:rFonts w:ascii="Times New Roman" w:hAnsi="Times New Roman" w:cs="Times New Roman"/>
          <w:rPrChange w:id="2095" w:author="ghj" w:date="2018-05-25T14:12:00Z">
            <w:rPr>
              <w:rFonts w:ascii="Times New Roman" w:hAnsi="Times New Roman" w:cs="Times New Roman"/>
            </w:rPr>
          </w:rPrChange>
        </w:rPr>
        <w:t xml:space="preserve"> </w:t>
      </w:r>
      <w:r w:rsidRPr="002142C8">
        <w:rPr>
          <w:rFonts w:ascii="Times New Roman" w:hAnsi="Times New Roman" w:cs="Times New Roman"/>
          <w:rPrChange w:id="2096" w:author="ghj" w:date="2018-05-25T14:12:00Z">
            <w:rPr>
              <w:rFonts w:ascii="Times New Roman" w:hAnsi="Times New Roman" w:cs="Times New Roman" w:hint="eastAsia"/>
            </w:rPr>
          </w:rPrChange>
        </w:rPr>
        <w:t>Pi</w:t>
      </w:r>
      <w:r w:rsidRPr="002142C8">
        <w:rPr>
          <w:rFonts w:ascii="Times New Roman" w:hAnsi="Times New Roman" w:cs="Times New Roman"/>
          <w:rPrChange w:id="2097" w:author="ghj" w:date="2018-05-25T14:12:00Z">
            <w:rPr>
              <w:rFonts w:ascii="Times New Roman" w:hAnsi="Times New Roman" w:cs="Times New Roman"/>
            </w:rPr>
          </w:rPrChange>
        </w:rPr>
        <w:t xml:space="preserve"> </w:t>
      </w:r>
      <w:r w:rsidR="00674E34" w:rsidRPr="002142C8">
        <w:rPr>
          <w:rFonts w:ascii="Times New Roman" w:hAnsi="Times New Roman" w:cs="Times New Roman"/>
          <w:rPrChange w:id="2098" w:author="ghj" w:date="2018-05-25T14:12:00Z">
            <w:rPr>
              <w:rFonts w:ascii="Times New Roman" w:hAnsi="Times New Roman" w:cs="Times New Roman" w:hint="eastAsia"/>
            </w:rPr>
          </w:rPrChange>
        </w:rPr>
        <w:t>）的</w:t>
      </w:r>
      <w:r w:rsidRPr="002142C8">
        <w:rPr>
          <w:rFonts w:ascii="Times New Roman" w:hAnsi="Times New Roman" w:cs="Times New Roman"/>
          <w:rPrChange w:id="2099" w:author="ghj" w:date="2018-05-25T14:12:00Z">
            <w:rPr>
              <w:rFonts w:ascii="Times New Roman" w:hAnsi="Times New Roman" w:cs="Times New Roman" w:hint="eastAsia"/>
            </w:rPr>
          </w:rPrChange>
        </w:rPr>
        <w:t>GPIO</w:t>
      </w:r>
      <w:r w:rsidRPr="002142C8">
        <w:rPr>
          <w:rFonts w:ascii="Times New Roman" w:hAnsi="Times New Roman" w:cs="Times New Roman"/>
          <w:rPrChange w:id="2100" w:author="ghj" w:date="2018-05-25T14:12:00Z">
            <w:rPr>
              <w:rFonts w:ascii="Times New Roman" w:hAnsi="Times New Roman" w:cs="Times New Roman" w:hint="eastAsia"/>
            </w:rPr>
          </w:rPrChange>
        </w:rPr>
        <w:t>工作</w:t>
      </w:r>
      <w:r w:rsidR="00674E34" w:rsidRPr="002142C8">
        <w:rPr>
          <w:rFonts w:ascii="Times New Roman" w:hAnsi="Times New Roman" w:cs="Times New Roman"/>
          <w:rPrChange w:id="2101" w:author="ghj" w:date="2018-05-25T14:12:00Z">
            <w:rPr>
              <w:rFonts w:ascii="Times New Roman" w:hAnsi="Times New Roman" w:cs="Times New Roman" w:hint="eastAsia"/>
            </w:rPr>
          </w:rPrChange>
        </w:rPr>
        <w:t>过程</w:t>
      </w:r>
      <w:r w:rsidRPr="002142C8">
        <w:rPr>
          <w:rFonts w:ascii="Times New Roman" w:hAnsi="Times New Roman" w:cs="Times New Roman"/>
          <w:rPrChange w:id="2102" w:author="ghj" w:date="2018-05-25T14:12:00Z">
            <w:rPr>
              <w:rFonts w:ascii="Times New Roman" w:hAnsi="Times New Roman" w:cs="Times New Roman" w:hint="eastAsia"/>
            </w:rPr>
          </w:rPrChange>
        </w:rPr>
        <w:t>中，如果特定功能的引脚设置为其它用途，将会发出警告，所以代码中将警告设置为不警告。</w:t>
      </w:r>
      <w:r w:rsidR="000F2722" w:rsidRPr="002142C8">
        <w:rPr>
          <w:rFonts w:ascii="Times New Roman" w:hAnsi="Times New Roman" w:cs="Times New Roman"/>
          <w:rPrChange w:id="2103" w:author="ghj" w:date="2018-05-25T14:12:00Z">
            <w:rPr>
              <w:rFonts w:ascii="Times New Roman" w:hAnsi="Times New Roman" w:cs="Times New Roman" w:hint="eastAsia"/>
            </w:rPr>
          </w:rPrChange>
        </w:rPr>
        <w:t>此外还初始化了几个全局变量</w:t>
      </w:r>
      <w:r w:rsidR="000F2722" w:rsidRPr="002142C8">
        <w:rPr>
          <w:rFonts w:ascii="Times New Roman" w:hAnsi="Times New Roman" w:cs="Times New Roman"/>
          <w:color w:val="FF0000"/>
          <w:rPrChange w:id="2104" w:author="ghj" w:date="2018-05-25T14:12:00Z">
            <w:rPr>
              <w:rFonts w:ascii="Times New Roman" w:hAnsi="Times New Roman" w:cs="Times New Roman" w:hint="eastAsia"/>
            </w:rPr>
          </w:rPrChange>
        </w:rPr>
        <w:t>：</w:t>
      </w:r>
      <w:r w:rsidR="000F2722" w:rsidRPr="002142C8">
        <w:rPr>
          <w:rFonts w:ascii="Times New Roman" w:hAnsi="Times New Roman" w:cs="Times New Roman"/>
          <w:color w:val="FF0000"/>
          <w:rPrChange w:id="2105" w:author="ghj" w:date="2018-05-25T14:12:00Z">
            <w:rPr>
              <w:rFonts w:ascii="Times New Roman" w:hAnsi="Times New Roman" w:cs="Times New Roman" w:hint="eastAsia"/>
            </w:rPr>
          </w:rPrChange>
        </w:rPr>
        <w:t>study</w:t>
      </w:r>
      <w:r w:rsidR="000F2722" w:rsidRPr="002142C8">
        <w:rPr>
          <w:rFonts w:ascii="Times New Roman" w:hAnsi="Times New Roman" w:cs="Times New Roman"/>
          <w:color w:val="FF0000"/>
          <w:rPrChange w:id="2106" w:author="ghj" w:date="2018-05-25T14:12:00Z">
            <w:rPr>
              <w:rFonts w:ascii="Times New Roman" w:hAnsi="Times New Roman" w:cs="Times New Roman" w:hint="eastAsia"/>
            </w:rPr>
          </w:rPrChange>
        </w:rPr>
        <w:t>（</w:t>
      </w:r>
      <w:r w:rsidR="000F2722" w:rsidRPr="002142C8">
        <w:rPr>
          <w:rFonts w:ascii="Times New Roman" w:hAnsi="Times New Roman" w:cs="Times New Roman"/>
          <w:color w:val="FF0000"/>
          <w:rPrChange w:id="2107" w:author="ghj" w:date="2018-05-25T14:12:00Z">
            <w:rPr>
              <w:rFonts w:ascii="Times New Roman" w:hAnsi="Times New Roman" w:cs="Times New Roman" w:hint="eastAsia"/>
            </w:rPr>
          </w:rPrChange>
        </w:rPr>
        <w:t>bool</w:t>
      </w:r>
      <w:r w:rsidR="000F2722" w:rsidRPr="002142C8">
        <w:rPr>
          <w:rFonts w:ascii="Times New Roman" w:hAnsi="Times New Roman" w:cs="Times New Roman"/>
          <w:color w:val="FF0000"/>
          <w:rPrChange w:id="2108" w:author="ghj" w:date="2018-05-25T14:12:00Z">
            <w:rPr>
              <w:rFonts w:ascii="Times New Roman" w:hAnsi="Times New Roman" w:cs="Times New Roman" w:hint="eastAsia"/>
            </w:rPr>
          </w:rPrChange>
        </w:rPr>
        <w:t>类型，用于判断是否按下学习键</w:t>
      </w:r>
      <w:r w:rsidR="002F0721" w:rsidRPr="002142C8">
        <w:rPr>
          <w:rFonts w:ascii="Times New Roman" w:hAnsi="Times New Roman" w:cs="Times New Roman"/>
          <w:color w:val="FF0000"/>
          <w:rPrChange w:id="2109" w:author="ghj" w:date="2018-05-25T14:12:00Z">
            <w:rPr>
              <w:rFonts w:ascii="Times New Roman" w:hAnsi="Times New Roman" w:cs="Times New Roman" w:hint="eastAsia"/>
            </w:rPr>
          </w:rPrChange>
        </w:rPr>
        <w:t>，默认为</w:t>
      </w:r>
      <w:r w:rsidR="002F0721" w:rsidRPr="002142C8">
        <w:rPr>
          <w:rFonts w:ascii="Times New Roman" w:hAnsi="Times New Roman" w:cs="Times New Roman"/>
          <w:color w:val="FF0000"/>
          <w:rPrChange w:id="2110" w:author="ghj" w:date="2018-05-25T14:12:00Z">
            <w:rPr>
              <w:rFonts w:ascii="Times New Roman" w:hAnsi="Times New Roman" w:cs="Times New Roman" w:hint="eastAsia"/>
            </w:rPr>
          </w:rPrChange>
        </w:rPr>
        <w:t>False</w:t>
      </w:r>
      <w:r w:rsidR="000F2722" w:rsidRPr="002142C8">
        <w:rPr>
          <w:rFonts w:ascii="Times New Roman" w:hAnsi="Times New Roman" w:cs="Times New Roman"/>
          <w:color w:val="FF0000"/>
          <w:rPrChange w:id="2111" w:author="ghj" w:date="2018-05-25T14:12:00Z">
            <w:rPr>
              <w:rFonts w:ascii="Times New Roman" w:hAnsi="Times New Roman" w:cs="Times New Roman" w:hint="eastAsia"/>
            </w:rPr>
          </w:rPrChange>
        </w:rPr>
        <w:t>）、</w:t>
      </w:r>
      <w:r w:rsidR="000F2722" w:rsidRPr="002142C8">
        <w:rPr>
          <w:rFonts w:ascii="Times New Roman" w:hAnsi="Times New Roman" w:cs="Times New Roman"/>
          <w:color w:val="FF0000"/>
          <w:rPrChange w:id="2112" w:author="ghj" w:date="2018-05-25T14:12:00Z">
            <w:rPr>
              <w:rFonts w:ascii="Times New Roman" w:hAnsi="Times New Roman" w:cs="Times New Roman" w:hint="eastAsia"/>
            </w:rPr>
          </w:rPrChange>
        </w:rPr>
        <w:t>study_key</w:t>
      </w:r>
      <w:r w:rsidR="000F2722" w:rsidRPr="002142C8">
        <w:rPr>
          <w:rFonts w:ascii="Times New Roman" w:hAnsi="Times New Roman" w:cs="Times New Roman"/>
          <w:color w:val="FF0000"/>
          <w:rPrChange w:id="2113" w:author="ghj" w:date="2018-05-25T14:12:00Z">
            <w:rPr>
              <w:rFonts w:ascii="Times New Roman" w:hAnsi="Times New Roman" w:cs="Times New Roman" w:hint="eastAsia"/>
            </w:rPr>
          </w:rPrChange>
        </w:rPr>
        <w:t>（</w:t>
      </w:r>
      <w:r w:rsidR="000F2722" w:rsidRPr="002142C8">
        <w:rPr>
          <w:rFonts w:ascii="Times New Roman" w:hAnsi="Times New Roman" w:cs="Times New Roman"/>
          <w:color w:val="FF0000"/>
          <w:rPrChange w:id="2114" w:author="ghj" w:date="2018-05-25T14:12:00Z">
            <w:rPr>
              <w:rFonts w:ascii="Times New Roman" w:hAnsi="Times New Roman" w:cs="Times New Roman" w:hint="eastAsia"/>
            </w:rPr>
          </w:rPrChange>
        </w:rPr>
        <w:t>list</w:t>
      </w:r>
      <w:r w:rsidR="000F2722" w:rsidRPr="002142C8">
        <w:rPr>
          <w:rFonts w:ascii="Times New Roman" w:hAnsi="Times New Roman" w:cs="Times New Roman"/>
          <w:color w:val="FF0000"/>
          <w:rPrChange w:id="2115" w:author="ghj" w:date="2018-05-25T14:12:00Z">
            <w:rPr>
              <w:rFonts w:ascii="Times New Roman" w:hAnsi="Times New Roman" w:cs="Times New Roman" w:hint="eastAsia"/>
            </w:rPr>
          </w:rPrChange>
        </w:rPr>
        <w:t>类型，用于保存按下过的键值）、</w:t>
      </w:r>
      <w:r w:rsidR="000F2722" w:rsidRPr="002142C8">
        <w:rPr>
          <w:rFonts w:ascii="Times New Roman" w:hAnsi="Times New Roman" w:cs="Times New Roman"/>
          <w:color w:val="FF0000"/>
          <w:rPrChange w:id="2116" w:author="ghj" w:date="2018-05-25T14:12:00Z">
            <w:rPr>
              <w:rFonts w:ascii="Times New Roman" w:hAnsi="Times New Roman" w:cs="Times New Roman"/>
            </w:rPr>
          </w:rPrChange>
        </w:rPr>
        <w:t>press_key</w:t>
      </w:r>
      <w:r w:rsidR="000F2722" w:rsidRPr="002142C8">
        <w:rPr>
          <w:rFonts w:ascii="Times New Roman" w:hAnsi="Times New Roman" w:cs="Times New Roman"/>
          <w:color w:val="FF0000"/>
          <w:rPrChange w:id="2117" w:author="ghj" w:date="2018-05-25T14:12:00Z">
            <w:rPr>
              <w:rFonts w:ascii="Times New Roman" w:hAnsi="Times New Roman" w:cs="Times New Roman" w:hint="eastAsia"/>
            </w:rPr>
          </w:rPrChange>
        </w:rPr>
        <w:t>（</w:t>
      </w:r>
      <w:r w:rsidR="000F2722" w:rsidRPr="002142C8">
        <w:rPr>
          <w:rFonts w:ascii="Times New Roman" w:hAnsi="Times New Roman" w:cs="Times New Roman"/>
          <w:color w:val="FF0000"/>
          <w:rPrChange w:id="2118" w:author="ghj" w:date="2018-05-25T14:12:00Z">
            <w:rPr>
              <w:rFonts w:ascii="Times New Roman" w:hAnsi="Times New Roman" w:cs="Times New Roman" w:hint="eastAsia"/>
            </w:rPr>
          </w:rPrChange>
        </w:rPr>
        <w:t>str</w:t>
      </w:r>
      <w:r w:rsidR="000F2722" w:rsidRPr="002142C8">
        <w:rPr>
          <w:rFonts w:ascii="Times New Roman" w:hAnsi="Times New Roman" w:cs="Times New Roman"/>
          <w:color w:val="FF0000"/>
          <w:rPrChange w:id="2119" w:author="ghj" w:date="2018-05-25T14:12:00Z">
            <w:rPr>
              <w:rFonts w:ascii="Times New Roman" w:hAnsi="Times New Roman" w:cs="Times New Roman" w:hint="eastAsia"/>
            </w:rPr>
          </w:rPrChange>
        </w:rPr>
        <w:t>类型，用于保存当前按下的按键的键值）和</w:t>
      </w:r>
      <w:r w:rsidR="000F2722" w:rsidRPr="002142C8">
        <w:rPr>
          <w:rFonts w:ascii="Times New Roman" w:hAnsi="Times New Roman" w:cs="Times New Roman"/>
          <w:color w:val="FF0000"/>
          <w:rPrChange w:id="2120" w:author="ghj" w:date="2018-05-25T14:12:00Z">
            <w:rPr>
              <w:rFonts w:ascii="Times New Roman" w:hAnsi="Times New Roman" w:cs="Times New Roman"/>
            </w:rPr>
          </w:rPrChange>
        </w:rPr>
        <w:t>remote_name</w:t>
      </w:r>
      <w:r w:rsidR="000F2722" w:rsidRPr="002142C8">
        <w:rPr>
          <w:rFonts w:ascii="Times New Roman" w:hAnsi="Times New Roman" w:cs="Times New Roman"/>
          <w:color w:val="FF0000"/>
          <w:rPrChange w:id="2121" w:author="ghj" w:date="2018-05-25T14:12:00Z">
            <w:rPr>
              <w:rFonts w:ascii="Times New Roman" w:hAnsi="Times New Roman" w:cs="Times New Roman" w:hint="eastAsia"/>
            </w:rPr>
          </w:rPrChange>
        </w:rPr>
        <w:t>（</w:t>
      </w:r>
      <w:r w:rsidR="000F2722" w:rsidRPr="002142C8">
        <w:rPr>
          <w:rFonts w:ascii="Times New Roman" w:hAnsi="Times New Roman" w:cs="Times New Roman"/>
          <w:color w:val="FF0000"/>
          <w:rPrChange w:id="2122" w:author="ghj" w:date="2018-05-25T14:12:00Z">
            <w:rPr>
              <w:rFonts w:ascii="Times New Roman" w:hAnsi="Times New Roman" w:cs="Times New Roman" w:hint="eastAsia"/>
            </w:rPr>
          </w:rPrChange>
        </w:rPr>
        <w:t>str</w:t>
      </w:r>
      <w:r w:rsidR="000F2722" w:rsidRPr="002142C8">
        <w:rPr>
          <w:rFonts w:ascii="Times New Roman" w:hAnsi="Times New Roman" w:cs="Times New Roman"/>
          <w:color w:val="FF0000"/>
          <w:rPrChange w:id="2123" w:author="ghj" w:date="2018-05-25T14:12:00Z">
            <w:rPr>
              <w:rFonts w:ascii="Times New Roman" w:hAnsi="Times New Roman" w:cs="Times New Roman" w:hint="eastAsia"/>
            </w:rPr>
          </w:rPrChange>
        </w:rPr>
        <w:t>类型，用于保存当前遥控器的名字）。</w:t>
      </w:r>
    </w:p>
    <w:p w:rsidR="000F2722" w:rsidRPr="002142C8" w:rsidRDefault="000F2722" w:rsidP="000F2722">
      <w:pPr>
        <w:pStyle w:val="HTML"/>
        <w:shd w:val="clear" w:color="auto" w:fill="FFFFFF"/>
        <w:ind w:firstLineChars="200" w:firstLine="482"/>
        <w:rPr>
          <w:rFonts w:ascii="Times New Roman" w:hAnsi="Times New Roman" w:cs="Times New Roman"/>
          <w:rPrChange w:id="2124" w:author="ghj" w:date="2018-05-25T14:12:00Z">
            <w:rPr>
              <w:rFonts w:ascii="Times New Roman" w:hAnsi="Times New Roman" w:cs="Times New Roman"/>
            </w:rPr>
          </w:rPrChange>
        </w:rPr>
      </w:pPr>
      <w:r w:rsidRPr="002142C8">
        <w:rPr>
          <w:rFonts w:ascii="Times New Roman" w:hAnsi="Times New Roman" w:cs="Times New Roman"/>
          <w:b/>
          <w:rPrChange w:id="2125" w:author="ghj" w:date="2018-05-25T14:12:00Z">
            <w:rPr>
              <w:rFonts w:ascii="Times New Roman" w:hAnsi="Times New Roman" w:cs="Times New Roman" w:hint="eastAsia"/>
              <w:b/>
            </w:rPr>
          </w:rPrChange>
        </w:rPr>
        <w:t>键盘扫描和中断的注册：</w:t>
      </w:r>
      <w:r w:rsidRPr="002142C8">
        <w:rPr>
          <w:rFonts w:ascii="Times New Roman" w:hAnsi="Times New Roman" w:cs="Times New Roman"/>
          <w:rPrChange w:id="2126" w:author="ghj" w:date="2018-05-25T14:12:00Z">
            <w:rPr>
              <w:rFonts w:ascii="Times New Roman" w:hAnsi="Times New Roman" w:cs="Times New Roman" w:hint="eastAsia"/>
            </w:rPr>
          </w:rPrChange>
        </w:rPr>
        <w:t>首先定义</w:t>
      </w:r>
      <w:r w:rsidR="00E72F65" w:rsidRPr="002142C8">
        <w:rPr>
          <w:rFonts w:ascii="Times New Roman" w:hAnsi="Times New Roman" w:cs="Times New Roman"/>
          <w:rPrChange w:id="2127" w:author="ghj" w:date="2018-05-25T14:12:00Z">
            <w:rPr>
              <w:rFonts w:ascii="Times New Roman" w:hAnsi="Times New Roman" w:cs="Times New Roman" w:hint="eastAsia"/>
            </w:rPr>
          </w:rPrChange>
        </w:rPr>
        <w:t>矩阵键盘对应键值、行引脚和列引脚，由于本课题使用了两个键盘，所以不管是键值、行引脚列引脚都要定义两种，如图</w:t>
      </w:r>
      <w:r w:rsidR="00E72F65" w:rsidRPr="002142C8">
        <w:rPr>
          <w:rFonts w:ascii="Times New Roman" w:hAnsi="Times New Roman" w:cs="Times New Roman"/>
          <w:rPrChange w:id="2128" w:author="ghj" w:date="2018-05-25T14:12:00Z">
            <w:rPr>
              <w:rFonts w:ascii="Times New Roman" w:hAnsi="Times New Roman" w:cs="Times New Roman" w:hint="eastAsia"/>
            </w:rPr>
          </w:rPrChange>
        </w:rPr>
        <w:t>4</w:t>
      </w:r>
      <w:r w:rsidR="00E72F65" w:rsidRPr="002142C8">
        <w:rPr>
          <w:rFonts w:ascii="Times New Roman" w:hAnsi="Times New Roman" w:cs="Times New Roman"/>
          <w:rPrChange w:id="2129" w:author="ghj" w:date="2018-05-25T14:12:00Z">
            <w:rPr>
              <w:rFonts w:ascii="Times New Roman" w:hAnsi="Times New Roman" w:cs="Times New Roman"/>
            </w:rPr>
          </w:rPrChange>
        </w:rPr>
        <w:t>.</w:t>
      </w:r>
      <w:r w:rsidR="00CD2DB9" w:rsidRPr="002142C8">
        <w:rPr>
          <w:rFonts w:ascii="Times New Roman" w:hAnsi="Times New Roman" w:cs="Times New Roman"/>
          <w:rPrChange w:id="2130" w:author="ghj" w:date="2018-05-25T14:12:00Z">
            <w:rPr>
              <w:rFonts w:ascii="Times New Roman" w:hAnsi="Times New Roman" w:cs="Times New Roman"/>
            </w:rPr>
          </w:rPrChange>
        </w:rPr>
        <w:t>1</w:t>
      </w:r>
      <w:r w:rsidR="00A77B7C" w:rsidRPr="002142C8">
        <w:rPr>
          <w:rFonts w:ascii="Times New Roman" w:hAnsi="Times New Roman" w:cs="Times New Roman"/>
          <w:rPrChange w:id="2131" w:author="ghj" w:date="2018-05-25T14:12:00Z">
            <w:rPr>
              <w:rFonts w:ascii="Times New Roman" w:hAnsi="Times New Roman" w:cs="Times New Roman"/>
            </w:rPr>
          </w:rPrChange>
        </w:rPr>
        <w:t>5</w:t>
      </w:r>
      <w:r w:rsidR="00E72F65" w:rsidRPr="002142C8">
        <w:rPr>
          <w:rFonts w:ascii="Times New Roman" w:hAnsi="Times New Roman" w:cs="Times New Roman"/>
          <w:rPrChange w:id="2132" w:author="ghj" w:date="2018-05-25T14:12:00Z">
            <w:rPr>
              <w:rFonts w:ascii="Times New Roman" w:hAnsi="Times New Roman" w:cs="Times New Roman" w:hint="eastAsia"/>
            </w:rPr>
          </w:rPrChange>
        </w:rPr>
        <w:t>所示。接着将定义的值分别传入</w:t>
      </w:r>
      <w:r w:rsidR="00E72F65" w:rsidRPr="002142C8">
        <w:rPr>
          <w:rFonts w:ascii="Times New Roman" w:hAnsi="Times New Roman" w:cs="Times New Roman"/>
          <w:rPrChange w:id="2133" w:author="ghj" w:date="2018-05-25T14:12:00Z">
            <w:rPr>
              <w:rFonts w:ascii="Times New Roman" w:hAnsi="Times New Roman" w:cs="Times New Roman" w:hint="eastAsia"/>
            </w:rPr>
          </w:rPrChange>
        </w:rPr>
        <w:t>pad</w:t>
      </w:r>
      <w:r w:rsidR="00E72F65" w:rsidRPr="002142C8">
        <w:rPr>
          <w:rFonts w:ascii="Times New Roman" w:hAnsi="Times New Roman" w:cs="Times New Roman"/>
          <w:rPrChange w:id="2134" w:author="ghj" w:date="2018-05-25T14:12:00Z">
            <w:rPr>
              <w:rFonts w:ascii="Times New Roman" w:hAnsi="Times New Roman" w:cs="Times New Roman"/>
            </w:rPr>
          </w:rPrChange>
        </w:rPr>
        <w:t>4</w:t>
      </w:r>
      <w:r w:rsidR="00E72F65" w:rsidRPr="002142C8">
        <w:rPr>
          <w:rFonts w:ascii="Times New Roman" w:hAnsi="Times New Roman" w:cs="Times New Roman"/>
          <w:rPrChange w:id="2135" w:author="ghj" w:date="2018-05-25T14:12:00Z">
            <w:rPr>
              <w:rFonts w:ascii="Times New Roman" w:hAnsi="Times New Roman" w:cs="Times New Roman" w:hint="eastAsia"/>
            </w:rPr>
          </w:rPrChange>
        </w:rPr>
        <w:t>pi</w:t>
      </w:r>
      <w:r w:rsidR="00E72F65" w:rsidRPr="002142C8">
        <w:rPr>
          <w:rFonts w:ascii="Times New Roman" w:hAnsi="Times New Roman" w:cs="Times New Roman"/>
          <w:rPrChange w:id="2136" w:author="ghj" w:date="2018-05-25T14:12:00Z">
            <w:rPr>
              <w:rFonts w:ascii="Times New Roman" w:hAnsi="Times New Roman" w:cs="Times New Roman" w:hint="eastAsia"/>
            </w:rPr>
          </w:rPrChange>
        </w:rPr>
        <w:t>，这样键盘扫描程序就定</w:t>
      </w:r>
      <w:r w:rsidR="00E72F65" w:rsidRPr="002142C8">
        <w:rPr>
          <w:rFonts w:ascii="Times New Roman" w:hAnsi="Times New Roman" w:cs="Times New Roman"/>
          <w:color w:val="FF0000"/>
          <w:rPrChange w:id="2137" w:author="ghj" w:date="2018-05-25T14:12:00Z">
            <w:rPr>
              <w:rFonts w:ascii="Times New Roman" w:hAnsi="Times New Roman" w:cs="Times New Roman" w:hint="eastAsia"/>
            </w:rPr>
          </w:rPrChange>
        </w:rPr>
        <w:t>义好了</w:t>
      </w:r>
      <w:r w:rsidR="00E72F65" w:rsidRPr="002142C8">
        <w:rPr>
          <w:rFonts w:ascii="Times New Roman" w:hAnsi="Times New Roman" w:cs="Times New Roman"/>
          <w:rPrChange w:id="2138" w:author="ghj" w:date="2018-05-25T14:12:00Z">
            <w:rPr>
              <w:rFonts w:ascii="Times New Roman" w:hAnsi="Times New Roman" w:cs="Times New Roman" w:hint="eastAsia"/>
            </w:rPr>
          </w:rPrChange>
        </w:rPr>
        <w:t>，再使用</w:t>
      </w:r>
      <w:r w:rsidR="00E72F65" w:rsidRPr="002142C8">
        <w:rPr>
          <w:rFonts w:ascii="Times New Roman" w:hAnsi="Times New Roman" w:cs="Times New Roman"/>
          <w:rPrChange w:id="2139" w:author="ghj" w:date="2018-05-25T14:12:00Z">
            <w:rPr>
              <w:rFonts w:ascii="Times New Roman" w:hAnsi="Times New Roman" w:cs="Times New Roman" w:hint="eastAsia"/>
            </w:rPr>
          </w:rPrChange>
        </w:rPr>
        <w:t>pad</w:t>
      </w:r>
      <w:r w:rsidR="00E72F65" w:rsidRPr="002142C8">
        <w:rPr>
          <w:rFonts w:ascii="Times New Roman" w:hAnsi="Times New Roman" w:cs="Times New Roman"/>
          <w:rPrChange w:id="2140" w:author="ghj" w:date="2018-05-25T14:12:00Z">
            <w:rPr>
              <w:rFonts w:ascii="Times New Roman" w:hAnsi="Times New Roman" w:cs="Times New Roman"/>
            </w:rPr>
          </w:rPrChange>
        </w:rPr>
        <w:t>4</w:t>
      </w:r>
      <w:r w:rsidR="00E72F65" w:rsidRPr="002142C8">
        <w:rPr>
          <w:rFonts w:ascii="Times New Roman" w:hAnsi="Times New Roman" w:cs="Times New Roman"/>
          <w:rPrChange w:id="2141" w:author="ghj" w:date="2018-05-25T14:12:00Z">
            <w:rPr>
              <w:rFonts w:ascii="Times New Roman" w:hAnsi="Times New Roman" w:cs="Times New Roman" w:hint="eastAsia"/>
            </w:rPr>
          </w:rPrChange>
        </w:rPr>
        <w:t>pi</w:t>
      </w:r>
      <w:r w:rsidR="002F0721" w:rsidRPr="002142C8">
        <w:rPr>
          <w:rFonts w:ascii="Times New Roman" w:hAnsi="Times New Roman" w:cs="Times New Roman"/>
          <w:rPrChange w:id="2142" w:author="ghj" w:date="2018-05-25T14:12:00Z">
            <w:rPr>
              <w:rFonts w:ascii="Times New Roman" w:hAnsi="Times New Roman" w:cs="Times New Roman" w:hint="eastAsia"/>
            </w:rPr>
          </w:rPrChange>
        </w:rPr>
        <w:t>为每个键盘注册中断，中断函数为同一个（</w:t>
      </w:r>
      <w:r w:rsidR="002F0721" w:rsidRPr="002142C8">
        <w:rPr>
          <w:rFonts w:ascii="Times New Roman" w:hAnsi="Times New Roman" w:cs="Times New Roman"/>
          <w:rPrChange w:id="2143" w:author="ghj" w:date="2018-05-25T14:12:00Z">
            <w:rPr>
              <w:rFonts w:ascii="Times New Roman" w:hAnsi="Times New Roman" w:cs="Times New Roman" w:hint="eastAsia"/>
            </w:rPr>
          </w:rPrChange>
        </w:rPr>
        <w:t>printKey</w:t>
      </w:r>
      <w:r w:rsidR="002F0721" w:rsidRPr="002142C8">
        <w:rPr>
          <w:rFonts w:ascii="Times New Roman" w:hAnsi="Times New Roman" w:cs="Times New Roman"/>
          <w:rPrChange w:id="2144" w:author="ghj" w:date="2018-05-25T14:12:00Z">
            <w:rPr>
              <w:rFonts w:ascii="Times New Roman" w:hAnsi="Times New Roman" w:cs="Times New Roman" w:hint="eastAsia"/>
            </w:rPr>
          </w:rPrChange>
        </w:rPr>
        <w:t>）。</w:t>
      </w:r>
    </w:p>
    <w:p w:rsidR="002F0721" w:rsidRPr="002142C8" w:rsidRDefault="002F0721" w:rsidP="002F0721">
      <w:pPr>
        <w:pStyle w:val="HTML"/>
        <w:shd w:val="clear" w:color="auto" w:fill="FFFFFF"/>
        <w:jc w:val="center"/>
        <w:rPr>
          <w:rFonts w:ascii="Times New Roman" w:hAnsi="Times New Roman" w:cs="Times New Roman"/>
          <w:rPrChange w:id="2145" w:author="ghj" w:date="2018-05-25T14:12:00Z">
            <w:rPr>
              <w:rFonts w:ascii="Times New Roman" w:hAnsi="Times New Roman" w:cs="Times New Roman"/>
            </w:rPr>
          </w:rPrChange>
        </w:rPr>
      </w:pPr>
      <w:r w:rsidRPr="002142C8">
        <w:rPr>
          <w:rFonts w:ascii="Times New Roman" w:hAnsi="Times New Roman" w:cs="Times New Roman"/>
          <w:noProof/>
          <w:rPrChange w:id="2146" w:author="ghj" w:date="2018-05-25T14:12:00Z">
            <w:rPr>
              <w:noProof/>
            </w:rPr>
          </w:rPrChange>
        </w:rPr>
        <w:lastRenderedPageBreak/>
        <w:drawing>
          <wp:inline distT="0" distB="0" distL="0" distR="0">
            <wp:extent cx="4684681" cy="2056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700418" cy="2063860"/>
                    </a:xfrm>
                    <a:prstGeom prst="rect">
                      <a:avLst/>
                    </a:prstGeom>
                  </pic:spPr>
                </pic:pic>
              </a:graphicData>
            </a:graphic>
          </wp:inline>
        </w:drawing>
      </w:r>
    </w:p>
    <w:p w:rsidR="002F0721" w:rsidRPr="002142C8" w:rsidRDefault="00A77B7C" w:rsidP="002F0721">
      <w:pPr>
        <w:jc w:val="center"/>
        <w:rPr>
          <w:rFonts w:ascii="Times New Roman" w:eastAsia="黑体" w:hAnsi="Times New Roman" w:cs="Times New Roman"/>
          <w:b/>
          <w:szCs w:val="21"/>
          <w:rPrChange w:id="2147"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148" w:author="ghj" w:date="2018-05-25T14:12:00Z">
            <w:rPr>
              <w:rFonts w:ascii="黑体" w:eastAsia="黑体" w:hAnsi="黑体" w:cs="Times New Roman" w:hint="eastAsia"/>
              <w:b/>
              <w:szCs w:val="21"/>
            </w:rPr>
          </w:rPrChange>
        </w:rPr>
        <w:t>图</w:t>
      </w:r>
      <w:r w:rsidR="002F0721" w:rsidRPr="002142C8">
        <w:rPr>
          <w:rFonts w:ascii="Times New Roman" w:eastAsia="黑体" w:hAnsi="Times New Roman" w:cs="Times New Roman"/>
          <w:b/>
          <w:szCs w:val="21"/>
          <w:rPrChange w:id="2149" w:author="ghj" w:date="2018-05-25T14:12:00Z">
            <w:rPr>
              <w:rFonts w:ascii="黑体" w:eastAsia="黑体" w:hAnsi="黑体" w:cs="Times New Roman" w:hint="eastAsia"/>
              <w:b/>
              <w:szCs w:val="21"/>
            </w:rPr>
          </w:rPrChange>
        </w:rPr>
        <w:t>4</w:t>
      </w:r>
      <w:r w:rsidR="002F0721" w:rsidRPr="002142C8">
        <w:rPr>
          <w:rFonts w:ascii="Times New Roman" w:eastAsia="黑体" w:hAnsi="Times New Roman" w:cs="Times New Roman"/>
          <w:b/>
          <w:szCs w:val="21"/>
          <w:rPrChange w:id="2150" w:author="ghj" w:date="2018-05-25T14:12:00Z">
            <w:rPr>
              <w:rFonts w:ascii="黑体" w:eastAsia="黑体" w:hAnsi="黑体" w:cs="Times New Roman"/>
              <w:b/>
              <w:szCs w:val="21"/>
            </w:rPr>
          </w:rPrChange>
        </w:rPr>
        <w:t>.</w:t>
      </w:r>
      <w:r w:rsidR="00CD2DB9" w:rsidRPr="002142C8">
        <w:rPr>
          <w:rFonts w:ascii="Times New Roman" w:eastAsia="黑体" w:hAnsi="Times New Roman" w:cs="Times New Roman"/>
          <w:b/>
          <w:szCs w:val="21"/>
          <w:rPrChange w:id="2151" w:author="ghj" w:date="2018-05-25T14:12:00Z">
            <w:rPr>
              <w:rFonts w:ascii="黑体" w:eastAsia="黑体" w:hAnsi="黑体" w:cs="Times New Roman"/>
              <w:b/>
              <w:szCs w:val="21"/>
            </w:rPr>
          </w:rPrChange>
        </w:rPr>
        <w:t>1</w:t>
      </w:r>
      <w:r w:rsidRPr="002142C8">
        <w:rPr>
          <w:rFonts w:ascii="Times New Roman" w:eastAsia="黑体" w:hAnsi="Times New Roman" w:cs="Times New Roman"/>
          <w:b/>
          <w:szCs w:val="21"/>
          <w:rPrChange w:id="2152" w:author="ghj" w:date="2018-05-25T14:12:00Z">
            <w:rPr>
              <w:rFonts w:ascii="黑体" w:eastAsia="黑体" w:hAnsi="黑体" w:cs="Times New Roman"/>
              <w:b/>
              <w:szCs w:val="21"/>
            </w:rPr>
          </w:rPrChange>
        </w:rPr>
        <w:t>5</w:t>
      </w:r>
      <w:r w:rsidR="002F0721" w:rsidRPr="002142C8">
        <w:rPr>
          <w:rFonts w:ascii="Times New Roman" w:eastAsia="黑体" w:hAnsi="Times New Roman" w:cs="Times New Roman"/>
          <w:b/>
          <w:szCs w:val="21"/>
          <w:rPrChange w:id="2153" w:author="ghj" w:date="2018-05-25T14:12:00Z">
            <w:rPr>
              <w:rFonts w:ascii="黑体" w:eastAsia="黑体" w:hAnsi="黑体" w:cs="Times New Roman"/>
              <w:b/>
              <w:szCs w:val="21"/>
            </w:rPr>
          </w:rPrChange>
        </w:rPr>
        <w:t xml:space="preserve"> </w:t>
      </w:r>
      <w:r w:rsidR="002F0721" w:rsidRPr="002142C8">
        <w:rPr>
          <w:rFonts w:ascii="Times New Roman" w:eastAsia="黑体" w:hAnsi="Times New Roman" w:cs="Times New Roman"/>
          <w:b/>
          <w:szCs w:val="21"/>
          <w:rPrChange w:id="2154" w:author="ghj" w:date="2018-05-25T14:12:00Z">
            <w:rPr>
              <w:rFonts w:ascii="黑体" w:eastAsia="黑体" w:hAnsi="黑体" w:cs="Times New Roman" w:hint="eastAsia"/>
              <w:b/>
              <w:szCs w:val="21"/>
            </w:rPr>
          </w:rPrChange>
        </w:rPr>
        <w:t>键盘扫描及中断函数注册</w:t>
      </w:r>
    </w:p>
    <w:p w:rsidR="002F0721" w:rsidRPr="002142C8" w:rsidRDefault="002F0721" w:rsidP="002F0721">
      <w:pPr>
        <w:pStyle w:val="HTML"/>
        <w:shd w:val="clear" w:color="auto" w:fill="FFFFFF"/>
        <w:ind w:firstLineChars="200" w:firstLine="480"/>
        <w:rPr>
          <w:rFonts w:ascii="Times New Roman" w:hAnsi="Times New Roman" w:cs="Times New Roman"/>
          <w:rPrChange w:id="2155" w:author="ghj" w:date="2018-05-25T14:12:00Z">
            <w:rPr>
              <w:rFonts w:ascii="Times New Roman" w:hAnsi="Times New Roman" w:cs="Times New Roman"/>
            </w:rPr>
          </w:rPrChange>
        </w:rPr>
      </w:pPr>
      <w:r w:rsidRPr="002142C8">
        <w:rPr>
          <w:rFonts w:ascii="Times New Roman" w:hAnsi="Times New Roman" w:cs="Times New Roman"/>
          <w:rPrChange w:id="2156" w:author="ghj" w:date="2018-05-25T14:12:00Z">
            <w:rPr>
              <w:rFonts w:ascii="Times New Roman" w:hAnsi="Times New Roman" w:cs="Times New Roman" w:hint="eastAsia"/>
            </w:rPr>
          </w:rPrChange>
        </w:rPr>
        <w:t>中断函数里面的内容很简单，它带了一个参数</w:t>
      </w:r>
      <w:r w:rsidRPr="002142C8">
        <w:rPr>
          <w:rFonts w:ascii="Times New Roman" w:hAnsi="Times New Roman" w:cs="Times New Roman"/>
          <w:rPrChange w:id="2157" w:author="ghj" w:date="2018-05-25T14:12:00Z">
            <w:rPr>
              <w:rFonts w:ascii="Times New Roman" w:hAnsi="Times New Roman" w:cs="Times New Roman" w:hint="eastAsia"/>
            </w:rPr>
          </w:rPrChange>
        </w:rPr>
        <w:t>key</w:t>
      </w:r>
      <w:r w:rsidRPr="002142C8">
        <w:rPr>
          <w:rFonts w:ascii="Times New Roman" w:hAnsi="Times New Roman" w:cs="Times New Roman"/>
          <w:rPrChange w:id="2158" w:author="ghj" w:date="2018-05-25T14:12:00Z">
            <w:rPr>
              <w:rFonts w:ascii="Times New Roman" w:hAnsi="Times New Roman" w:cs="Times New Roman" w:hint="eastAsia"/>
            </w:rPr>
          </w:rPrChange>
        </w:rPr>
        <w:t>，进入中断时，这个</w:t>
      </w:r>
      <w:r w:rsidRPr="002142C8">
        <w:rPr>
          <w:rFonts w:ascii="Times New Roman" w:hAnsi="Times New Roman" w:cs="Times New Roman"/>
          <w:rPrChange w:id="2159" w:author="ghj" w:date="2018-05-25T14:12:00Z">
            <w:rPr>
              <w:rFonts w:ascii="Times New Roman" w:hAnsi="Times New Roman" w:cs="Times New Roman" w:hint="eastAsia"/>
            </w:rPr>
          </w:rPrChange>
        </w:rPr>
        <w:t>key</w:t>
      </w:r>
      <w:r w:rsidRPr="002142C8">
        <w:rPr>
          <w:rFonts w:ascii="Times New Roman" w:hAnsi="Times New Roman" w:cs="Times New Roman"/>
          <w:rPrChange w:id="2160" w:author="ghj" w:date="2018-05-25T14:12:00Z">
            <w:rPr>
              <w:rFonts w:ascii="Times New Roman" w:hAnsi="Times New Roman" w:cs="Times New Roman" w:hint="eastAsia"/>
            </w:rPr>
          </w:rPrChange>
        </w:rPr>
        <w:t>值就是当前使用者按下的那个键的键值。</w:t>
      </w:r>
      <w:r w:rsidR="000460CD" w:rsidRPr="002142C8">
        <w:rPr>
          <w:rFonts w:ascii="Times New Roman" w:hAnsi="Times New Roman" w:cs="Times New Roman"/>
          <w:rPrChange w:id="2161" w:author="ghj" w:date="2018-05-25T14:12:00Z">
            <w:rPr>
              <w:rFonts w:ascii="Times New Roman" w:hAnsi="Times New Roman" w:cs="Times New Roman" w:hint="eastAsia"/>
            </w:rPr>
          </w:rPrChange>
        </w:rPr>
        <w:t>中断函数流程如图</w:t>
      </w:r>
      <w:r w:rsidR="000460CD" w:rsidRPr="002142C8">
        <w:rPr>
          <w:rFonts w:ascii="Times New Roman" w:hAnsi="Times New Roman" w:cs="Times New Roman"/>
          <w:rPrChange w:id="2162" w:author="ghj" w:date="2018-05-25T14:12:00Z">
            <w:rPr>
              <w:rFonts w:ascii="Times New Roman" w:hAnsi="Times New Roman" w:cs="Times New Roman" w:hint="eastAsia"/>
            </w:rPr>
          </w:rPrChange>
        </w:rPr>
        <w:t>4</w:t>
      </w:r>
      <w:r w:rsidR="000460CD" w:rsidRPr="002142C8">
        <w:rPr>
          <w:rFonts w:ascii="Times New Roman" w:hAnsi="Times New Roman" w:cs="Times New Roman"/>
          <w:rPrChange w:id="2163" w:author="ghj" w:date="2018-05-25T14:12:00Z">
            <w:rPr>
              <w:rFonts w:ascii="Times New Roman" w:hAnsi="Times New Roman" w:cs="Times New Roman"/>
            </w:rPr>
          </w:rPrChange>
        </w:rPr>
        <w:t>.</w:t>
      </w:r>
      <w:r w:rsidR="00CD2DB9" w:rsidRPr="002142C8">
        <w:rPr>
          <w:rFonts w:ascii="Times New Roman" w:hAnsi="Times New Roman" w:cs="Times New Roman"/>
          <w:rPrChange w:id="2164" w:author="ghj" w:date="2018-05-25T14:12:00Z">
            <w:rPr>
              <w:rFonts w:ascii="Times New Roman" w:hAnsi="Times New Roman" w:cs="Times New Roman"/>
            </w:rPr>
          </w:rPrChange>
        </w:rPr>
        <w:t>1</w:t>
      </w:r>
      <w:r w:rsidR="00A77B7C" w:rsidRPr="002142C8">
        <w:rPr>
          <w:rFonts w:ascii="Times New Roman" w:hAnsi="Times New Roman" w:cs="Times New Roman"/>
          <w:rPrChange w:id="2165" w:author="ghj" w:date="2018-05-25T14:12:00Z">
            <w:rPr>
              <w:rFonts w:ascii="Times New Roman" w:hAnsi="Times New Roman" w:cs="Times New Roman"/>
            </w:rPr>
          </w:rPrChange>
        </w:rPr>
        <w:t>6</w:t>
      </w:r>
      <w:r w:rsidR="000460CD" w:rsidRPr="002142C8">
        <w:rPr>
          <w:rFonts w:ascii="Times New Roman" w:hAnsi="Times New Roman" w:cs="Times New Roman"/>
          <w:rPrChange w:id="2166" w:author="ghj" w:date="2018-05-25T14:12:00Z">
            <w:rPr>
              <w:rFonts w:ascii="Times New Roman" w:hAnsi="Times New Roman" w:cs="Times New Roman" w:hint="eastAsia"/>
            </w:rPr>
          </w:rPrChange>
        </w:rPr>
        <w:t>。</w:t>
      </w:r>
    </w:p>
    <w:p w:rsidR="000460CD" w:rsidRPr="002142C8" w:rsidRDefault="00D358BB" w:rsidP="00EF394A">
      <w:pPr>
        <w:pStyle w:val="HTML"/>
        <w:shd w:val="clear" w:color="auto" w:fill="FFFFFF"/>
        <w:jc w:val="center"/>
        <w:rPr>
          <w:rFonts w:ascii="Times New Roman" w:hAnsi="Times New Roman" w:cs="Times New Roman"/>
          <w:rPrChange w:id="2167" w:author="ghj" w:date="2018-05-25T14:12:00Z">
            <w:rPr>
              <w:rFonts w:ascii="Times New Roman" w:hAnsi="Times New Roman" w:cs="Times New Roman"/>
            </w:rPr>
          </w:rPrChange>
        </w:rPr>
      </w:pPr>
      <w:r w:rsidRPr="002142C8">
        <w:rPr>
          <w:rFonts w:ascii="Times New Roman" w:hAnsi="Times New Roman" w:cs="Times New Roman"/>
          <w:noProof/>
          <w:rPrChange w:id="2168" w:author="ghj" w:date="2018-05-25T14:12:00Z">
            <w:rPr>
              <w:noProof/>
            </w:rPr>
          </w:rPrChange>
        </w:rPr>
        <w:drawing>
          <wp:inline distT="0" distB="0" distL="0" distR="0">
            <wp:extent cx="3534987" cy="31979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53930" cy="3215117"/>
                    </a:xfrm>
                    <a:prstGeom prst="rect">
                      <a:avLst/>
                    </a:prstGeom>
                  </pic:spPr>
                </pic:pic>
              </a:graphicData>
            </a:graphic>
          </wp:inline>
        </w:drawing>
      </w:r>
    </w:p>
    <w:p w:rsidR="00EF394A" w:rsidRPr="002142C8" w:rsidRDefault="00A77B7C" w:rsidP="00EF394A">
      <w:pPr>
        <w:jc w:val="center"/>
        <w:rPr>
          <w:rFonts w:ascii="Times New Roman" w:eastAsia="黑体" w:hAnsi="Times New Roman" w:cs="Times New Roman"/>
          <w:b/>
          <w:szCs w:val="21"/>
          <w:rPrChange w:id="2169"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170" w:author="ghj" w:date="2018-05-25T14:12:00Z">
            <w:rPr>
              <w:rFonts w:ascii="黑体" w:eastAsia="黑体" w:hAnsi="黑体" w:cs="Times New Roman" w:hint="eastAsia"/>
              <w:b/>
              <w:szCs w:val="21"/>
            </w:rPr>
          </w:rPrChange>
        </w:rPr>
        <w:t>图</w:t>
      </w:r>
      <w:r w:rsidR="00EF394A" w:rsidRPr="002142C8">
        <w:rPr>
          <w:rFonts w:ascii="Times New Roman" w:eastAsia="黑体" w:hAnsi="Times New Roman" w:cs="Times New Roman"/>
          <w:b/>
          <w:color w:val="FF0000"/>
          <w:szCs w:val="21"/>
          <w:rPrChange w:id="2171" w:author="ghj" w:date="2018-05-25T14:12:00Z">
            <w:rPr>
              <w:rFonts w:ascii="黑体" w:eastAsia="黑体" w:hAnsi="黑体" w:cs="Times New Roman" w:hint="eastAsia"/>
              <w:b/>
              <w:szCs w:val="21"/>
            </w:rPr>
          </w:rPrChange>
        </w:rPr>
        <w:t>4</w:t>
      </w:r>
      <w:r w:rsidR="00EF394A" w:rsidRPr="002142C8">
        <w:rPr>
          <w:rFonts w:ascii="Times New Roman" w:eastAsia="黑体" w:hAnsi="Times New Roman" w:cs="Times New Roman"/>
          <w:b/>
          <w:color w:val="FF0000"/>
          <w:szCs w:val="21"/>
          <w:rPrChange w:id="2172" w:author="ghj" w:date="2018-05-25T14:12:00Z">
            <w:rPr>
              <w:rFonts w:ascii="黑体" w:eastAsia="黑体" w:hAnsi="黑体" w:cs="Times New Roman"/>
              <w:b/>
              <w:szCs w:val="21"/>
            </w:rPr>
          </w:rPrChange>
        </w:rPr>
        <w:t>.</w:t>
      </w:r>
      <w:r w:rsidR="00CD2DB9" w:rsidRPr="002142C8">
        <w:rPr>
          <w:rFonts w:ascii="Times New Roman" w:eastAsia="黑体" w:hAnsi="Times New Roman" w:cs="Times New Roman"/>
          <w:b/>
          <w:color w:val="FF0000"/>
          <w:szCs w:val="21"/>
          <w:rPrChange w:id="2173" w:author="ghj" w:date="2018-05-25T14:12:00Z">
            <w:rPr>
              <w:rFonts w:ascii="黑体" w:eastAsia="黑体" w:hAnsi="黑体" w:cs="Times New Roman"/>
              <w:b/>
              <w:szCs w:val="21"/>
            </w:rPr>
          </w:rPrChange>
        </w:rPr>
        <w:t>1</w:t>
      </w:r>
      <w:r w:rsidRPr="002142C8">
        <w:rPr>
          <w:rFonts w:ascii="Times New Roman" w:eastAsia="黑体" w:hAnsi="Times New Roman" w:cs="Times New Roman"/>
          <w:b/>
          <w:color w:val="FF0000"/>
          <w:szCs w:val="21"/>
          <w:rPrChange w:id="2174" w:author="ghj" w:date="2018-05-25T14:12:00Z">
            <w:rPr>
              <w:rFonts w:ascii="黑体" w:eastAsia="黑体" w:hAnsi="黑体" w:cs="Times New Roman"/>
              <w:b/>
              <w:szCs w:val="21"/>
            </w:rPr>
          </w:rPrChange>
        </w:rPr>
        <w:t xml:space="preserve">6 </w:t>
      </w:r>
      <w:r w:rsidRPr="002142C8">
        <w:rPr>
          <w:rFonts w:ascii="Times New Roman" w:eastAsia="黑体" w:hAnsi="Times New Roman" w:cs="Times New Roman"/>
          <w:b/>
          <w:color w:val="FF0000"/>
          <w:szCs w:val="21"/>
          <w:rPrChange w:id="2175" w:author="ghj" w:date="2018-05-25T14:12:00Z">
            <w:rPr>
              <w:rFonts w:ascii="黑体" w:eastAsia="黑体" w:hAnsi="黑体" w:cs="Times New Roman" w:hint="eastAsia"/>
              <w:b/>
              <w:szCs w:val="21"/>
            </w:rPr>
          </w:rPrChange>
        </w:rPr>
        <w:t>触发</w:t>
      </w:r>
      <w:r w:rsidR="00EF394A" w:rsidRPr="002142C8">
        <w:rPr>
          <w:rFonts w:ascii="Times New Roman" w:eastAsia="黑体" w:hAnsi="Times New Roman" w:cs="Times New Roman"/>
          <w:b/>
          <w:color w:val="FF0000"/>
          <w:szCs w:val="21"/>
          <w:rPrChange w:id="2176" w:author="ghj" w:date="2018-05-25T14:12:00Z">
            <w:rPr>
              <w:rFonts w:ascii="黑体" w:eastAsia="黑体" w:hAnsi="黑体" w:cs="Times New Roman" w:hint="eastAsia"/>
              <w:b/>
              <w:szCs w:val="21"/>
            </w:rPr>
          </w:rPrChange>
        </w:rPr>
        <w:t>中断</w:t>
      </w:r>
      <w:r w:rsidRPr="002142C8">
        <w:rPr>
          <w:rFonts w:ascii="Times New Roman" w:eastAsia="黑体" w:hAnsi="Times New Roman" w:cs="Times New Roman"/>
          <w:b/>
          <w:color w:val="FF0000"/>
          <w:szCs w:val="21"/>
          <w:rPrChange w:id="2177" w:author="ghj" w:date="2018-05-25T14:12:00Z">
            <w:rPr>
              <w:rFonts w:ascii="黑体" w:eastAsia="黑体" w:hAnsi="黑体" w:cs="Times New Roman" w:hint="eastAsia"/>
              <w:b/>
              <w:szCs w:val="21"/>
            </w:rPr>
          </w:rPrChange>
        </w:rPr>
        <w:t>时的</w:t>
      </w:r>
      <w:r w:rsidR="00EF394A" w:rsidRPr="002142C8">
        <w:rPr>
          <w:rFonts w:ascii="Times New Roman" w:eastAsia="黑体" w:hAnsi="Times New Roman" w:cs="Times New Roman"/>
          <w:b/>
          <w:color w:val="FF0000"/>
          <w:szCs w:val="21"/>
          <w:rPrChange w:id="2178" w:author="ghj" w:date="2018-05-25T14:12:00Z">
            <w:rPr>
              <w:rFonts w:ascii="黑体" w:eastAsia="黑体" w:hAnsi="黑体" w:cs="Times New Roman" w:hint="eastAsia"/>
              <w:b/>
              <w:szCs w:val="21"/>
            </w:rPr>
          </w:rPrChange>
        </w:rPr>
        <w:t>逻辑</w:t>
      </w:r>
      <w:r w:rsidRPr="002142C8">
        <w:rPr>
          <w:rFonts w:ascii="Times New Roman" w:eastAsia="黑体" w:hAnsi="Times New Roman" w:cs="Times New Roman"/>
          <w:b/>
          <w:color w:val="FF0000"/>
          <w:szCs w:val="21"/>
          <w:rPrChange w:id="2179" w:author="ghj" w:date="2018-05-25T14:12:00Z">
            <w:rPr>
              <w:rFonts w:ascii="黑体" w:eastAsia="黑体" w:hAnsi="黑体" w:cs="Times New Roman" w:hint="eastAsia"/>
              <w:b/>
              <w:szCs w:val="21"/>
            </w:rPr>
          </w:rPrChange>
        </w:rPr>
        <w:t>处理</w:t>
      </w:r>
    </w:p>
    <w:p w:rsidR="00EF394A" w:rsidRPr="002142C8" w:rsidRDefault="004A3EDD" w:rsidP="00EF394A">
      <w:pPr>
        <w:pStyle w:val="HTML"/>
        <w:shd w:val="clear" w:color="auto" w:fill="FFFFFF"/>
        <w:ind w:firstLineChars="200" w:firstLine="482"/>
        <w:rPr>
          <w:rFonts w:ascii="Times New Roman" w:hAnsi="Times New Roman" w:cs="Times New Roman"/>
          <w:rPrChange w:id="2180" w:author="ghj" w:date="2018-05-25T14:12:00Z">
            <w:rPr>
              <w:rFonts w:ascii="Times New Roman" w:hAnsi="Times New Roman" w:cs="Times New Roman"/>
            </w:rPr>
          </w:rPrChange>
        </w:rPr>
      </w:pPr>
      <w:r w:rsidRPr="002142C8">
        <w:rPr>
          <w:rFonts w:ascii="Times New Roman" w:hAnsi="Times New Roman" w:cs="Times New Roman"/>
          <w:b/>
          <w:rPrChange w:id="2181" w:author="ghj" w:date="2018-05-25T14:12:00Z">
            <w:rPr>
              <w:rFonts w:ascii="Times New Roman" w:hAnsi="Times New Roman" w:cs="Times New Roman" w:hint="eastAsia"/>
              <w:b/>
            </w:rPr>
          </w:rPrChange>
        </w:rPr>
        <w:t>学习逻辑功能实现：</w:t>
      </w:r>
      <w:r w:rsidRPr="002142C8">
        <w:rPr>
          <w:rFonts w:ascii="Times New Roman" w:hAnsi="Times New Roman" w:cs="Times New Roman"/>
          <w:rPrChange w:id="2182" w:author="ghj" w:date="2018-05-25T14:12:00Z">
            <w:rPr>
              <w:rFonts w:ascii="Times New Roman" w:hAnsi="Times New Roman" w:cs="Times New Roman" w:hint="eastAsia"/>
            </w:rPr>
          </w:rPrChange>
        </w:rPr>
        <w:t>当使用者第一次按下学习键时，全局变量</w:t>
      </w:r>
      <w:r w:rsidRPr="002142C8">
        <w:rPr>
          <w:rFonts w:ascii="Times New Roman" w:hAnsi="Times New Roman" w:cs="Times New Roman"/>
          <w:rPrChange w:id="2183" w:author="ghj" w:date="2018-05-25T14:12:00Z">
            <w:rPr>
              <w:rFonts w:ascii="Times New Roman" w:hAnsi="Times New Roman" w:cs="Times New Roman" w:hint="eastAsia"/>
            </w:rPr>
          </w:rPrChange>
        </w:rPr>
        <w:t>study</w:t>
      </w:r>
      <w:r w:rsidRPr="002142C8">
        <w:rPr>
          <w:rFonts w:ascii="Times New Roman" w:hAnsi="Times New Roman" w:cs="Times New Roman"/>
          <w:rPrChange w:id="2184" w:author="ghj" w:date="2018-05-25T14:12:00Z">
            <w:rPr>
              <w:rFonts w:ascii="Times New Roman" w:hAnsi="Times New Roman" w:cs="Times New Roman" w:hint="eastAsia"/>
            </w:rPr>
          </w:rPrChange>
        </w:rPr>
        <w:t>将会在中断函数中变成</w:t>
      </w:r>
      <w:r w:rsidRPr="002142C8">
        <w:rPr>
          <w:rFonts w:ascii="Times New Roman" w:hAnsi="Times New Roman" w:cs="Times New Roman"/>
          <w:rPrChange w:id="2185" w:author="ghj" w:date="2018-05-25T14:12:00Z">
            <w:rPr>
              <w:rFonts w:ascii="Times New Roman" w:hAnsi="Times New Roman" w:cs="Times New Roman" w:hint="eastAsia"/>
            </w:rPr>
          </w:rPrChange>
        </w:rPr>
        <w:t>True</w:t>
      </w:r>
      <w:r w:rsidRPr="002142C8">
        <w:rPr>
          <w:rFonts w:ascii="Times New Roman" w:hAnsi="Times New Roman" w:cs="Times New Roman"/>
          <w:rPrChange w:id="2186" w:author="ghj" w:date="2018-05-25T14:12:00Z">
            <w:rPr>
              <w:rFonts w:ascii="Times New Roman" w:hAnsi="Times New Roman" w:cs="Times New Roman" w:hint="eastAsia"/>
            </w:rPr>
          </w:rPrChange>
        </w:rPr>
        <w:t>，程序运行学习功能。学习功能逻辑使用的是利用</w:t>
      </w:r>
      <w:proofErr w:type="spellStart"/>
      <w:r w:rsidRPr="002142C8">
        <w:rPr>
          <w:rFonts w:ascii="Times New Roman" w:hAnsi="Times New Roman" w:cs="Times New Roman"/>
          <w:rPrChange w:id="2187" w:author="ghj" w:date="2018-05-25T14:12:00Z">
            <w:rPr>
              <w:rFonts w:ascii="Times New Roman" w:hAnsi="Times New Roman" w:cs="Times New Roman" w:hint="eastAsia"/>
            </w:rPr>
          </w:rPrChange>
        </w:rPr>
        <w:t>pexpect</w:t>
      </w:r>
      <w:proofErr w:type="spellEnd"/>
      <w:r w:rsidR="00AE3BB9" w:rsidRPr="002142C8">
        <w:rPr>
          <w:rFonts w:ascii="Times New Roman" w:hAnsi="Times New Roman" w:cs="Times New Roman"/>
          <w:rPrChange w:id="2188" w:author="ghj" w:date="2018-05-25T14:12:00Z">
            <w:rPr>
              <w:rFonts w:ascii="Times New Roman" w:hAnsi="Times New Roman" w:cs="Times New Roman" w:hint="eastAsia"/>
            </w:rPr>
          </w:rPrChange>
        </w:rPr>
        <w:t>执行</w:t>
      </w:r>
      <w:r w:rsidR="00AE3BB9" w:rsidRPr="002142C8">
        <w:rPr>
          <w:rFonts w:ascii="Times New Roman" w:hAnsi="Times New Roman" w:cs="Times New Roman"/>
          <w:rPrChange w:id="2189" w:author="ghj" w:date="2018-05-25T14:12:00Z">
            <w:rPr>
              <w:rFonts w:ascii="Times New Roman" w:hAnsi="Times New Roman" w:cs="Times New Roman" w:hint="eastAsia"/>
            </w:rPr>
          </w:rPrChange>
        </w:rPr>
        <w:t>lirc</w:t>
      </w:r>
      <w:r w:rsidR="00AE3BB9" w:rsidRPr="002142C8">
        <w:rPr>
          <w:rFonts w:ascii="Times New Roman" w:hAnsi="Times New Roman" w:cs="Times New Roman"/>
          <w:rPrChange w:id="2190" w:author="ghj" w:date="2018-05-25T14:12:00Z">
            <w:rPr>
              <w:rFonts w:ascii="Times New Roman" w:hAnsi="Times New Roman" w:cs="Times New Roman" w:hint="eastAsia"/>
            </w:rPr>
          </w:rPrChange>
        </w:rPr>
        <w:t>的录制红外的命令，命令执行后，可能产生的结果一共有</w:t>
      </w:r>
      <w:r w:rsidR="00AE3BB9" w:rsidRPr="002142C8">
        <w:rPr>
          <w:rFonts w:ascii="Times New Roman" w:hAnsi="Times New Roman" w:cs="Times New Roman"/>
          <w:rPrChange w:id="2191" w:author="ghj" w:date="2018-05-25T14:12:00Z">
            <w:rPr>
              <w:rFonts w:ascii="Times New Roman" w:hAnsi="Times New Roman" w:cs="Times New Roman" w:hint="eastAsia"/>
            </w:rPr>
          </w:rPrChange>
        </w:rPr>
        <w:t>7</w:t>
      </w:r>
      <w:r w:rsidR="00AE3BB9" w:rsidRPr="002142C8">
        <w:rPr>
          <w:rFonts w:ascii="Times New Roman" w:hAnsi="Times New Roman" w:cs="Times New Roman"/>
          <w:rPrChange w:id="2192" w:author="ghj" w:date="2018-05-25T14:12:00Z">
            <w:rPr>
              <w:rFonts w:ascii="Times New Roman" w:hAnsi="Times New Roman" w:cs="Times New Roman" w:hint="eastAsia"/>
            </w:rPr>
          </w:rPrChange>
        </w:rPr>
        <w:t>中，如图</w:t>
      </w:r>
      <w:r w:rsidR="00AE3BB9" w:rsidRPr="002142C8">
        <w:rPr>
          <w:rFonts w:ascii="Times New Roman" w:hAnsi="Times New Roman" w:cs="Times New Roman"/>
          <w:rPrChange w:id="2193" w:author="ghj" w:date="2018-05-25T14:12:00Z">
            <w:rPr>
              <w:rFonts w:ascii="Times New Roman" w:hAnsi="Times New Roman" w:cs="Times New Roman" w:hint="eastAsia"/>
            </w:rPr>
          </w:rPrChange>
        </w:rPr>
        <w:t>4</w:t>
      </w:r>
      <w:r w:rsidR="00AE3BB9" w:rsidRPr="002142C8">
        <w:rPr>
          <w:rFonts w:ascii="Times New Roman" w:hAnsi="Times New Roman" w:cs="Times New Roman"/>
          <w:rPrChange w:id="2194" w:author="ghj" w:date="2018-05-25T14:12:00Z">
            <w:rPr>
              <w:rFonts w:ascii="Times New Roman" w:hAnsi="Times New Roman" w:cs="Times New Roman"/>
            </w:rPr>
          </w:rPrChange>
        </w:rPr>
        <w:t>.</w:t>
      </w:r>
      <w:r w:rsidR="00CD2DB9" w:rsidRPr="002142C8">
        <w:rPr>
          <w:rFonts w:ascii="Times New Roman" w:hAnsi="Times New Roman" w:cs="Times New Roman"/>
          <w:rPrChange w:id="2195" w:author="ghj" w:date="2018-05-25T14:12:00Z">
            <w:rPr>
              <w:rFonts w:ascii="Times New Roman" w:hAnsi="Times New Roman" w:cs="Times New Roman"/>
            </w:rPr>
          </w:rPrChange>
        </w:rPr>
        <w:t>1</w:t>
      </w:r>
      <w:r w:rsidR="00A77B7C" w:rsidRPr="002142C8">
        <w:rPr>
          <w:rFonts w:ascii="Times New Roman" w:hAnsi="Times New Roman" w:cs="Times New Roman"/>
          <w:rPrChange w:id="2196" w:author="ghj" w:date="2018-05-25T14:12:00Z">
            <w:rPr>
              <w:rFonts w:ascii="Times New Roman" w:hAnsi="Times New Roman" w:cs="Times New Roman"/>
            </w:rPr>
          </w:rPrChange>
        </w:rPr>
        <w:t>7</w:t>
      </w:r>
      <w:r w:rsidR="00AE3BB9" w:rsidRPr="002142C8">
        <w:rPr>
          <w:rFonts w:ascii="Times New Roman" w:hAnsi="Times New Roman" w:cs="Times New Roman"/>
          <w:rPrChange w:id="2197" w:author="ghj" w:date="2018-05-25T14:12:00Z">
            <w:rPr>
              <w:rFonts w:ascii="Times New Roman" w:hAnsi="Times New Roman" w:cs="Times New Roman" w:hint="eastAsia"/>
            </w:rPr>
          </w:rPrChange>
        </w:rPr>
        <w:t>所示。</w:t>
      </w:r>
    </w:p>
    <w:p w:rsidR="00AE3BB9" w:rsidRPr="002142C8" w:rsidRDefault="00AE3BB9" w:rsidP="00AE3BB9">
      <w:pPr>
        <w:pStyle w:val="HTML"/>
        <w:shd w:val="clear" w:color="auto" w:fill="FFFFFF"/>
        <w:jc w:val="center"/>
        <w:rPr>
          <w:rFonts w:ascii="Times New Roman" w:hAnsi="Times New Roman" w:cs="Times New Roman"/>
          <w:rPrChange w:id="2198" w:author="ghj" w:date="2018-05-25T14:12:00Z">
            <w:rPr>
              <w:rFonts w:ascii="Times New Roman" w:hAnsi="Times New Roman" w:cs="Times New Roman"/>
            </w:rPr>
          </w:rPrChange>
        </w:rPr>
      </w:pPr>
      <w:r w:rsidRPr="002142C8">
        <w:rPr>
          <w:rFonts w:ascii="Times New Roman" w:hAnsi="Times New Roman" w:cs="Times New Roman"/>
          <w:noProof/>
          <w:rPrChange w:id="2199" w:author="ghj" w:date="2018-05-25T14:12:00Z">
            <w:rPr>
              <w:noProof/>
            </w:rPr>
          </w:rPrChange>
        </w:rPr>
        <w:drawing>
          <wp:inline distT="0" distB="0" distL="0" distR="0">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098550"/>
                    </a:xfrm>
                    <a:prstGeom prst="rect">
                      <a:avLst/>
                    </a:prstGeom>
                  </pic:spPr>
                </pic:pic>
              </a:graphicData>
            </a:graphic>
          </wp:inline>
        </w:drawing>
      </w:r>
    </w:p>
    <w:p w:rsidR="00AE3BB9" w:rsidRPr="002142C8" w:rsidRDefault="00A77B7C" w:rsidP="00AE3BB9">
      <w:pPr>
        <w:jc w:val="center"/>
        <w:rPr>
          <w:rFonts w:ascii="Times New Roman" w:eastAsia="黑体" w:hAnsi="Times New Roman" w:cs="Times New Roman"/>
          <w:b/>
          <w:szCs w:val="21"/>
          <w:rPrChange w:id="2200"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201" w:author="ghj" w:date="2018-05-25T14:12:00Z">
            <w:rPr>
              <w:rFonts w:ascii="黑体" w:eastAsia="黑体" w:hAnsi="黑体" w:cs="Times New Roman" w:hint="eastAsia"/>
              <w:b/>
              <w:szCs w:val="21"/>
            </w:rPr>
          </w:rPrChange>
        </w:rPr>
        <w:t>图</w:t>
      </w:r>
      <w:r w:rsidR="00AE3BB9" w:rsidRPr="002142C8">
        <w:rPr>
          <w:rFonts w:ascii="Times New Roman" w:eastAsia="黑体" w:hAnsi="Times New Roman" w:cs="Times New Roman"/>
          <w:b/>
          <w:szCs w:val="21"/>
          <w:rPrChange w:id="2202" w:author="ghj" w:date="2018-05-25T14:12:00Z">
            <w:rPr>
              <w:rFonts w:ascii="黑体" w:eastAsia="黑体" w:hAnsi="黑体" w:cs="Times New Roman" w:hint="eastAsia"/>
              <w:b/>
              <w:szCs w:val="21"/>
            </w:rPr>
          </w:rPrChange>
        </w:rPr>
        <w:t>4</w:t>
      </w:r>
      <w:r w:rsidR="00AE3BB9" w:rsidRPr="002142C8">
        <w:rPr>
          <w:rFonts w:ascii="Times New Roman" w:eastAsia="黑体" w:hAnsi="Times New Roman" w:cs="Times New Roman"/>
          <w:b/>
          <w:szCs w:val="21"/>
          <w:rPrChange w:id="2203" w:author="ghj" w:date="2018-05-25T14:12:00Z">
            <w:rPr>
              <w:rFonts w:ascii="黑体" w:eastAsia="黑体" w:hAnsi="黑体" w:cs="Times New Roman"/>
              <w:b/>
              <w:szCs w:val="21"/>
            </w:rPr>
          </w:rPrChange>
        </w:rPr>
        <w:t>.</w:t>
      </w:r>
      <w:r w:rsidR="00CD2DB9" w:rsidRPr="002142C8">
        <w:rPr>
          <w:rFonts w:ascii="Times New Roman" w:eastAsia="黑体" w:hAnsi="Times New Roman" w:cs="Times New Roman"/>
          <w:b/>
          <w:szCs w:val="21"/>
          <w:rPrChange w:id="2204" w:author="ghj" w:date="2018-05-25T14:12:00Z">
            <w:rPr>
              <w:rFonts w:ascii="黑体" w:eastAsia="黑体" w:hAnsi="黑体" w:cs="Times New Roman"/>
              <w:b/>
              <w:szCs w:val="21"/>
            </w:rPr>
          </w:rPrChange>
        </w:rPr>
        <w:t>1</w:t>
      </w:r>
      <w:r w:rsidRPr="002142C8">
        <w:rPr>
          <w:rFonts w:ascii="Times New Roman" w:eastAsia="黑体" w:hAnsi="Times New Roman" w:cs="Times New Roman"/>
          <w:b/>
          <w:szCs w:val="21"/>
          <w:rPrChange w:id="2205" w:author="ghj" w:date="2018-05-25T14:12:00Z">
            <w:rPr>
              <w:rFonts w:ascii="黑体" w:eastAsia="黑体" w:hAnsi="黑体" w:cs="Times New Roman"/>
              <w:b/>
              <w:szCs w:val="21"/>
            </w:rPr>
          </w:rPrChange>
        </w:rPr>
        <w:t>7</w:t>
      </w:r>
      <w:r w:rsidR="00AE3BB9" w:rsidRPr="002142C8">
        <w:rPr>
          <w:rFonts w:ascii="Times New Roman" w:eastAsia="黑体" w:hAnsi="Times New Roman" w:cs="Times New Roman"/>
          <w:b/>
          <w:szCs w:val="21"/>
          <w:rPrChange w:id="2206" w:author="ghj" w:date="2018-05-25T14:12:00Z">
            <w:rPr>
              <w:rFonts w:ascii="黑体" w:eastAsia="黑体" w:hAnsi="黑体" w:cs="Times New Roman"/>
              <w:b/>
              <w:szCs w:val="21"/>
            </w:rPr>
          </w:rPrChange>
        </w:rPr>
        <w:t xml:space="preserve"> </w:t>
      </w:r>
      <w:r w:rsidR="00AE3BB9" w:rsidRPr="002142C8">
        <w:rPr>
          <w:rFonts w:ascii="Times New Roman" w:eastAsia="黑体" w:hAnsi="Times New Roman" w:cs="Times New Roman"/>
          <w:b/>
          <w:szCs w:val="21"/>
          <w:rPrChange w:id="2207" w:author="ghj" w:date="2018-05-25T14:12:00Z">
            <w:rPr>
              <w:rFonts w:ascii="黑体" w:eastAsia="黑体" w:hAnsi="黑体" w:cs="Times New Roman" w:hint="eastAsia"/>
              <w:b/>
              <w:szCs w:val="21"/>
            </w:rPr>
          </w:rPrChange>
        </w:rPr>
        <w:t>录制过程中可能返回的结果</w:t>
      </w:r>
    </w:p>
    <w:p w:rsidR="00AE3BB9" w:rsidRPr="002142C8" w:rsidRDefault="00AE3BB9" w:rsidP="00AE3BB9">
      <w:pPr>
        <w:pStyle w:val="HTML"/>
        <w:shd w:val="clear" w:color="auto" w:fill="FFFFFF"/>
        <w:ind w:firstLineChars="200" w:firstLine="480"/>
        <w:rPr>
          <w:rFonts w:ascii="Times New Roman" w:hAnsi="Times New Roman" w:cs="Times New Roman"/>
          <w:rPrChange w:id="2208" w:author="ghj" w:date="2018-05-25T14:12:00Z">
            <w:rPr>
              <w:rFonts w:ascii="Times New Roman" w:hAnsi="Times New Roman" w:cs="Times New Roman"/>
            </w:rPr>
          </w:rPrChange>
        </w:rPr>
      </w:pPr>
      <w:r w:rsidRPr="002142C8">
        <w:rPr>
          <w:rFonts w:ascii="Times New Roman" w:hAnsi="Times New Roman" w:cs="Times New Roman"/>
          <w:rPrChange w:id="2209" w:author="ghj" w:date="2018-05-25T14:12:00Z">
            <w:rPr>
              <w:rFonts w:ascii="Times New Roman" w:hAnsi="Times New Roman" w:cs="Times New Roman" w:hint="eastAsia"/>
            </w:rPr>
          </w:rPrChange>
        </w:rPr>
        <w:t>现在说明这</w:t>
      </w:r>
      <w:r w:rsidRPr="002142C8">
        <w:rPr>
          <w:rFonts w:ascii="Times New Roman" w:hAnsi="Times New Roman" w:cs="Times New Roman"/>
          <w:rPrChange w:id="2210" w:author="ghj" w:date="2018-05-25T14:12:00Z">
            <w:rPr>
              <w:rFonts w:ascii="Times New Roman" w:hAnsi="Times New Roman" w:cs="Times New Roman" w:hint="eastAsia"/>
            </w:rPr>
          </w:rPrChange>
        </w:rPr>
        <w:t>7</w:t>
      </w:r>
      <w:r w:rsidRPr="002142C8">
        <w:rPr>
          <w:rFonts w:ascii="Times New Roman" w:hAnsi="Times New Roman" w:cs="Times New Roman"/>
          <w:rPrChange w:id="2211" w:author="ghj" w:date="2018-05-25T14:12:00Z">
            <w:rPr>
              <w:rFonts w:ascii="Times New Roman" w:hAnsi="Times New Roman" w:cs="Times New Roman" w:hint="eastAsia"/>
            </w:rPr>
          </w:rPrChange>
        </w:rPr>
        <w:t>种情况</w:t>
      </w:r>
      <w:r w:rsidR="00C9005B" w:rsidRPr="002142C8">
        <w:rPr>
          <w:rFonts w:ascii="Times New Roman" w:hAnsi="Times New Roman" w:cs="Times New Roman"/>
          <w:rPrChange w:id="2212" w:author="ghj" w:date="2018-05-25T14:12:00Z">
            <w:rPr>
              <w:rFonts w:ascii="Times New Roman" w:hAnsi="Times New Roman" w:cs="Times New Roman" w:hint="eastAsia"/>
            </w:rPr>
          </w:rPrChange>
        </w:rPr>
        <w:t>：</w:t>
      </w:r>
    </w:p>
    <w:p w:rsidR="00C9005B" w:rsidRPr="002142C8" w:rsidRDefault="00C9005B" w:rsidP="00C9005B">
      <w:pPr>
        <w:pStyle w:val="HTML"/>
        <w:numPr>
          <w:ilvl w:val="0"/>
          <w:numId w:val="2"/>
        </w:numPr>
        <w:shd w:val="clear" w:color="auto" w:fill="FFFFFF"/>
        <w:rPr>
          <w:rFonts w:ascii="Times New Roman" w:hAnsi="Times New Roman" w:cs="Times New Roman"/>
          <w:rPrChange w:id="2213" w:author="ghj" w:date="2018-05-25T14:12:00Z">
            <w:rPr>
              <w:rFonts w:ascii="Times New Roman" w:hAnsi="Times New Roman" w:cs="Times New Roman"/>
            </w:rPr>
          </w:rPrChange>
        </w:rPr>
      </w:pPr>
      <w:r w:rsidRPr="002142C8">
        <w:rPr>
          <w:rFonts w:ascii="Times New Roman" w:hAnsi="Times New Roman" w:cs="Times New Roman"/>
          <w:rPrChange w:id="2214" w:author="ghj" w:date="2018-05-25T14:12:00Z">
            <w:rPr>
              <w:rFonts w:ascii="Times New Roman" w:hAnsi="Times New Roman" w:cs="Times New Roman" w:hint="eastAsia"/>
            </w:rPr>
          </w:rPrChange>
        </w:rPr>
        <w:lastRenderedPageBreak/>
        <w:t xml:space="preserve"> </w:t>
      </w:r>
      <w:r w:rsidRPr="002142C8">
        <w:rPr>
          <w:rFonts w:ascii="Times New Roman" w:hAnsi="Times New Roman" w:cs="Times New Roman"/>
          <w:rPrChange w:id="2215" w:author="ghj" w:date="2018-05-25T14:12:00Z">
            <w:rPr>
              <w:rFonts w:ascii="Times New Roman" w:hAnsi="Times New Roman" w:cs="Times New Roman"/>
            </w:rPr>
          </w:rPrChange>
        </w:rPr>
        <w:t>L</w:t>
      </w:r>
      <w:r w:rsidRPr="002142C8">
        <w:rPr>
          <w:rFonts w:ascii="Times New Roman" w:hAnsi="Times New Roman" w:cs="Times New Roman"/>
          <w:rPrChange w:id="2216" w:author="ghj" w:date="2018-05-25T14:12:00Z">
            <w:rPr>
              <w:rFonts w:ascii="Times New Roman" w:hAnsi="Times New Roman" w:cs="Times New Roman" w:hint="eastAsia"/>
            </w:rPr>
          </w:rPrChange>
        </w:rPr>
        <w:t>irc</w:t>
      </w:r>
      <w:r w:rsidRPr="002142C8">
        <w:rPr>
          <w:rFonts w:ascii="Times New Roman" w:hAnsi="Times New Roman" w:cs="Times New Roman"/>
          <w:rPrChange w:id="2217" w:author="ghj" w:date="2018-05-25T14:12:00Z">
            <w:rPr>
              <w:rFonts w:ascii="Times New Roman" w:hAnsi="Times New Roman" w:cs="Times New Roman" w:hint="eastAsia"/>
            </w:rPr>
          </w:rPrChange>
        </w:rPr>
        <w:t>录制指令</w:t>
      </w:r>
      <w:proofErr w:type="gramStart"/>
      <w:r w:rsidRPr="002142C8">
        <w:rPr>
          <w:rFonts w:ascii="Times New Roman" w:hAnsi="Times New Roman" w:cs="Times New Roman"/>
          <w:rPrChange w:id="2218" w:author="ghj" w:date="2018-05-25T14:12:00Z">
            <w:rPr>
              <w:rFonts w:ascii="Times New Roman" w:hAnsi="Times New Roman" w:cs="Times New Roman" w:hint="eastAsia"/>
            </w:rPr>
          </w:rPrChange>
        </w:rPr>
        <w:t>刚运行</w:t>
      </w:r>
      <w:proofErr w:type="gramEnd"/>
      <w:r w:rsidRPr="002142C8">
        <w:rPr>
          <w:rFonts w:ascii="Times New Roman" w:hAnsi="Times New Roman" w:cs="Times New Roman"/>
          <w:rPrChange w:id="2219" w:author="ghj" w:date="2018-05-25T14:12:00Z">
            <w:rPr>
              <w:rFonts w:ascii="Times New Roman" w:hAnsi="Times New Roman" w:cs="Times New Roman" w:hint="eastAsia"/>
            </w:rPr>
          </w:rPrChange>
        </w:rPr>
        <w:t>时，需要按下回车才能继续执行；</w:t>
      </w:r>
    </w:p>
    <w:p w:rsidR="00C9005B" w:rsidRPr="002142C8" w:rsidRDefault="00C9005B" w:rsidP="00C9005B">
      <w:pPr>
        <w:pStyle w:val="HTML"/>
        <w:numPr>
          <w:ilvl w:val="0"/>
          <w:numId w:val="2"/>
        </w:numPr>
        <w:shd w:val="clear" w:color="auto" w:fill="FFFFFF"/>
        <w:rPr>
          <w:rFonts w:ascii="Times New Roman" w:hAnsi="Times New Roman" w:cs="Times New Roman"/>
          <w:rPrChange w:id="2220" w:author="ghj" w:date="2018-05-25T14:12:00Z">
            <w:rPr>
              <w:rFonts w:ascii="Times New Roman" w:hAnsi="Times New Roman" w:cs="Times New Roman"/>
            </w:rPr>
          </w:rPrChange>
        </w:rPr>
      </w:pPr>
      <w:r w:rsidRPr="002142C8">
        <w:rPr>
          <w:rFonts w:ascii="Times New Roman" w:hAnsi="Times New Roman" w:cs="Times New Roman"/>
          <w:rPrChange w:id="2221" w:author="ghj" w:date="2018-05-25T14:12:00Z">
            <w:rPr>
              <w:rFonts w:ascii="Times New Roman" w:hAnsi="Times New Roman" w:cs="Times New Roman" w:hint="eastAsia"/>
            </w:rPr>
          </w:rPrChange>
        </w:rPr>
        <w:t xml:space="preserve"> </w:t>
      </w:r>
      <w:r w:rsidRPr="002142C8">
        <w:rPr>
          <w:rFonts w:ascii="Times New Roman" w:hAnsi="Times New Roman" w:cs="Times New Roman"/>
          <w:rPrChange w:id="2222" w:author="ghj" w:date="2018-05-25T14:12:00Z">
            <w:rPr>
              <w:rFonts w:ascii="Times New Roman" w:hAnsi="Times New Roman" w:cs="Times New Roman"/>
            </w:rPr>
          </w:rPrChange>
        </w:rPr>
        <w:t>L</w:t>
      </w:r>
      <w:r w:rsidRPr="002142C8">
        <w:rPr>
          <w:rFonts w:ascii="Times New Roman" w:hAnsi="Times New Roman" w:cs="Times New Roman"/>
          <w:rPrChange w:id="2223" w:author="ghj" w:date="2018-05-25T14:12:00Z">
            <w:rPr>
              <w:rFonts w:ascii="Times New Roman" w:hAnsi="Times New Roman" w:cs="Times New Roman" w:hint="eastAsia"/>
            </w:rPr>
          </w:rPrChange>
        </w:rPr>
        <w:t>irc</w:t>
      </w:r>
      <w:r w:rsidRPr="002142C8">
        <w:rPr>
          <w:rFonts w:ascii="Times New Roman" w:hAnsi="Times New Roman" w:cs="Times New Roman"/>
          <w:rPrChange w:id="2224" w:author="ghj" w:date="2018-05-25T14:12:00Z">
            <w:rPr>
              <w:rFonts w:ascii="Times New Roman" w:hAnsi="Times New Roman" w:cs="Times New Roman" w:hint="eastAsia"/>
            </w:rPr>
          </w:rPrChange>
        </w:rPr>
        <w:t>需要再接收一个回车，才能开始录制，计算</w:t>
      </w:r>
      <w:r w:rsidRPr="002142C8">
        <w:rPr>
          <w:rFonts w:ascii="Times New Roman" w:hAnsi="Times New Roman" w:cs="Times New Roman"/>
          <w:rPrChange w:id="2225" w:author="ghj" w:date="2018-05-25T14:12:00Z">
            <w:rPr>
              <w:rFonts w:ascii="Times New Roman" w:hAnsi="Times New Roman" w:cs="Times New Roman" w:hint="eastAsia"/>
            </w:rPr>
          </w:rPrChange>
        </w:rPr>
        <w:t>gap</w:t>
      </w:r>
      <w:r w:rsidRPr="002142C8">
        <w:rPr>
          <w:rFonts w:ascii="Times New Roman" w:hAnsi="Times New Roman" w:cs="Times New Roman"/>
          <w:rPrChange w:id="2226" w:author="ghj" w:date="2018-05-25T14:12:00Z">
            <w:rPr>
              <w:rFonts w:ascii="Times New Roman" w:hAnsi="Times New Roman" w:cs="Times New Roman" w:hint="eastAsia"/>
            </w:rPr>
          </w:rPrChange>
        </w:rPr>
        <w:t>值；</w:t>
      </w:r>
    </w:p>
    <w:p w:rsidR="00C9005B" w:rsidRPr="002142C8" w:rsidRDefault="00C9005B" w:rsidP="00C9005B">
      <w:pPr>
        <w:pStyle w:val="HTML"/>
        <w:numPr>
          <w:ilvl w:val="0"/>
          <w:numId w:val="2"/>
        </w:numPr>
        <w:shd w:val="clear" w:color="auto" w:fill="FFFFFF"/>
        <w:rPr>
          <w:rFonts w:ascii="Times New Roman" w:hAnsi="Times New Roman" w:cs="Times New Roman"/>
          <w:rPrChange w:id="2227" w:author="ghj" w:date="2018-05-25T14:12:00Z">
            <w:rPr>
              <w:rFonts w:ascii="Times New Roman" w:hAnsi="Times New Roman" w:cs="Times New Roman"/>
            </w:rPr>
          </w:rPrChange>
        </w:rPr>
      </w:pPr>
      <w:r w:rsidRPr="002142C8">
        <w:rPr>
          <w:rFonts w:ascii="Times New Roman" w:hAnsi="Times New Roman" w:cs="Times New Roman"/>
          <w:rPrChange w:id="2228" w:author="ghj" w:date="2018-05-25T14:12:00Z">
            <w:rPr>
              <w:rFonts w:ascii="Times New Roman" w:hAnsi="Times New Roman" w:cs="Times New Roman" w:hint="eastAsia"/>
            </w:rPr>
          </w:rPrChange>
        </w:rPr>
        <w:t xml:space="preserve"> </w:t>
      </w:r>
      <w:r w:rsidRPr="002142C8">
        <w:rPr>
          <w:rFonts w:ascii="Times New Roman" w:hAnsi="Times New Roman" w:cs="Times New Roman"/>
          <w:rPrChange w:id="2229" w:author="ghj" w:date="2018-05-25T14:12:00Z">
            <w:rPr>
              <w:rFonts w:ascii="Times New Roman" w:hAnsi="Times New Roman" w:cs="Times New Roman" w:hint="eastAsia"/>
            </w:rPr>
          </w:rPrChange>
        </w:rPr>
        <w:t>在开始录制时，如果</w:t>
      </w:r>
      <w:r w:rsidRPr="002142C8">
        <w:rPr>
          <w:rFonts w:ascii="Times New Roman" w:hAnsi="Times New Roman" w:cs="Times New Roman"/>
          <w:rPrChange w:id="2230" w:author="ghj" w:date="2018-05-25T14:12:00Z">
            <w:rPr>
              <w:rFonts w:ascii="Times New Roman" w:hAnsi="Times New Roman" w:cs="Times New Roman" w:hint="eastAsia"/>
            </w:rPr>
          </w:rPrChange>
        </w:rPr>
        <w:t>1</w:t>
      </w:r>
      <w:r w:rsidRPr="002142C8">
        <w:rPr>
          <w:rFonts w:ascii="Times New Roman" w:hAnsi="Times New Roman" w:cs="Times New Roman"/>
          <w:rPrChange w:id="2231" w:author="ghj" w:date="2018-05-25T14:12:00Z">
            <w:rPr>
              <w:rFonts w:ascii="Times New Roman" w:hAnsi="Times New Roman" w:cs="Times New Roman"/>
            </w:rPr>
          </w:rPrChange>
        </w:rPr>
        <w:t>0</w:t>
      </w:r>
      <w:r w:rsidRPr="002142C8">
        <w:rPr>
          <w:rFonts w:ascii="Times New Roman" w:hAnsi="Times New Roman" w:cs="Times New Roman"/>
          <w:rPrChange w:id="2232" w:author="ghj" w:date="2018-05-25T14:12:00Z">
            <w:rPr>
              <w:rFonts w:ascii="Times New Roman" w:hAnsi="Times New Roman" w:cs="Times New Roman" w:hint="eastAsia"/>
            </w:rPr>
          </w:rPrChange>
        </w:rPr>
        <w:t>s</w:t>
      </w:r>
      <w:r w:rsidRPr="002142C8">
        <w:rPr>
          <w:rFonts w:ascii="Times New Roman" w:hAnsi="Times New Roman" w:cs="Times New Roman"/>
          <w:rPrChange w:id="2233" w:author="ghj" w:date="2018-05-25T14:12:00Z">
            <w:rPr>
              <w:rFonts w:ascii="Times New Roman" w:hAnsi="Times New Roman" w:cs="Times New Roman" w:hint="eastAsia"/>
            </w:rPr>
          </w:rPrChange>
        </w:rPr>
        <w:t>内没有接收到红外信号，</w:t>
      </w:r>
      <w:r w:rsidRPr="002142C8">
        <w:rPr>
          <w:rFonts w:ascii="Times New Roman" w:hAnsi="Times New Roman" w:cs="Times New Roman"/>
          <w:rPrChange w:id="2234" w:author="ghj" w:date="2018-05-25T14:12:00Z">
            <w:rPr>
              <w:rFonts w:ascii="Times New Roman" w:hAnsi="Times New Roman" w:cs="Times New Roman" w:hint="eastAsia"/>
            </w:rPr>
          </w:rPrChange>
        </w:rPr>
        <w:t>linux</w:t>
      </w:r>
      <w:r w:rsidRPr="002142C8">
        <w:rPr>
          <w:rFonts w:ascii="Times New Roman" w:hAnsi="Times New Roman" w:cs="Times New Roman"/>
          <w:rPrChange w:id="2235" w:author="ghj" w:date="2018-05-25T14:12:00Z">
            <w:rPr>
              <w:rFonts w:ascii="Times New Roman" w:hAnsi="Times New Roman" w:cs="Times New Roman" w:hint="eastAsia"/>
            </w:rPr>
          </w:rPrChange>
        </w:rPr>
        <w:t>命令退出</w:t>
      </w:r>
      <w:r w:rsidR="009D53EA" w:rsidRPr="002142C8">
        <w:rPr>
          <w:rFonts w:ascii="Times New Roman" w:hAnsi="Times New Roman" w:cs="Times New Roman"/>
          <w:rPrChange w:id="2236" w:author="ghj" w:date="2018-05-25T14:12:00Z">
            <w:rPr>
              <w:rFonts w:ascii="Times New Roman" w:hAnsi="Times New Roman" w:cs="Times New Roman" w:hint="eastAsia"/>
            </w:rPr>
          </w:rPrChange>
        </w:rPr>
        <w:t>程序逻辑在匹配退出是处理，</w:t>
      </w:r>
      <w:r w:rsidR="00D358BB" w:rsidRPr="002142C8">
        <w:rPr>
          <w:rFonts w:ascii="Times New Roman" w:hAnsi="Times New Roman" w:cs="Times New Roman"/>
          <w:rPrChange w:id="2237" w:author="ghj" w:date="2018-05-25T14:12:00Z">
            <w:rPr>
              <w:rFonts w:ascii="Times New Roman" w:hAnsi="Times New Roman" w:cs="Times New Roman" w:hint="eastAsia"/>
            </w:rPr>
          </w:rPrChange>
        </w:rPr>
        <w:t>此时不处理</w:t>
      </w:r>
      <w:r w:rsidRPr="002142C8">
        <w:rPr>
          <w:rFonts w:ascii="Times New Roman" w:hAnsi="Times New Roman" w:cs="Times New Roman"/>
          <w:rPrChange w:id="2238" w:author="ghj" w:date="2018-05-25T14:12:00Z">
            <w:rPr>
              <w:rFonts w:ascii="Times New Roman" w:hAnsi="Times New Roman" w:cs="Times New Roman" w:hint="eastAsia"/>
            </w:rPr>
          </w:rPrChange>
        </w:rPr>
        <w:t>；</w:t>
      </w:r>
    </w:p>
    <w:p w:rsidR="00C9005B" w:rsidRPr="002142C8" w:rsidRDefault="00C9005B" w:rsidP="00C9005B">
      <w:pPr>
        <w:pStyle w:val="HTML"/>
        <w:numPr>
          <w:ilvl w:val="0"/>
          <w:numId w:val="2"/>
        </w:numPr>
        <w:shd w:val="clear" w:color="auto" w:fill="FFFFFF"/>
        <w:rPr>
          <w:rFonts w:ascii="Times New Roman" w:hAnsi="Times New Roman" w:cs="Times New Roman"/>
          <w:rPrChange w:id="2239" w:author="ghj" w:date="2018-05-25T14:12:00Z">
            <w:rPr>
              <w:rFonts w:ascii="Times New Roman" w:hAnsi="Times New Roman" w:cs="Times New Roman"/>
            </w:rPr>
          </w:rPrChange>
        </w:rPr>
      </w:pPr>
      <w:r w:rsidRPr="002142C8">
        <w:rPr>
          <w:rFonts w:ascii="Times New Roman" w:hAnsi="Times New Roman" w:cs="Times New Roman"/>
          <w:rPrChange w:id="2240" w:author="ghj" w:date="2018-05-25T14:12:00Z">
            <w:rPr>
              <w:rFonts w:ascii="Times New Roman" w:hAnsi="Times New Roman" w:cs="Times New Roman" w:hint="eastAsia"/>
            </w:rPr>
          </w:rPrChange>
        </w:rPr>
        <w:t xml:space="preserve"> </w:t>
      </w:r>
      <w:r w:rsidRPr="002142C8">
        <w:rPr>
          <w:rFonts w:ascii="Times New Roman" w:hAnsi="Times New Roman" w:cs="Times New Roman"/>
          <w:rPrChange w:id="2241" w:author="ghj" w:date="2018-05-25T14:12:00Z">
            <w:rPr>
              <w:rFonts w:ascii="Times New Roman" w:hAnsi="Times New Roman" w:cs="Times New Roman" w:hint="eastAsia"/>
            </w:rPr>
          </w:rPrChange>
        </w:rPr>
        <w:t>输入一个想要的键值，按回车继续</w:t>
      </w:r>
    </w:p>
    <w:p w:rsidR="00C9005B" w:rsidRPr="002142C8" w:rsidRDefault="00C9005B" w:rsidP="00C9005B">
      <w:pPr>
        <w:pStyle w:val="HTML"/>
        <w:numPr>
          <w:ilvl w:val="0"/>
          <w:numId w:val="2"/>
        </w:numPr>
        <w:shd w:val="clear" w:color="auto" w:fill="FFFFFF"/>
        <w:rPr>
          <w:rFonts w:ascii="Times New Roman" w:hAnsi="Times New Roman" w:cs="Times New Roman"/>
          <w:rPrChange w:id="2242" w:author="ghj" w:date="2018-05-25T14:12:00Z">
            <w:rPr>
              <w:rFonts w:ascii="Times New Roman" w:hAnsi="Times New Roman" w:cs="Times New Roman"/>
            </w:rPr>
          </w:rPrChange>
        </w:rPr>
      </w:pPr>
      <w:r w:rsidRPr="002142C8">
        <w:rPr>
          <w:rFonts w:ascii="Times New Roman" w:hAnsi="Times New Roman" w:cs="Times New Roman"/>
          <w:rPrChange w:id="2243" w:author="ghj" w:date="2018-05-25T14:12:00Z">
            <w:rPr>
              <w:rFonts w:ascii="Times New Roman" w:hAnsi="Times New Roman" w:cs="Times New Roman" w:hint="eastAsia"/>
            </w:rPr>
          </w:rPrChange>
        </w:rPr>
        <w:t xml:space="preserve"> </w:t>
      </w:r>
      <w:r w:rsidR="00505F50" w:rsidRPr="002142C8">
        <w:rPr>
          <w:rFonts w:ascii="Times New Roman" w:hAnsi="Times New Roman" w:cs="Times New Roman"/>
          <w:rPrChange w:id="2244" w:author="ghj" w:date="2018-05-25T14:12:00Z">
            <w:rPr>
              <w:rFonts w:ascii="Times New Roman" w:hAnsi="Times New Roman" w:cs="Times New Roman" w:hint="eastAsia"/>
            </w:rPr>
          </w:rPrChange>
        </w:rPr>
        <w:t>输入键值后，</w:t>
      </w:r>
      <w:r w:rsidR="00505F50" w:rsidRPr="002142C8">
        <w:rPr>
          <w:rFonts w:ascii="Times New Roman" w:hAnsi="Times New Roman" w:cs="Times New Roman"/>
          <w:rPrChange w:id="2245" w:author="ghj" w:date="2018-05-25T14:12:00Z">
            <w:rPr>
              <w:rFonts w:ascii="Times New Roman" w:hAnsi="Times New Roman" w:cs="Times New Roman" w:hint="eastAsia"/>
            </w:rPr>
          </w:rPrChange>
        </w:rPr>
        <w:t>1</w:t>
      </w:r>
      <w:r w:rsidR="00505F50" w:rsidRPr="002142C8">
        <w:rPr>
          <w:rFonts w:ascii="Times New Roman" w:hAnsi="Times New Roman" w:cs="Times New Roman"/>
          <w:rPrChange w:id="2246" w:author="ghj" w:date="2018-05-25T14:12:00Z">
            <w:rPr>
              <w:rFonts w:ascii="Times New Roman" w:hAnsi="Times New Roman" w:cs="Times New Roman"/>
            </w:rPr>
          </w:rPrChange>
        </w:rPr>
        <w:t>0</w:t>
      </w:r>
      <w:r w:rsidR="00505F50" w:rsidRPr="002142C8">
        <w:rPr>
          <w:rFonts w:ascii="Times New Roman" w:hAnsi="Times New Roman" w:cs="Times New Roman"/>
          <w:rPrChange w:id="2247" w:author="ghj" w:date="2018-05-25T14:12:00Z">
            <w:rPr>
              <w:rFonts w:ascii="Times New Roman" w:hAnsi="Times New Roman" w:cs="Times New Roman" w:hint="eastAsia"/>
            </w:rPr>
          </w:rPrChange>
        </w:rPr>
        <w:t>s</w:t>
      </w:r>
      <w:r w:rsidR="00505F50" w:rsidRPr="002142C8">
        <w:rPr>
          <w:rFonts w:ascii="Times New Roman" w:hAnsi="Times New Roman" w:cs="Times New Roman"/>
          <w:rPrChange w:id="2248" w:author="ghj" w:date="2018-05-25T14:12:00Z">
            <w:rPr>
              <w:rFonts w:ascii="Times New Roman" w:hAnsi="Times New Roman" w:cs="Times New Roman" w:hint="eastAsia"/>
            </w:rPr>
          </w:rPrChange>
        </w:rPr>
        <w:t>没有接收到红外信号；</w:t>
      </w:r>
    </w:p>
    <w:p w:rsidR="00505F50" w:rsidRPr="002142C8" w:rsidRDefault="00505F50" w:rsidP="00C9005B">
      <w:pPr>
        <w:pStyle w:val="HTML"/>
        <w:numPr>
          <w:ilvl w:val="0"/>
          <w:numId w:val="2"/>
        </w:numPr>
        <w:shd w:val="clear" w:color="auto" w:fill="FFFFFF"/>
        <w:rPr>
          <w:rFonts w:ascii="Times New Roman" w:hAnsi="Times New Roman" w:cs="Times New Roman"/>
          <w:rPrChange w:id="2249" w:author="ghj" w:date="2018-05-25T14:12:00Z">
            <w:rPr>
              <w:rFonts w:ascii="Times New Roman" w:hAnsi="Times New Roman" w:cs="Times New Roman"/>
            </w:rPr>
          </w:rPrChange>
        </w:rPr>
      </w:pPr>
      <w:r w:rsidRPr="002142C8">
        <w:rPr>
          <w:rFonts w:ascii="Times New Roman" w:hAnsi="Times New Roman" w:cs="Times New Roman"/>
          <w:rPrChange w:id="2250" w:author="ghj" w:date="2018-05-25T14:12:00Z">
            <w:rPr>
              <w:rFonts w:ascii="Times New Roman" w:hAnsi="Times New Roman" w:cs="Times New Roman"/>
            </w:rPr>
          </w:rPrChange>
        </w:rPr>
        <w:t xml:space="preserve"> L</w:t>
      </w:r>
      <w:r w:rsidRPr="002142C8">
        <w:rPr>
          <w:rFonts w:ascii="Times New Roman" w:hAnsi="Times New Roman" w:cs="Times New Roman"/>
          <w:rPrChange w:id="2251" w:author="ghj" w:date="2018-05-25T14:12:00Z">
            <w:rPr>
              <w:rFonts w:ascii="Times New Roman" w:hAnsi="Times New Roman" w:cs="Times New Roman" w:hint="eastAsia"/>
            </w:rPr>
          </w:rPrChange>
        </w:rPr>
        <w:t>inux</w:t>
      </w:r>
      <w:r w:rsidRPr="002142C8">
        <w:rPr>
          <w:rFonts w:ascii="Times New Roman" w:hAnsi="Times New Roman" w:cs="Times New Roman"/>
          <w:rPrChange w:id="2252" w:author="ghj" w:date="2018-05-25T14:12:00Z">
            <w:rPr>
              <w:rFonts w:ascii="Times New Roman" w:hAnsi="Times New Roman" w:cs="Times New Roman" w:hint="eastAsia"/>
            </w:rPr>
          </w:rPrChange>
        </w:rPr>
        <w:t>命令执行完毕</w:t>
      </w:r>
    </w:p>
    <w:p w:rsidR="00505F50" w:rsidRPr="002142C8" w:rsidRDefault="00505F50" w:rsidP="00C9005B">
      <w:pPr>
        <w:pStyle w:val="HTML"/>
        <w:numPr>
          <w:ilvl w:val="0"/>
          <w:numId w:val="2"/>
        </w:numPr>
        <w:shd w:val="clear" w:color="auto" w:fill="FFFFFF"/>
        <w:rPr>
          <w:rFonts w:ascii="Times New Roman" w:hAnsi="Times New Roman" w:cs="Times New Roman"/>
          <w:rPrChange w:id="2253" w:author="ghj" w:date="2018-05-25T14:12:00Z">
            <w:rPr>
              <w:rFonts w:ascii="Times New Roman" w:hAnsi="Times New Roman" w:cs="Times New Roman"/>
            </w:rPr>
          </w:rPrChange>
        </w:rPr>
      </w:pPr>
      <w:r w:rsidRPr="002142C8">
        <w:rPr>
          <w:rFonts w:ascii="Times New Roman" w:hAnsi="Times New Roman" w:cs="Times New Roman"/>
          <w:rPrChange w:id="2254" w:author="ghj" w:date="2018-05-25T14:12:00Z">
            <w:rPr>
              <w:rFonts w:ascii="Times New Roman" w:hAnsi="Times New Roman" w:cs="Times New Roman" w:hint="eastAsia"/>
            </w:rPr>
          </w:rPrChange>
        </w:rPr>
        <w:t xml:space="preserve"> </w:t>
      </w:r>
      <w:r w:rsidRPr="002142C8">
        <w:rPr>
          <w:rFonts w:ascii="Times New Roman" w:hAnsi="Times New Roman" w:cs="Times New Roman"/>
          <w:rPrChange w:id="2255" w:author="ghj" w:date="2018-05-25T14:12:00Z">
            <w:rPr>
              <w:rFonts w:ascii="Times New Roman" w:hAnsi="Times New Roman" w:cs="Times New Roman" w:hint="eastAsia"/>
            </w:rPr>
          </w:rPrChange>
        </w:rPr>
        <w:t>超出一定时间没有匹配到</w:t>
      </w:r>
      <w:r w:rsidRPr="002142C8">
        <w:rPr>
          <w:rFonts w:ascii="Times New Roman" w:hAnsi="Times New Roman" w:cs="Times New Roman"/>
          <w:rPrChange w:id="2256" w:author="ghj" w:date="2018-05-25T14:12:00Z">
            <w:rPr>
              <w:rFonts w:ascii="Times New Roman" w:hAnsi="Times New Roman" w:cs="Times New Roman" w:hint="eastAsia"/>
            </w:rPr>
          </w:rPrChange>
        </w:rPr>
        <w:t>linux</w:t>
      </w:r>
      <w:r w:rsidRPr="002142C8">
        <w:rPr>
          <w:rFonts w:ascii="Times New Roman" w:hAnsi="Times New Roman" w:cs="Times New Roman"/>
          <w:rPrChange w:id="2257" w:author="ghj" w:date="2018-05-25T14:12:00Z">
            <w:rPr>
              <w:rFonts w:ascii="Times New Roman" w:hAnsi="Times New Roman" w:cs="Times New Roman" w:hint="eastAsia"/>
            </w:rPr>
          </w:rPrChange>
        </w:rPr>
        <w:t>返回的上述任何一个值</w:t>
      </w:r>
      <w:r w:rsidR="00D358BB" w:rsidRPr="002142C8">
        <w:rPr>
          <w:rFonts w:ascii="Times New Roman" w:hAnsi="Times New Roman" w:cs="Times New Roman"/>
          <w:rPrChange w:id="2258" w:author="ghj" w:date="2018-05-25T14:12:00Z">
            <w:rPr>
              <w:rFonts w:ascii="Times New Roman" w:hAnsi="Times New Roman" w:cs="Times New Roman" w:hint="eastAsia"/>
            </w:rPr>
          </w:rPrChange>
        </w:rPr>
        <w:t>，超时继续等待，此时不处理</w:t>
      </w:r>
      <w:r w:rsidRPr="002142C8">
        <w:rPr>
          <w:rFonts w:ascii="Times New Roman" w:hAnsi="Times New Roman" w:cs="Times New Roman"/>
          <w:rPrChange w:id="2259" w:author="ghj" w:date="2018-05-25T14:12:00Z">
            <w:rPr>
              <w:rFonts w:ascii="Times New Roman" w:hAnsi="Times New Roman" w:cs="Times New Roman" w:hint="eastAsia"/>
            </w:rPr>
          </w:rPrChange>
        </w:rPr>
        <w:t>。</w:t>
      </w:r>
    </w:p>
    <w:p w:rsidR="00505F50" w:rsidRPr="002142C8" w:rsidRDefault="00505F50" w:rsidP="00505F50">
      <w:pPr>
        <w:pStyle w:val="HTML"/>
        <w:shd w:val="clear" w:color="auto" w:fill="FFFFFF"/>
        <w:ind w:left="480"/>
        <w:rPr>
          <w:rFonts w:ascii="Times New Roman" w:hAnsi="Times New Roman" w:cs="Times New Roman"/>
          <w:rPrChange w:id="2260" w:author="ghj" w:date="2018-05-25T14:12:00Z">
            <w:rPr>
              <w:rFonts w:ascii="Times New Roman" w:hAnsi="Times New Roman" w:cs="Times New Roman"/>
            </w:rPr>
          </w:rPrChange>
        </w:rPr>
      </w:pPr>
      <w:r w:rsidRPr="002142C8">
        <w:rPr>
          <w:rFonts w:ascii="Times New Roman" w:hAnsi="Times New Roman" w:cs="Times New Roman"/>
          <w:rPrChange w:id="2261" w:author="ghj" w:date="2018-05-25T14:12:00Z">
            <w:rPr>
              <w:rFonts w:ascii="Times New Roman" w:hAnsi="Times New Roman" w:cs="Times New Roman" w:hint="eastAsia"/>
            </w:rPr>
          </w:rPrChange>
        </w:rPr>
        <w:t>学习</w:t>
      </w:r>
      <w:r w:rsidR="001E6F30" w:rsidRPr="002142C8">
        <w:rPr>
          <w:rFonts w:ascii="Times New Roman" w:hAnsi="Times New Roman" w:cs="Times New Roman"/>
          <w:rPrChange w:id="2262" w:author="ghj" w:date="2018-05-25T14:12:00Z">
            <w:rPr>
              <w:rFonts w:ascii="Times New Roman" w:hAnsi="Times New Roman" w:cs="Times New Roman" w:hint="eastAsia"/>
            </w:rPr>
          </w:rPrChange>
        </w:rPr>
        <w:t>的整个</w:t>
      </w:r>
      <w:r w:rsidR="003816BF" w:rsidRPr="002142C8">
        <w:rPr>
          <w:rFonts w:ascii="Times New Roman" w:hAnsi="Times New Roman" w:cs="Times New Roman"/>
          <w:rPrChange w:id="2263" w:author="ghj" w:date="2018-05-25T14:12:00Z">
            <w:rPr>
              <w:rFonts w:ascii="Times New Roman" w:hAnsi="Times New Roman" w:cs="Times New Roman" w:hint="eastAsia"/>
            </w:rPr>
          </w:rPrChange>
        </w:rPr>
        <w:t>功能</w:t>
      </w:r>
      <w:r w:rsidR="00931297" w:rsidRPr="002142C8">
        <w:rPr>
          <w:rFonts w:ascii="Times New Roman" w:hAnsi="Times New Roman" w:cs="Times New Roman"/>
          <w:rPrChange w:id="2264" w:author="ghj" w:date="2018-05-25T14:12:00Z">
            <w:rPr>
              <w:rFonts w:ascii="Times New Roman" w:hAnsi="Times New Roman" w:cs="Times New Roman" w:hint="eastAsia"/>
            </w:rPr>
          </w:rPrChange>
        </w:rPr>
        <w:t>流程图如图</w:t>
      </w:r>
      <w:r w:rsidR="00931297" w:rsidRPr="002142C8">
        <w:rPr>
          <w:rFonts w:ascii="Times New Roman" w:hAnsi="Times New Roman" w:cs="Times New Roman"/>
          <w:rPrChange w:id="2265" w:author="ghj" w:date="2018-05-25T14:12:00Z">
            <w:rPr>
              <w:rFonts w:ascii="Times New Roman" w:hAnsi="Times New Roman" w:cs="Times New Roman" w:hint="eastAsia"/>
            </w:rPr>
          </w:rPrChange>
        </w:rPr>
        <w:t>4</w:t>
      </w:r>
      <w:r w:rsidR="00931297" w:rsidRPr="002142C8">
        <w:rPr>
          <w:rFonts w:ascii="Times New Roman" w:hAnsi="Times New Roman" w:cs="Times New Roman"/>
          <w:rPrChange w:id="2266" w:author="ghj" w:date="2018-05-25T14:12:00Z">
            <w:rPr>
              <w:rFonts w:ascii="Times New Roman" w:hAnsi="Times New Roman" w:cs="Times New Roman"/>
            </w:rPr>
          </w:rPrChange>
        </w:rPr>
        <w:t>.1</w:t>
      </w:r>
      <w:r w:rsidR="00A77B7C" w:rsidRPr="002142C8">
        <w:rPr>
          <w:rFonts w:ascii="Times New Roman" w:hAnsi="Times New Roman" w:cs="Times New Roman"/>
          <w:rPrChange w:id="2267" w:author="ghj" w:date="2018-05-25T14:12:00Z">
            <w:rPr>
              <w:rFonts w:ascii="Times New Roman" w:hAnsi="Times New Roman" w:cs="Times New Roman"/>
            </w:rPr>
          </w:rPrChange>
        </w:rPr>
        <w:t>8</w:t>
      </w:r>
      <w:r w:rsidR="00931297" w:rsidRPr="002142C8">
        <w:rPr>
          <w:rFonts w:ascii="Times New Roman" w:hAnsi="Times New Roman" w:cs="Times New Roman"/>
          <w:rPrChange w:id="2268" w:author="ghj" w:date="2018-05-25T14:12:00Z">
            <w:rPr>
              <w:rFonts w:ascii="Times New Roman" w:hAnsi="Times New Roman" w:cs="Times New Roman" w:hint="eastAsia"/>
            </w:rPr>
          </w:rPrChange>
        </w:rPr>
        <w:t>所示。</w:t>
      </w:r>
    </w:p>
    <w:p w:rsidR="00D358BB" w:rsidRPr="002142C8" w:rsidRDefault="009061F8" w:rsidP="00D358BB">
      <w:pPr>
        <w:pStyle w:val="HTML"/>
        <w:shd w:val="clear" w:color="auto" w:fill="FFFFFF"/>
        <w:ind w:left="482"/>
        <w:jc w:val="center"/>
        <w:rPr>
          <w:rFonts w:ascii="Times New Roman" w:hAnsi="Times New Roman" w:cs="Times New Roman"/>
          <w:rPrChange w:id="2269" w:author="ghj" w:date="2018-05-25T14:12:00Z">
            <w:rPr>
              <w:rFonts w:ascii="Times New Roman" w:hAnsi="Times New Roman" w:cs="Times New Roman"/>
            </w:rPr>
          </w:rPrChange>
        </w:rPr>
      </w:pPr>
      <w:r w:rsidRPr="002142C8">
        <w:rPr>
          <w:rFonts w:ascii="Times New Roman" w:hAnsi="Times New Roman" w:cs="Times New Roman"/>
          <w:noProof/>
          <w:rPrChange w:id="2270" w:author="ghj" w:date="2018-05-25T14:12:00Z">
            <w:rPr>
              <w:noProof/>
            </w:rPr>
          </w:rPrChange>
        </w:rPr>
        <w:drawing>
          <wp:inline distT="0" distB="0" distL="0" distR="0">
            <wp:extent cx="4064067" cy="3830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079522" cy="3845350"/>
                    </a:xfrm>
                    <a:prstGeom prst="rect">
                      <a:avLst/>
                    </a:prstGeom>
                  </pic:spPr>
                </pic:pic>
              </a:graphicData>
            </a:graphic>
          </wp:inline>
        </w:drawing>
      </w:r>
    </w:p>
    <w:p w:rsidR="00D358BB" w:rsidRPr="002142C8" w:rsidRDefault="00A77B7C" w:rsidP="00D358BB">
      <w:pPr>
        <w:jc w:val="center"/>
        <w:rPr>
          <w:rFonts w:ascii="Times New Roman" w:eastAsia="黑体" w:hAnsi="Times New Roman" w:cs="Times New Roman"/>
          <w:b/>
          <w:szCs w:val="21"/>
          <w:rPrChange w:id="2271"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272" w:author="ghj" w:date="2018-05-25T14:12:00Z">
            <w:rPr>
              <w:rFonts w:ascii="黑体" w:eastAsia="黑体" w:hAnsi="黑体" w:cs="Times New Roman" w:hint="eastAsia"/>
              <w:b/>
              <w:szCs w:val="21"/>
            </w:rPr>
          </w:rPrChange>
        </w:rPr>
        <w:t>图</w:t>
      </w:r>
      <w:r w:rsidR="00D358BB" w:rsidRPr="002142C8">
        <w:rPr>
          <w:rFonts w:ascii="Times New Roman" w:eastAsia="黑体" w:hAnsi="Times New Roman" w:cs="Times New Roman"/>
          <w:b/>
          <w:color w:val="FF0000"/>
          <w:szCs w:val="21"/>
          <w:rPrChange w:id="2273" w:author="ghj" w:date="2018-05-25T14:12:00Z">
            <w:rPr>
              <w:rFonts w:ascii="黑体" w:eastAsia="黑体" w:hAnsi="黑体" w:cs="Times New Roman" w:hint="eastAsia"/>
              <w:b/>
              <w:szCs w:val="21"/>
            </w:rPr>
          </w:rPrChange>
        </w:rPr>
        <w:t>4</w:t>
      </w:r>
      <w:r w:rsidR="00D358BB" w:rsidRPr="002142C8">
        <w:rPr>
          <w:rFonts w:ascii="Times New Roman" w:eastAsia="黑体" w:hAnsi="Times New Roman" w:cs="Times New Roman"/>
          <w:b/>
          <w:color w:val="FF0000"/>
          <w:szCs w:val="21"/>
          <w:rPrChange w:id="2274" w:author="ghj" w:date="2018-05-25T14:12:00Z">
            <w:rPr>
              <w:rFonts w:ascii="黑体" w:eastAsia="黑体" w:hAnsi="黑体" w:cs="Times New Roman"/>
              <w:b/>
              <w:szCs w:val="21"/>
            </w:rPr>
          </w:rPrChange>
        </w:rPr>
        <w:t>.1</w:t>
      </w:r>
      <w:r w:rsidRPr="002142C8">
        <w:rPr>
          <w:rFonts w:ascii="Times New Roman" w:eastAsia="黑体" w:hAnsi="Times New Roman" w:cs="Times New Roman"/>
          <w:b/>
          <w:color w:val="FF0000"/>
          <w:szCs w:val="21"/>
          <w:rPrChange w:id="2275" w:author="ghj" w:date="2018-05-25T14:12:00Z">
            <w:rPr>
              <w:rFonts w:ascii="黑体" w:eastAsia="黑体" w:hAnsi="黑体" w:cs="Times New Roman"/>
              <w:b/>
              <w:szCs w:val="21"/>
            </w:rPr>
          </w:rPrChange>
        </w:rPr>
        <w:t>8</w:t>
      </w:r>
      <w:r w:rsidR="00D358BB" w:rsidRPr="002142C8">
        <w:rPr>
          <w:rFonts w:ascii="Times New Roman" w:eastAsia="黑体" w:hAnsi="Times New Roman" w:cs="Times New Roman"/>
          <w:b/>
          <w:color w:val="FF0000"/>
          <w:szCs w:val="21"/>
          <w:rPrChange w:id="2276" w:author="ghj" w:date="2018-05-25T14:12:00Z">
            <w:rPr>
              <w:rFonts w:ascii="黑体" w:eastAsia="黑体" w:hAnsi="黑体" w:cs="Times New Roman"/>
              <w:b/>
              <w:szCs w:val="21"/>
            </w:rPr>
          </w:rPrChange>
        </w:rPr>
        <w:t xml:space="preserve"> </w:t>
      </w:r>
      <w:r w:rsidR="004A3B4B" w:rsidRPr="002142C8">
        <w:rPr>
          <w:rFonts w:ascii="Times New Roman" w:eastAsia="黑体" w:hAnsi="Times New Roman" w:cs="Times New Roman"/>
          <w:b/>
          <w:color w:val="FF0000"/>
          <w:szCs w:val="21"/>
          <w:rPrChange w:id="2277" w:author="ghj" w:date="2018-05-25T14:12:00Z">
            <w:rPr>
              <w:rFonts w:ascii="黑体" w:eastAsia="黑体" w:hAnsi="黑体" w:cs="Times New Roman" w:hint="eastAsia"/>
              <w:b/>
              <w:szCs w:val="21"/>
            </w:rPr>
          </w:rPrChange>
        </w:rPr>
        <w:t>学习功能</w:t>
      </w:r>
      <w:r w:rsidR="001E6F30" w:rsidRPr="002142C8">
        <w:rPr>
          <w:rFonts w:ascii="Times New Roman" w:eastAsia="黑体" w:hAnsi="Times New Roman" w:cs="Times New Roman"/>
          <w:b/>
          <w:color w:val="FF0000"/>
          <w:szCs w:val="21"/>
          <w:rPrChange w:id="2278" w:author="ghj" w:date="2018-05-25T14:12:00Z">
            <w:rPr>
              <w:rFonts w:ascii="黑体" w:eastAsia="黑体" w:hAnsi="黑体" w:cs="Times New Roman" w:hint="eastAsia"/>
              <w:b/>
              <w:szCs w:val="21"/>
            </w:rPr>
          </w:rPrChange>
        </w:rPr>
        <w:t>流程示意</w:t>
      </w:r>
    </w:p>
    <w:p w:rsidR="001A583C" w:rsidRPr="002142C8" w:rsidRDefault="001A583C" w:rsidP="001A583C">
      <w:pPr>
        <w:pStyle w:val="HTML"/>
        <w:shd w:val="clear" w:color="auto" w:fill="FFFFFF"/>
        <w:ind w:firstLineChars="200" w:firstLine="480"/>
        <w:rPr>
          <w:rFonts w:ascii="Times New Roman" w:hAnsi="Times New Roman" w:cs="Times New Roman"/>
          <w:rPrChange w:id="2279" w:author="ghj" w:date="2018-05-25T14:12:00Z">
            <w:rPr>
              <w:rFonts w:ascii="Times New Roman" w:hAnsi="Times New Roman" w:cs="Times New Roman"/>
            </w:rPr>
          </w:rPrChange>
        </w:rPr>
      </w:pPr>
      <w:r w:rsidRPr="002142C8">
        <w:rPr>
          <w:rFonts w:ascii="Times New Roman" w:hAnsi="Times New Roman" w:cs="Times New Roman"/>
          <w:rPrChange w:id="2280" w:author="ghj" w:date="2018-05-25T14:12:00Z">
            <w:rPr>
              <w:rFonts w:ascii="Times New Roman" w:hAnsi="Times New Roman" w:cs="Times New Roman" w:hint="eastAsia"/>
            </w:rPr>
          </w:rPrChange>
        </w:rPr>
        <w:t>当</w:t>
      </w:r>
      <w:r w:rsidRPr="002142C8">
        <w:rPr>
          <w:rFonts w:ascii="Times New Roman" w:hAnsi="Times New Roman" w:cs="Times New Roman"/>
          <w:rPrChange w:id="2281" w:author="ghj" w:date="2018-05-25T14:12:00Z">
            <w:rPr>
              <w:rFonts w:ascii="Times New Roman" w:hAnsi="Times New Roman" w:cs="Times New Roman" w:hint="eastAsia"/>
            </w:rPr>
          </w:rPrChange>
        </w:rPr>
        <w:t>index</w:t>
      </w:r>
      <w:r w:rsidRPr="002142C8">
        <w:rPr>
          <w:rFonts w:ascii="Times New Roman" w:hAnsi="Times New Roman" w:cs="Times New Roman"/>
          <w:rPrChange w:id="2282" w:author="ghj" w:date="2018-05-25T14:12:00Z">
            <w:rPr>
              <w:rFonts w:ascii="Times New Roman" w:hAnsi="Times New Roman" w:cs="Times New Roman" w:hint="eastAsia"/>
            </w:rPr>
          </w:rPrChange>
        </w:rPr>
        <w:t>为</w:t>
      </w:r>
      <w:r w:rsidRPr="002142C8">
        <w:rPr>
          <w:rFonts w:ascii="Times New Roman" w:hAnsi="Times New Roman" w:cs="Times New Roman"/>
          <w:rPrChange w:id="2283" w:author="ghj" w:date="2018-05-25T14:12:00Z">
            <w:rPr>
              <w:rFonts w:ascii="Times New Roman" w:hAnsi="Times New Roman" w:cs="Times New Roman" w:hint="eastAsia"/>
            </w:rPr>
          </w:rPrChange>
        </w:rPr>
        <w:t>3</w:t>
      </w:r>
      <w:r w:rsidRPr="002142C8">
        <w:rPr>
          <w:rFonts w:ascii="Times New Roman" w:hAnsi="Times New Roman" w:cs="Times New Roman"/>
          <w:rPrChange w:id="2284" w:author="ghj" w:date="2018-05-25T14:12:00Z">
            <w:rPr>
              <w:rFonts w:ascii="Times New Roman" w:hAnsi="Times New Roman" w:cs="Times New Roman" w:hint="eastAsia"/>
            </w:rPr>
          </w:rPrChange>
        </w:rPr>
        <w:t>时，对应了情况</w:t>
      </w:r>
      <w:r w:rsidRPr="002142C8">
        <w:rPr>
          <w:rFonts w:hint="eastAsia"/>
          <w:rPrChange w:id="2285" w:author="ghj" w:date="2018-05-25T14:12:00Z">
            <w:rPr>
              <w:rFonts w:ascii="Times New Roman" w:hAnsi="Times New Roman" w:cs="Times New Roman" w:hint="eastAsia"/>
            </w:rPr>
          </w:rPrChange>
        </w:rPr>
        <w:t>④</w:t>
      </w:r>
      <w:r w:rsidRPr="002142C8">
        <w:rPr>
          <w:rFonts w:ascii="Times New Roman" w:hAnsi="Times New Roman" w:cs="Times New Roman"/>
          <w:rPrChange w:id="2286" w:author="ghj" w:date="2018-05-25T14:12:00Z">
            <w:rPr>
              <w:rFonts w:ascii="Times New Roman" w:hAnsi="Times New Roman" w:cs="Times New Roman" w:hint="eastAsia"/>
            </w:rPr>
          </w:rPrChange>
        </w:rPr>
        <w:t>，此时需要等待使用按下按键触发中断，将</w:t>
      </w:r>
      <w:r w:rsidRPr="002142C8">
        <w:rPr>
          <w:rFonts w:ascii="Times New Roman" w:hAnsi="Times New Roman" w:cs="Times New Roman"/>
          <w:rPrChange w:id="2287" w:author="ghj" w:date="2018-05-25T14:12:00Z">
            <w:rPr>
              <w:rFonts w:ascii="Times New Roman" w:hAnsi="Times New Roman" w:cs="Times New Roman" w:hint="eastAsia"/>
            </w:rPr>
          </w:rPrChange>
        </w:rPr>
        <w:t>press_key</w:t>
      </w:r>
      <w:r w:rsidRPr="002142C8">
        <w:rPr>
          <w:rFonts w:ascii="Times New Roman" w:hAnsi="Times New Roman" w:cs="Times New Roman"/>
          <w:rPrChange w:id="2288" w:author="ghj" w:date="2018-05-25T14:12:00Z">
            <w:rPr>
              <w:rFonts w:ascii="Times New Roman" w:hAnsi="Times New Roman" w:cs="Times New Roman" w:hint="eastAsia"/>
            </w:rPr>
          </w:rPrChange>
        </w:rPr>
        <w:t>赋值，程序会将</w:t>
      </w:r>
      <w:r w:rsidRPr="002142C8">
        <w:rPr>
          <w:rFonts w:ascii="Times New Roman" w:hAnsi="Times New Roman" w:cs="Times New Roman"/>
          <w:rPrChange w:id="2289" w:author="ghj" w:date="2018-05-25T14:12:00Z">
            <w:rPr>
              <w:rFonts w:ascii="Times New Roman" w:hAnsi="Times New Roman" w:cs="Times New Roman" w:hint="eastAsia"/>
            </w:rPr>
          </w:rPrChange>
        </w:rPr>
        <w:t>press_key</w:t>
      </w:r>
      <w:r w:rsidRPr="002142C8">
        <w:rPr>
          <w:rFonts w:ascii="Times New Roman" w:hAnsi="Times New Roman" w:cs="Times New Roman"/>
          <w:rPrChange w:id="2290" w:author="ghj" w:date="2018-05-25T14:12:00Z">
            <w:rPr>
              <w:rFonts w:ascii="Times New Roman" w:hAnsi="Times New Roman" w:cs="Times New Roman" w:hint="eastAsia"/>
            </w:rPr>
          </w:rPrChange>
        </w:rPr>
        <w:t>发送到</w:t>
      </w:r>
      <w:r w:rsidRPr="002142C8">
        <w:rPr>
          <w:rFonts w:ascii="Times New Roman" w:hAnsi="Times New Roman" w:cs="Times New Roman"/>
          <w:rPrChange w:id="2291" w:author="ghj" w:date="2018-05-25T14:12:00Z">
            <w:rPr>
              <w:rFonts w:ascii="Times New Roman" w:hAnsi="Times New Roman" w:cs="Times New Roman" w:hint="eastAsia"/>
            </w:rPr>
          </w:rPrChange>
        </w:rPr>
        <w:t>linux</w:t>
      </w:r>
      <w:r w:rsidRPr="002142C8">
        <w:rPr>
          <w:rFonts w:ascii="Times New Roman" w:hAnsi="Times New Roman" w:cs="Times New Roman"/>
          <w:rPrChange w:id="2292" w:author="ghj" w:date="2018-05-25T14:12:00Z">
            <w:rPr>
              <w:rFonts w:ascii="Times New Roman" w:hAnsi="Times New Roman" w:cs="Times New Roman" w:hint="eastAsia"/>
            </w:rPr>
          </w:rPrChange>
        </w:rPr>
        <w:t>进程，重复如此，直到用户再次按下学习键，学习结束。这个</w:t>
      </w:r>
      <w:r w:rsidR="004B7259" w:rsidRPr="002142C8">
        <w:rPr>
          <w:rFonts w:ascii="Times New Roman" w:hAnsi="Times New Roman" w:cs="Times New Roman"/>
          <w:rPrChange w:id="2293" w:author="ghj" w:date="2018-05-25T14:12:00Z">
            <w:rPr>
              <w:rFonts w:ascii="Times New Roman" w:hAnsi="Times New Roman" w:cs="Times New Roman" w:hint="eastAsia"/>
            </w:rPr>
          </w:rPrChange>
        </w:rPr>
        <w:t>逻辑</w:t>
      </w:r>
      <w:r w:rsidRPr="002142C8">
        <w:rPr>
          <w:rFonts w:ascii="Times New Roman" w:hAnsi="Times New Roman" w:cs="Times New Roman"/>
          <w:rPrChange w:id="2294" w:author="ghj" w:date="2018-05-25T14:12:00Z">
            <w:rPr>
              <w:rFonts w:ascii="Times New Roman" w:hAnsi="Times New Roman" w:cs="Times New Roman" w:hint="eastAsia"/>
            </w:rPr>
          </w:rPrChange>
        </w:rPr>
        <w:t>流程图如图</w:t>
      </w:r>
      <w:r w:rsidRPr="002142C8">
        <w:rPr>
          <w:rFonts w:ascii="Times New Roman" w:hAnsi="Times New Roman" w:cs="Times New Roman"/>
          <w:rPrChange w:id="2295" w:author="ghj" w:date="2018-05-25T14:12:00Z">
            <w:rPr>
              <w:rFonts w:ascii="Times New Roman" w:hAnsi="Times New Roman" w:cs="Times New Roman" w:hint="eastAsia"/>
            </w:rPr>
          </w:rPrChange>
        </w:rPr>
        <w:t>4</w:t>
      </w:r>
      <w:r w:rsidRPr="002142C8">
        <w:rPr>
          <w:rFonts w:ascii="Times New Roman" w:hAnsi="Times New Roman" w:cs="Times New Roman"/>
          <w:rPrChange w:id="2296" w:author="ghj" w:date="2018-05-25T14:12:00Z">
            <w:rPr>
              <w:rFonts w:ascii="Times New Roman" w:hAnsi="Times New Roman" w:cs="Times New Roman"/>
            </w:rPr>
          </w:rPrChange>
        </w:rPr>
        <w:t>.1</w:t>
      </w:r>
      <w:r w:rsidR="00A77B7C" w:rsidRPr="002142C8">
        <w:rPr>
          <w:rFonts w:ascii="Times New Roman" w:hAnsi="Times New Roman" w:cs="Times New Roman"/>
          <w:rPrChange w:id="2297" w:author="ghj" w:date="2018-05-25T14:12:00Z">
            <w:rPr>
              <w:rFonts w:ascii="Times New Roman" w:hAnsi="Times New Roman" w:cs="Times New Roman"/>
            </w:rPr>
          </w:rPrChange>
        </w:rPr>
        <w:t>9</w:t>
      </w:r>
      <w:r w:rsidRPr="002142C8">
        <w:rPr>
          <w:rFonts w:ascii="Times New Roman" w:hAnsi="Times New Roman" w:cs="Times New Roman"/>
          <w:rPrChange w:id="2298" w:author="ghj" w:date="2018-05-25T14:12:00Z">
            <w:rPr>
              <w:rFonts w:ascii="Times New Roman" w:hAnsi="Times New Roman" w:cs="Times New Roman" w:hint="eastAsia"/>
            </w:rPr>
          </w:rPrChange>
        </w:rPr>
        <w:t>所示。</w:t>
      </w:r>
    </w:p>
    <w:p w:rsidR="00CD2DB9" w:rsidRPr="002142C8" w:rsidRDefault="00946843" w:rsidP="00946843">
      <w:pPr>
        <w:pStyle w:val="HTML"/>
        <w:shd w:val="clear" w:color="auto" w:fill="FFFFFF"/>
        <w:jc w:val="center"/>
        <w:rPr>
          <w:rFonts w:ascii="Times New Roman" w:hAnsi="Times New Roman" w:cs="Times New Roman"/>
          <w:rPrChange w:id="2299" w:author="ghj" w:date="2018-05-25T14:12:00Z">
            <w:rPr>
              <w:rFonts w:ascii="Times New Roman" w:hAnsi="Times New Roman" w:cs="Times New Roman"/>
            </w:rPr>
          </w:rPrChange>
        </w:rPr>
      </w:pPr>
      <w:r w:rsidRPr="002142C8">
        <w:rPr>
          <w:rFonts w:ascii="Times New Roman" w:hAnsi="Times New Roman" w:cs="Times New Roman"/>
          <w:noProof/>
          <w:rPrChange w:id="2300" w:author="ghj" w:date="2018-05-25T14:12:00Z">
            <w:rPr>
              <w:noProof/>
            </w:rPr>
          </w:rPrChange>
        </w:rPr>
        <w:lastRenderedPageBreak/>
        <w:drawing>
          <wp:inline distT="0" distB="0" distL="0" distR="0">
            <wp:extent cx="3303282" cy="36783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320005" cy="3697003"/>
                    </a:xfrm>
                    <a:prstGeom prst="rect">
                      <a:avLst/>
                    </a:prstGeom>
                  </pic:spPr>
                </pic:pic>
              </a:graphicData>
            </a:graphic>
          </wp:inline>
        </w:drawing>
      </w:r>
    </w:p>
    <w:p w:rsidR="00946843" w:rsidRPr="002142C8" w:rsidRDefault="00A77B7C" w:rsidP="00946843">
      <w:pPr>
        <w:jc w:val="center"/>
        <w:rPr>
          <w:rFonts w:ascii="Times New Roman" w:eastAsia="黑体" w:hAnsi="Times New Roman" w:cs="Times New Roman"/>
          <w:b/>
          <w:szCs w:val="21"/>
          <w:rPrChange w:id="2301"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302" w:author="ghj" w:date="2018-05-25T14:12:00Z">
            <w:rPr>
              <w:rFonts w:ascii="黑体" w:eastAsia="黑体" w:hAnsi="黑体" w:cs="Times New Roman" w:hint="eastAsia"/>
              <w:b/>
              <w:szCs w:val="21"/>
            </w:rPr>
          </w:rPrChange>
        </w:rPr>
        <w:t>图</w:t>
      </w:r>
      <w:r w:rsidR="00946843" w:rsidRPr="002142C8">
        <w:rPr>
          <w:rFonts w:ascii="Times New Roman" w:eastAsia="黑体" w:hAnsi="Times New Roman" w:cs="Times New Roman"/>
          <w:b/>
          <w:szCs w:val="21"/>
          <w:rPrChange w:id="2303" w:author="ghj" w:date="2018-05-25T14:12:00Z">
            <w:rPr>
              <w:rFonts w:ascii="黑体" w:eastAsia="黑体" w:hAnsi="黑体" w:cs="Times New Roman" w:hint="eastAsia"/>
              <w:b/>
              <w:szCs w:val="21"/>
            </w:rPr>
          </w:rPrChange>
        </w:rPr>
        <w:t>4</w:t>
      </w:r>
      <w:r w:rsidR="00946843" w:rsidRPr="002142C8">
        <w:rPr>
          <w:rFonts w:ascii="Times New Roman" w:eastAsia="黑体" w:hAnsi="Times New Roman" w:cs="Times New Roman"/>
          <w:b/>
          <w:szCs w:val="21"/>
          <w:rPrChange w:id="2304" w:author="ghj" w:date="2018-05-25T14:12:00Z">
            <w:rPr>
              <w:rFonts w:ascii="黑体" w:eastAsia="黑体" w:hAnsi="黑体" w:cs="Times New Roman"/>
              <w:b/>
              <w:szCs w:val="21"/>
            </w:rPr>
          </w:rPrChange>
        </w:rPr>
        <w:t>.1</w:t>
      </w:r>
      <w:r w:rsidRPr="002142C8">
        <w:rPr>
          <w:rFonts w:ascii="Times New Roman" w:eastAsia="黑体" w:hAnsi="Times New Roman" w:cs="Times New Roman"/>
          <w:b/>
          <w:szCs w:val="21"/>
          <w:rPrChange w:id="2305" w:author="ghj" w:date="2018-05-25T14:12:00Z">
            <w:rPr>
              <w:rFonts w:ascii="黑体" w:eastAsia="黑体" w:hAnsi="黑体" w:cs="Times New Roman"/>
              <w:b/>
              <w:szCs w:val="21"/>
            </w:rPr>
          </w:rPrChange>
        </w:rPr>
        <w:t>9</w:t>
      </w:r>
      <w:r w:rsidR="00946843" w:rsidRPr="002142C8">
        <w:rPr>
          <w:rFonts w:ascii="Times New Roman" w:eastAsia="黑体" w:hAnsi="Times New Roman" w:cs="Times New Roman"/>
          <w:b/>
          <w:szCs w:val="21"/>
          <w:rPrChange w:id="2306" w:author="ghj" w:date="2018-05-25T14:12:00Z">
            <w:rPr>
              <w:rFonts w:ascii="黑体" w:eastAsia="黑体" w:hAnsi="黑体" w:cs="Times New Roman"/>
              <w:b/>
              <w:szCs w:val="21"/>
            </w:rPr>
          </w:rPrChange>
        </w:rPr>
        <w:t xml:space="preserve"> </w:t>
      </w:r>
      <w:r w:rsidR="00946843" w:rsidRPr="002142C8">
        <w:rPr>
          <w:rFonts w:ascii="Times New Roman" w:eastAsia="黑体" w:hAnsi="Times New Roman" w:cs="Times New Roman"/>
          <w:b/>
          <w:szCs w:val="21"/>
          <w:rPrChange w:id="2307" w:author="ghj" w:date="2018-05-25T14:12:00Z">
            <w:rPr>
              <w:rFonts w:ascii="黑体" w:eastAsia="黑体" w:hAnsi="黑体" w:cs="Times New Roman" w:hint="eastAsia"/>
              <w:b/>
              <w:szCs w:val="21"/>
            </w:rPr>
          </w:rPrChange>
        </w:rPr>
        <w:t>按键与学习</w:t>
      </w:r>
    </w:p>
    <w:p w:rsidR="00946843" w:rsidRPr="002142C8" w:rsidRDefault="001A583C" w:rsidP="00D1299A">
      <w:pPr>
        <w:pStyle w:val="HTML"/>
        <w:shd w:val="clear" w:color="auto" w:fill="FFFFFF"/>
        <w:ind w:firstLineChars="200" w:firstLine="480"/>
        <w:rPr>
          <w:rFonts w:ascii="Times New Roman" w:hAnsi="Times New Roman" w:cs="Times New Roman"/>
          <w:rPrChange w:id="2308" w:author="ghj" w:date="2018-05-25T14:12:00Z">
            <w:rPr>
              <w:rFonts w:ascii="Times New Roman" w:hAnsi="Times New Roman" w:cs="Times New Roman"/>
            </w:rPr>
          </w:rPrChange>
        </w:rPr>
      </w:pPr>
      <w:r w:rsidRPr="002142C8">
        <w:rPr>
          <w:rFonts w:ascii="Times New Roman" w:hAnsi="Times New Roman" w:cs="Times New Roman"/>
          <w:rPrChange w:id="2309" w:author="ghj" w:date="2018-05-25T14:12:00Z">
            <w:rPr>
              <w:rFonts w:ascii="Times New Roman" w:hAnsi="Times New Roman" w:cs="Times New Roman" w:hint="eastAsia"/>
            </w:rPr>
          </w:rPrChange>
        </w:rPr>
        <w:t>当学习完成后，程序会将当前学习好的文本内容复制到</w:t>
      </w:r>
      <w:r w:rsidRPr="002142C8">
        <w:rPr>
          <w:rFonts w:ascii="Times New Roman" w:hAnsi="Times New Roman" w:cs="Times New Roman"/>
          <w:rPrChange w:id="2310" w:author="ghj" w:date="2018-05-25T14:12:00Z">
            <w:rPr>
              <w:rFonts w:ascii="Times New Roman" w:hAnsi="Times New Roman" w:cs="Times New Roman" w:hint="eastAsia"/>
            </w:rPr>
          </w:rPrChange>
        </w:rPr>
        <w:t>lirc</w:t>
      </w:r>
      <w:r w:rsidRPr="002142C8">
        <w:rPr>
          <w:rFonts w:ascii="Times New Roman" w:hAnsi="Times New Roman" w:cs="Times New Roman"/>
          <w:rPrChange w:id="2311" w:author="ghj" w:date="2018-05-25T14:12:00Z">
            <w:rPr>
              <w:rFonts w:ascii="Times New Roman" w:hAnsi="Times New Roman" w:cs="Times New Roman" w:hint="eastAsia"/>
            </w:rPr>
          </w:rPrChange>
        </w:rPr>
        <w:t>的当前设备信息中，并且调用</w:t>
      </w:r>
      <w:r w:rsidRPr="002142C8">
        <w:rPr>
          <w:rFonts w:ascii="Times New Roman" w:hAnsi="Times New Roman" w:cs="Times New Roman"/>
          <w:rPrChange w:id="2312" w:author="ghj" w:date="2018-05-25T14:12:00Z">
            <w:rPr>
              <w:rFonts w:ascii="Times New Roman" w:hAnsi="Times New Roman" w:cs="Times New Roman" w:hint="eastAsia"/>
            </w:rPr>
          </w:rPrChange>
        </w:rPr>
        <w:t>update</w:t>
      </w:r>
      <w:r w:rsidRPr="002142C8">
        <w:rPr>
          <w:rFonts w:ascii="Times New Roman" w:hAnsi="Times New Roman" w:cs="Times New Roman"/>
          <w:rPrChange w:id="2313" w:author="ghj" w:date="2018-05-25T14:12:00Z">
            <w:rPr>
              <w:rFonts w:ascii="Times New Roman" w:hAnsi="Times New Roman" w:cs="Times New Roman" w:hint="eastAsia"/>
            </w:rPr>
          </w:rPrChange>
        </w:rPr>
        <w:t>函数，将学习完成的按键持久化到数据库中，流程图如图</w:t>
      </w:r>
      <w:r w:rsidRPr="002142C8">
        <w:rPr>
          <w:rFonts w:ascii="Times New Roman" w:hAnsi="Times New Roman" w:cs="Times New Roman"/>
          <w:rPrChange w:id="2314" w:author="ghj" w:date="2018-05-25T14:12:00Z">
            <w:rPr>
              <w:rFonts w:ascii="Times New Roman" w:hAnsi="Times New Roman" w:cs="Times New Roman" w:hint="eastAsia"/>
            </w:rPr>
          </w:rPrChange>
        </w:rPr>
        <w:t>4</w:t>
      </w:r>
      <w:r w:rsidRPr="002142C8">
        <w:rPr>
          <w:rFonts w:ascii="Times New Roman" w:hAnsi="Times New Roman" w:cs="Times New Roman"/>
          <w:rPrChange w:id="2315" w:author="ghj" w:date="2018-05-25T14:12:00Z">
            <w:rPr>
              <w:rFonts w:ascii="Times New Roman" w:hAnsi="Times New Roman" w:cs="Times New Roman"/>
            </w:rPr>
          </w:rPrChange>
        </w:rPr>
        <w:t>.</w:t>
      </w:r>
      <w:r w:rsidR="00A77B7C" w:rsidRPr="002142C8">
        <w:rPr>
          <w:rFonts w:ascii="Times New Roman" w:hAnsi="Times New Roman" w:cs="Times New Roman"/>
          <w:rPrChange w:id="2316" w:author="ghj" w:date="2018-05-25T14:12:00Z">
            <w:rPr>
              <w:rFonts w:ascii="Times New Roman" w:hAnsi="Times New Roman" w:cs="Times New Roman"/>
            </w:rPr>
          </w:rPrChange>
        </w:rPr>
        <w:t>20</w:t>
      </w:r>
      <w:r w:rsidRPr="002142C8">
        <w:rPr>
          <w:rFonts w:ascii="Times New Roman" w:hAnsi="Times New Roman" w:cs="Times New Roman"/>
          <w:rPrChange w:id="2317" w:author="ghj" w:date="2018-05-25T14:12:00Z">
            <w:rPr>
              <w:rFonts w:ascii="Times New Roman" w:hAnsi="Times New Roman" w:cs="Times New Roman" w:hint="eastAsia"/>
            </w:rPr>
          </w:rPrChange>
        </w:rPr>
        <w:t>所示。</w:t>
      </w:r>
    </w:p>
    <w:p w:rsidR="001A583C" w:rsidRPr="002142C8" w:rsidRDefault="00324B86" w:rsidP="00D1299A">
      <w:pPr>
        <w:pStyle w:val="HTML"/>
        <w:shd w:val="clear" w:color="auto" w:fill="FFFFFF"/>
        <w:jc w:val="center"/>
        <w:rPr>
          <w:rFonts w:ascii="Times New Roman" w:hAnsi="Times New Roman" w:cs="Times New Roman"/>
          <w:rPrChange w:id="2318" w:author="ghj" w:date="2018-05-25T14:12:00Z">
            <w:rPr>
              <w:rFonts w:ascii="Times New Roman" w:hAnsi="Times New Roman" w:cs="Times New Roman"/>
            </w:rPr>
          </w:rPrChange>
        </w:rPr>
      </w:pPr>
      <w:r w:rsidRPr="002142C8">
        <w:rPr>
          <w:rFonts w:ascii="Times New Roman" w:hAnsi="Times New Roman" w:cs="Times New Roman"/>
          <w:noProof/>
          <w:rPrChange w:id="2319" w:author="ghj" w:date="2018-05-25T14:12:00Z">
            <w:rPr>
              <w:noProof/>
            </w:rPr>
          </w:rPrChange>
        </w:rPr>
        <w:drawing>
          <wp:inline distT="0" distB="0" distL="0" distR="0">
            <wp:extent cx="3505218" cy="351112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29727" cy="3535679"/>
                    </a:xfrm>
                    <a:prstGeom prst="rect">
                      <a:avLst/>
                    </a:prstGeom>
                  </pic:spPr>
                </pic:pic>
              </a:graphicData>
            </a:graphic>
          </wp:inline>
        </w:drawing>
      </w:r>
    </w:p>
    <w:p w:rsidR="00D1299A" w:rsidRPr="002142C8" w:rsidRDefault="00A77B7C" w:rsidP="00D1299A">
      <w:pPr>
        <w:jc w:val="center"/>
        <w:rPr>
          <w:rFonts w:ascii="Times New Roman" w:eastAsia="黑体" w:hAnsi="Times New Roman" w:cs="Times New Roman"/>
          <w:b/>
          <w:szCs w:val="21"/>
          <w:rPrChange w:id="2320"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321" w:author="ghj" w:date="2018-05-25T14:12:00Z">
            <w:rPr>
              <w:rFonts w:ascii="黑体" w:eastAsia="黑体" w:hAnsi="黑体" w:cs="Times New Roman" w:hint="eastAsia"/>
              <w:b/>
              <w:szCs w:val="21"/>
            </w:rPr>
          </w:rPrChange>
        </w:rPr>
        <w:t>图</w:t>
      </w:r>
      <w:r w:rsidR="00D1299A" w:rsidRPr="002142C8">
        <w:rPr>
          <w:rFonts w:ascii="Times New Roman" w:eastAsia="黑体" w:hAnsi="Times New Roman" w:cs="Times New Roman"/>
          <w:b/>
          <w:szCs w:val="21"/>
          <w:rPrChange w:id="2322" w:author="ghj" w:date="2018-05-25T14:12:00Z">
            <w:rPr>
              <w:rFonts w:ascii="黑体" w:eastAsia="黑体" w:hAnsi="黑体" w:cs="Times New Roman" w:hint="eastAsia"/>
              <w:b/>
              <w:szCs w:val="21"/>
            </w:rPr>
          </w:rPrChange>
        </w:rPr>
        <w:t>4</w:t>
      </w:r>
      <w:r w:rsidR="00D1299A" w:rsidRPr="002142C8">
        <w:rPr>
          <w:rFonts w:ascii="Times New Roman" w:eastAsia="黑体" w:hAnsi="Times New Roman" w:cs="Times New Roman"/>
          <w:b/>
          <w:szCs w:val="21"/>
          <w:rPrChange w:id="2323" w:author="ghj" w:date="2018-05-25T14:12:00Z">
            <w:rPr>
              <w:rFonts w:ascii="黑体" w:eastAsia="黑体" w:hAnsi="黑体" w:cs="Times New Roman"/>
              <w:b/>
              <w:szCs w:val="21"/>
            </w:rPr>
          </w:rPrChange>
        </w:rPr>
        <w:t>.</w:t>
      </w:r>
      <w:r w:rsidRPr="002142C8">
        <w:rPr>
          <w:rFonts w:ascii="Times New Roman" w:eastAsia="黑体" w:hAnsi="Times New Roman" w:cs="Times New Roman"/>
          <w:b/>
          <w:szCs w:val="21"/>
          <w:rPrChange w:id="2324" w:author="ghj" w:date="2018-05-25T14:12:00Z">
            <w:rPr>
              <w:rFonts w:ascii="黑体" w:eastAsia="黑体" w:hAnsi="黑体" w:cs="Times New Roman"/>
              <w:b/>
              <w:szCs w:val="21"/>
            </w:rPr>
          </w:rPrChange>
        </w:rPr>
        <w:t>20</w:t>
      </w:r>
      <w:r w:rsidR="00D1299A" w:rsidRPr="002142C8">
        <w:rPr>
          <w:rFonts w:ascii="Times New Roman" w:eastAsia="黑体" w:hAnsi="Times New Roman" w:cs="Times New Roman"/>
          <w:b/>
          <w:szCs w:val="21"/>
          <w:rPrChange w:id="2325" w:author="ghj" w:date="2018-05-25T14:12:00Z">
            <w:rPr>
              <w:rFonts w:ascii="黑体" w:eastAsia="黑体" w:hAnsi="黑体" w:cs="Times New Roman"/>
              <w:b/>
              <w:szCs w:val="21"/>
            </w:rPr>
          </w:rPrChange>
        </w:rPr>
        <w:t xml:space="preserve"> </w:t>
      </w:r>
      <w:r w:rsidR="00D1299A" w:rsidRPr="002142C8">
        <w:rPr>
          <w:rFonts w:ascii="Times New Roman" w:eastAsia="黑体" w:hAnsi="Times New Roman" w:cs="Times New Roman"/>
          <w:b/>
          <w:szCs w:val="21"/>
          <w:rPrChange w:id="2326" w:author="ghj" w:date="2018-05-25T14:12:00Z">
            <w:rPr>
              <w:rFonts w:ascii="黑体" w:eastAsia="黑体" w:hAnsi="黑体" w:cs="Times New Roman" w:hint="eastAsia"/>
              <w:b/>
              <w:szCs w:val="21"/>
            </w:rPr>
          </w:rPrChange>
        </w:rPr>
        <w:t>学习完成</w:t>
      </w:r>
      <w:r w:rsidR="001E6F30" w:rsidRPr="002142C8">
        <w:rPr>
          <w:rFonts w:ascii="Times New Roman" w:eastAsia="黑体" w:hAnsi="Times New Roman" w:cs="Times New Roman"/>
          <w:b/>
          <w:szCs w:val="21"/>
          <w:rPrChange w:id="2327" w:author="ghj" w:date="2018-05-25T14:12:00Z">
            <w:rPr>
              <w:rFonts w:ascii="黑体" w:eastAsia="黑体" w:hAnsi="黑体" w:cs="Times New Roman" w:hint="eastAsia"/>
              <w:b/>
              <w:szCs w:val="21"/>
            </w:rPr>
          </w:rPrChange>
        </w:rPr>
        <w:t>功能示意</w:t>
      </w:r>
      <w:r w:rsidR="00D1299A" w:rsidRPr="002142C8">
        <w:rPr>
          <w:rFonts w:ascii="Times New Roman" w:eastAsia="黑体" w:hAnsi="Times New Roman" w:cs="Times New Roman"/>
          <w:b/>
          <w:szCs w:val="21"/>
          <w:rPrChange w:id="2328" w:author="ghj" w:date="2018-05-25T14:12:00Z">
            <w:rPr>
              <w:rFonts w:ascii="黑体" w:eastAsia="黑体" w:hAnsi="黑体" w:cs="Times New Roman" w:hint="eastAsia"/>
              <w:b/>
              <w:szCs w:val="21"/>
            </w:rPr>
          </w:rPrChange>
        </w:rPr>
        <w:t>流程图</w:t>
      </w:r>
    </w:p>
    <w:p w:rsidR="00D1299A" w:rsidRPr="002142C8" w:rsidRDefault="00D1299A" w:rsidP="00D1299A">
      <w:pPr>
        <w:pStyle w:val="HTML"/>
        <w:shd w:val="clear" w:color="auto" w:fill="FFFFFF"/>
        <w:ind w:firstLineChars="200" w:firstLine="480"/>
        <w:rPr>
          <w:rFonts w:ascii="Times New Roman" w:hAnsi="Times New Roman" w:cs="Times New Roman"/>
          <w:rPrChange w:id="2329" w:author="ghj" w:date="2018-05-25T14:12:00Z">
            <w:rPr>
              <w:rFonts w:ascii="Times New Roman" w:hAnsi="Times New Roman" w:cs="Times New Roman"/>
            </w:rPr>
          </w:rPrChange>
        </w:rPr>
      </w:pPr>
      <w:r w:rsidRPr="002142C8">
        <w:rPr>
          <w:rFonts w:ascii="Times New Roman" w:hAnsi="Times New Roman" w:cs="Times New Roman"/>
          <w:rPrChange w:id="2330" w:author="ghj" w:date="2018-05-25T14:12:00Z">
            <w:rPr>
              <w:rFonts w:ascii="Times New Roman" w:hAnsi="Times New Roman" w:cs="Times New Roman"/>
            </w:rPr>
          </w:rPrChange>
        </w:rPr>
        <w:t>W</w:t>
      </w:r>
      <w:r w:rsidRPr="002142C8">
        <w:rPr>
          <w:rFonts w:ascii="Times New Roman" w:hAnsi="Times New Roman" w:cs="Times New Roman"/>
          <w:rPrChange w:id="2331" w:author="ghj" w:date="2018-05-25T14:12:00Z">
            <w:rPr>
              <w:rFonts w:ascii="Times New Roman" w:hAnsi="Times New Roman" w:cs="Times New Roman" w:hint="eastAsia"/>
            </w:rPr>
          </w:rPrChange>
        </w:rPr>
        <w:t>eb</w:t>
      </w:r>
      <w:r w:rsidRPr="002142C8">
        <w:rPr>
          <w:rFonts w:ascii="Times New Roman" w:hAnsi="Times New Roman" w:cs="Times New Roman"/>
          <w:rPrChange w:id="2332" w:author="ghj" w:date="2018-05-25T14:12:00Z">
            <w:rPr>
              <w:rFonts w:ascii="Times New Roman" w:hAnsi="Times New Roman" w:cs="Times New Roman" w:hint="eastAsia"/>
            </w:rPr>
          </w:rPrChange>
        </w:rPr>
        <w:t>和硬件能够交互就是依靠这最后一步了，将学习好的遥控信息持久化到数据库中，</w:t>
      </w:r>
      <w:r w:rsidRPr="002142C8">
        <w:rPr>
          <w:rFonts w:ascii="Times New Roman" w:hAnsi="Times New Roman" w:cs="Times New Roman"/>
          <w:rPrChange w:id="2333" w:author="ghj" w:date="2018-05-25T14:12:00Z">
            <w:rPr>
              <w:rFonts w:ascii="Times New Roman" w:hAnsi="Times New Roman" w:cs="Times New Roman" w:hint="eastAsia"/>
            </w:rPr>
          </w:rPrChange>
        </w:rPr>
        <w:t>update</w:t>
      </w:r>
      <w:r w:rsidRPr="002142C8">
        <w:rPr>
          <w:rFonts w:ascii="Times New Roman" w:hAnsi="Times New Roman" w:cs="Times New Roman"/>
          <w:rPrChange w:id="2334" w:author="ghj" w:date="2018-05-25T14:12:00Z">
            <w:rPr>
              <w:rFonts w:ascii="Times New Roman" w:hAnsi="Times New Roman" w:cs="Times New Roman" w:hint="eastAsia"/>
            </w:rPr>
          </w:rPrChange>
        </w:rPr>
        <w:t>函数流程图如图</w:t>
      </w:r>
      <w:r w:rsidRPr="002142C8">
        <w:rPr>
          <w:rFonts w:ascii="Times New Roman" w:hAnsi="Times New Roman" w:cs="Times New Roman"/>
          <w:rPrChange w:id="2335" w:author="ghj" w:date="2018-05-25T14:12:00Z">
            <w:rPr>
              <w:rFonts w:ascii="Times New Roman" w:hAnsi="Times New Roman" w:cs="Times New Roman" w:hint="eastAsia"/>
            </w:rPr>
          </w:rPrChange>
        </w:rPr>
        <w:t>4</w:t>
      </w:r>
      <w:r w:rsidRPr="002142C8">
        <w:rPr>
          <w:rFonts w:ascii="Times New Roman" w:hAnsi="Times New Roman" w:cs="Times New Roman"/>
          <w:rPrChange w:id="2336" w:author="ghj" w:date="2018-05-25T14:12:00Z">
            <w:rPr>
              <w:rFonts w:ascii="Times New Roman" w:hAnsi="Times New Roman" w:cs="Times New Roman"/>
            </w:rPr>
          </w:rPrChange>
        </w:rPr>
        <w:t>.</w:t>
      </w:r>
      <w:r w:rsidR="00A77B7C" w:rsidRPr="002142C8">
        <w:rPr>
          <w:rFonts w:ascii="Times New Roman" w:hAnsi="Times New Roman" w:cs="Times New Roman"/>
          <w:rPrChange w:id="2337" w:author="ghj" w:date="2018-05-25T14:12:00Z">
            <w:rPr>
              <w:rFonts w:ascii="Times New Roman" w:hAnsi="Times New Roman" w:cs="Times New Roman"/>
            </w:rPr>
          </w:rPrChange>
        </w:rPr>
        <w:t>21</w:t>
      </w:r>
      <w:r w:rsidRPr="002142C8">
        <w:rPr>
          <w:rFonts w:ascii="Times New Roman" w:hAnsi="Times New Roman" w:cs="Times New Roman"/>
          <w:rPrChange w:id="2338" w:author="ghj" w:date="2018-05-25T14:12:00Z">
            <w:rPr>
              <w:rFonts w:ascii="Times New Roman" w:hAnsi="Times New Roman" w:cs="Times New Roman" w:hint="eastAsia"/>
            </w:rPr>
          </w:rPrChange>
        </w:rPr>
        <w:t>所示。</w:t>
      </w:r>
    </w:p>
    <w:p w:rsidR="00D1299A" w:rsidRPr="002142C8" w:rsidRDefault="00CD398B" w:rsidP="00034F6B">
      <w:pPr>
        <w:pStyle w:val="HTML"/>
        <w:shd w:val="clear" w:color="auto" w:fill="FFFFFF"/>
        <w:jc w:val="center"/>
        <w:rPr>
          <w:rFonts w:ascii="Times New Roman" w:hAnsi="Times New Roman" w:cs="Times New Roman"/>
          <w:rPrChange w:id="2339" w:author="ghj" w:date="2018-05-25T14:12:00Z">
            <w:rPr>
              <w:rFonts w:ascii="Times New Roman" w:hAnsi="Times New Roman" w:cs="Times New Roman"/>
            </w:rPr>
          </w:rPrChange>
        </w:rPr>
      </w:pPr>
      <w:r w:rsidRPr="002142C8">
        <w:rPr>
          <w:rFonts w:ascii="Times New Roman" w:hAnsi="Times New Roman" w:cs="Times New Roman"/>
          <w:noProof/>
          <w:rPrChange w:id="2340" w:author="ghj" w:date="2018-05-25T14:12:00Z">
            <w:rPr>
              <w:noProof/>
            </w:rPr>
          </w:rPrChange>
        </w:rPr>
        <w:lastRenderedPageBreak/>
        <w:drawing>
          <wp:inline distT="0" distB="0" distL="0" distR="0">
            <wp:extent cx="2452757" cy="36714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64857" cy="3689566"/>
                    </a:xfrm>
                    <a:prstGeom prst="rect">
                      <a:avLst/>
                    </a:prstGeom>
                  </pic:spPr>
                </pic:pic>
              </a:graphicData>
            </a:graphic>
          </wp:inline>
        </w:drawing>
      </w:r>
    </w:p>
    <w:p w:rsidR="00034F6B" w:rsidRPr="002142C8" w:rsidRDefault="00A77B7C" w:rsidP="00034F6B">
      <w:pPr>
        <w:jc w:val="center"/>
        <w:rPr>
          <w:rFonts w:ascii="Times New Roman" w:eastAsia="黑体" w:hAnsi="Times New Roman" w:cs="Times New Roman"/>
          <w:b/>
          <w:szCs w:val="21"/>
          <w:rPrChange w:id="2341"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342" w:author="ghj" w:date="2018-05-25T14:12:00Z">
            <w:rPr>
              <w:rFonts w:ascii="黑体" w:eastAsia="黑体" w:hAnsi="黑体" w:cs="Times New Roman" w:hint="eastAsia"/>
              <w:b/>
              <w:szCs w:val="21"/>
            </w:rPr>
          </w:rPrChange>
        </w:rPr>
        <w:t>图</w:t>
      </w:r>
      <w:r w:rsidR="00034F6B" w:rsidRPr="002142C8">
        <w:rPr>
          <w:rFonts w:ascii="Times New Roman" w:eastAsia="黑体" w:hAnsi="Times New Roman" w:cs="Times New Roman"/>
          <w:b/>
          <w:szCs w:val="21"/>
          <w:rPrChange w:id="2343" w:author="ghj" w:date="2018-05-25T14:12:00Z">
            <w:rPr>
              <w:rFonts w:ascii="黑体" w:eastAsia="黑体" w:hAnsi="黑体" w:cs="Times New Roman" w:hint="eastAsia"/>
              <w:b/>
              <w:szCs w:val="21"/>
            </w:rPr>
          </w:rPrChange>
        </w:rPr>
        <w:t>4</w:t>
      </w:r>
      <w:r w:rsidR="00034F6B" w:rsidRPr="002142C8">
        <w:rPr>
          <w:rFonts w:ascii="Times New Roman" w:eastAsia="黑体" w:hAnsi="Times New Roman" w:cs="Times New Roman"/>
          <w:b/>
          <w:szCs w:val="21"/>
          <w:rPrChange w:id="2344" w:author="ghj" w:date="2018-05-25T14:12:00Z">
            <w:rPr>
              <w:rFonts w:ascii="黑体" w:eastAsia="黑体" w:hAnsi="黑体" w:cs="Times New Roman"/>
              <w:b/>
              <w:szCs w:val="21"/>
            </w:rPr>
          </w:rPrChange>
        </w:rPr>
        <w:t>.</w:t>
      </w:r>
      <w:r w:rsidRPr="002142C8">
        <w:rPr>
          <w:rFonts w:ascii="Times New Roman" w:eastAsia="黑体" w:hAnsi="Times New Roman" w:cs="Times New Roman"/>
          <w:b/>
          <w:szCs w:val="21"/>
          <w:rPrChange w:id="2345" w:author="ghj" w:date="2018-05-25T14:12:00Z">
            <w:rPr>
              <w:rFonts w:ascii="黑体" w:eastAsia="黑体" w:hAnsi="黑体" w:cs="Times New Roman"/>
              <w:b/>
              <w:szCs w:val="21"/>
            </w:rPr>
          </w:rPrChange>
        </w:rPr>
        <w:t>21</w:t>
      </w:r>
      <w:r w:rsidR="00034F6B" w:rsidRPr="002142C8">
        <w:rPr>
          <w:rFonts w:ascii="Times New Roman" w:eastAsia="黑体" w:hAnsi="Times New Roman" w:cs="Times New Roman"/>
          <w:b/>
          <w:szCs w:val="21"/>
          <w:rPrChange w:id="2346" w:author="ghj" w:date="2018-05-25T14:12:00Z">
            <w:rPr>
              <w:rFonts w:ascii="黑体" w:eastAsia="黑体" w:hAnsi="黑体" w:cs="Times New Roman"/>
              <w:b/>
              <w:szCs w:val="21"/>
            </w:rPr>
          </w:rPrChange>
        </w:rPr>
        <w:t xml:space="preserve"> </w:t>
      </w:r>
      <w:r w:rsidR="00034F6B" w:rsidRPr="002142C8">
        <w:rPr>
          <w:rFonts w:ascii="Times New Roman" w:eastAsia="黑体" w:hAnsi="Times New Roman" w:cs="Times New Roman"/>
          <w:b/>
          <w:szCs w:val="21"/>
          <w:rPrChange w:id="2347" w:author="ghj" w:date="2018-05-25T14:12:00Z">
            <w:rPr>
              <w:rFonts w:ascii="黑体" w:eastAsia="黑体" w:hAnsi="黑体" w:cs="Times New Roman" w:hint="eastAsia"/>
              <w:b/>
              <w:szCs w:val="21"/>
            </w:rPr>
          </w:rPrChange>
        </w:rPr>
        <w:t>数据持久化流程</w:t>
      </w:r>
      <w:r w:rsidR="002D4CF6" w:rsidRPr="002142C8">
        <w:rPr>
          <w:rFonts w:ascii="Times New Roman" w:eastAsia="黑体" w:hAnsi="Times New Roman" w:cs="Times New Roman"/>
          <w:b/>
          <w:szCs w:val="21"/>
          <w:rPrChange w:id="2348" w:author="ghj" w:date="2018-05-25T14:12:00Z">
            <w:rPr>
              <w:rFonts w:ascii="黑体" w:eastAsia="黑体" w:hAnsi="黑体" w:cs="Times New Roman" w:hint="eastAsia"/>
              <w:b/>
              <w:szCs w:val="21"/>
            </w:rPr>
          </w:rPrChange>
        </w:rPr>
        <w:t>示意</w:t>
      </w:r>
      <w:r w:rsidR="00034F6B" w:rsidRPr="002142C8">
        <w:rPr>
          <w:rFonts w:ascii="Times New Roman" w:eastAsia="黑体" w:hAnsi="Times New Roman" w:cs="Times New Roman"/>
          <w:b/>
          <w:szCs w:val="21"/>
          <w:rPrChange w:id="2349" w:author="ghj" w:date="2018-05-25T14:12:00Z">
            <w:rPr>
              <w:rFonts w:ascii="黑体" w:eastAsia="黑体" w:hAnsi="黑体" w:cs="Times New Roman" w:hint="eastAsia"/>
              <w:b/>
              <w:szCs w:val="21"/>
            </w:rPr>
          </w:rPrChange>
        </w:rPr>
        <w:t>图</w:t>
      </w:r>
    </w:p>
    <w:p w:rsidR="00034F6B" w:rsidRPr="002142C8" w:rsidRDefault="00034F6B" w:rsidP="00034F6B">
      <w:pPr>
        <w:pStyle w:val="3"/>
        <w:rPr>
          <w:rFonts w:ascii="Times New Roman" w:hAnsi="Times New Roman" w:cs="Times New Roman"/>
          <w:rPrChange w:id="2350" w:author="ghj" w:date="2018-05-25T14:12:00Z">
            <w:rPr>
              <w:rFonts w:ascii="Times New Roman" w:hAnsi="Times New Roman" w:cs="Times New Roman"/>
            </w:rPr>
          </w:rPrChange>
        </w:rPr>
      </w:pPr>
      <w:r w:rsidRPr="002142C8">
        <w:rPr>
          <w:rFonts w:ascii="Times New Roman" w:hAnsi="Times New Roman" w:cs="Times New Roman"/>
          <w:rPrChange w:id="2351" w:author="ghj" w:date="2018-05-25T14:12:00Z">
            <w:rPr>
              <w:rFonts w:ascii="Times New Roman" w:hAnsi="Times New Roman" w:cs="Times New Roman"/>
            </w:rPr>
          </w:rPrChange>
        </w:rPr>
        <w:t>4.5</w:t>
      </w:r>
      <w:r w:rsidRPr="002142C8">
        <w:rPr>
          <w:rFonts w:ascii="Times New Roman" w:hAnsi="Times New Roman" w:cs="Times New Roman"/>
          <w:rPrChange w:id="2352" w:author="ghj" w:date="2018-05-25T14:12:00Z">
            <w:rPr>
              <w:rFonts w:ascii="Times New Roman" w:hAnsi="Times New Roman" w:cs="Times New Roman" w:hint="eastAsia"/>
            </w:rPr>
          </w:rPrChange>
        </w:rPr>
        <w:t>.</w:t>
      </w:r>
      <w:r w:rsidRPr="002142C8">
        <w:rPr>
          <w:rFonts w:ascii="Times New Roman" w:hAnsi="Times New Roman" w:cs="Times New Roman"/>
          <w:rPrChange w:id="2353" w:author="ghj" w:date="2018-05-25T14:12:00Z">
            <w:rPr>
              <w:rFonts w:ascii="Times New Roman" w:hAnsi="Times New Roman" w:cs="Times New Roman"/>
            </w:rPr>
          </w:rPrChange>
        </w:rPr>
        <w:t xml:space="preserve">2 </w:t>
      </w:r>
      <w:r w:rsidRPr="002142C8">
        <w:rPr>
          <w:rFonts w:ascii="Times New Roman" w:hAnsi="Times New Roman" w:cs="Times New Roman"/>
          <w:rPrChange w:id="2354" w:author="ghj" w:date="2018-05-25T14:12:00Z">
            <w:rPr>
              <w:rFonts w:ascii="Times New Roman" w:hAnsi="Times New Roman" w:cs="Times New Roman" w:hint="eastAsia"/>
            </w:rPr>
          </w:rPrChange>
        </w:rPr>
        <w:t>遥控功能</w:t>
      </w:r>
    </w:p>
    <w:p w:rsidR="00034F6B" w:rsidRPr="002142C8" w:rsidRDefault="00034F6B" w:rsidP="00034F6B">
      <w:pPr>
        <w:pStyle w:val="HTML"/>
        <w:shd w:val="clear" w:color="auto" w:fill="FFFFFF"/>
        <w:ind w:firstLineChars="200" w:firstLine="480"/>
        <w:rPr>
          <w:rFonts w:ascii="Times New Roman" w:hAnsi="Times New Roman" w:cs="Times New Roman"/>
          <w:rPrChange w:id="2355" w:author="ghj" w:date="2018-05-25T14:12:00Z">
            <w:rPr>
              <w:rFonts w:ascii="Times New Roman" w:hAnsi="Times New Roman" w:cs="Times New Roman"/>
            </w:rPr>
          </w:rPrChange>
        </w:rPr>
      </w:pPr>
      <w:r w:rsidRPr="002142C8">
        <w:rPr>
          <w:rFonts w:ascii="Times New Roman" w:hAnsi="Times New Roman" w:cs="Times New Roman"/>
          <w:rPrChange w:id="2356" w:author="ghj" w:date="2018-05-25T14:12:00Z">
            <w:rPr>
              <w:rFonts w:ascii="Times New Roman" w:hAnsi="Times New Roman" w:cs="Times New Roman" w:hint="eastAsia"/>
            </w:rPr>
          </w:rPrChange>
        </w:rPr>
        <w:t>如果使用者没有按下学习键，那么此时</w:t>
      </w:r>
      <w:r w:rsidR="009C1BEE" w:rsidRPr="002142C8">
        <w:rPr>
          <w:rFonts w:ascii="Times New Roman" w:hAnsi="Times New Roman" w:cs="Times New Roman"/>
          <w:rPrChange w:id="2357" w:author="ghj" w:date="2018-05-25T14:12:00Z">
            <w:rPr>
              <w:rFonts w:ascii="Times New Roman" w:hAnsi="Times New Roman" w:cs="Times New Roman" w:hint="eastAsia"/>
            </w:rPr>
          </w:rPrChange>
        </w:rPr>
        <w:t>的</w:t>
      </w:r>
      <w:r w:rsidRPr="002142C8">
        <w:rPr>
          <w:rFonts w:ascii="Times New Roman" w:hAnsi="Times New Roman" w:cs="Times New Roman"/>
          <w:rPrChange w:id="2358" w:author="ghj" w:date="2018-05-25T14:12:00Z">
            <w:rPr>
              <w:rFonts w:ascii="Times New Roman" w:hAnsi="Times New Roman" w:cs="Times New Roman" w:hint="eastAsia"/>
            </w:rPr>
          </w:rPrChange>
        </w:rPr>
        <w:t>Raspberry</w:t>
      </w:r>
      <w:r w:rsidRPr="002142C8">
        <w:rPr>
          <w:rFonts w:ascii="Times New Roman" w:hAnsi="Times New Roman" w:cs="Times New Roman"/>
          <w:rPrChange w:id="2359" w:author="ghj" w:date="2018-05-25T14:12:00Z">
            <w:rPr>
              <w:rFonts w:ascii="Times New Roman" w:hAnsi="Times New Roman" w:cs="Times New Roman"/>
            </w:rPr>
          </w:rPrChange>
        </w:rPr>
        <w:t xml:space="preserve"> </w:t>
      </w:r>
      <w:r w:rsidRPr="002142C8">
        <w:rPr>
          <w:rFonts w:ascii="Times New Roman" w:hAnsi="Times New Roman" w:cs="Times New Roman"/>
          <w:rPrChange w:id="2360" w:author="ghj" w:date="2018-05-25T14:12:00Z">
            <w:rPr>
              <w:rFonts w:ascii="Times New Roman" w:hAnsi="Times New Roman" w:cs="Times New Roman" w:hint="eastAsia"/>
            </w:rPr>
          </w:rPrChange>
        </w:rPr>
        <w:t>Pi</w:t>
      </w:r>
      <w:r w:rsidR="009C1BEE" w:rsidRPr="002142C8">
        <w:rPr>
          <w:rFonts w:ascii="Times New Roman" w:hAnsi="Times New Roman" w:cs="Times New Roman"/>
          <w:rPrChange w:id="2361" w:author="ghj" w:date="2018-05-25T14:12:00Z">
            <w:rPr>
              <w:rFonts w:ascii="Times New Roman" w:hAnsi="Times New Roman" w:cs="Times New Roman" w:hint="eastAsia"/>
            </w:rPr>
          </w:rPrChange>
        </w:rPr>
        <w:t>就相当于一个普通的</w:t>
      </w:r>
      <w:r w:rsidRPr="002142C8">
        <w:rPr>
          <w:rFonts w:ascii="Times New Roman" w:hAnsi="Times New Roman" w:cs="Times New Roman"/>
          <w:rPrChange w:id="2362" w:author="ghj" w:date="2018-05-25T14:12:00Z">
            <w:rPr>
              <w:rFonts w:ascii="Times New Roman" w:hAnsi="Times New Roman" w:cs="Times New Roman" w:hint="eastAsia"/>
            </w:rPr>
          </w:rPrChange>
        </w:rPr>
        <w:t>遥控器，使用者可以按下任何一个键（如果该</w:t>
      </w:r>
      <w:proofErr w:type="gramStart"/>
      <w:r w:rsidRPr="002142C8">
        <w:rPr>
          <w:rFonts w:ascii="Times New Roman" w:hAnsi="Times New Roman" w:cs="Times New Roman"/>
          <w:rPrChange w:id="2363" w:author="ghj" w:date="2018-05-25T14:12:00Z">
            <w:rPr>
              <w:rFonts w:ascii="Times New Roman" w:hAnsi="Times New Roman" w:cs="Times New Roman" w:hint="eastAsia"/>
            </w:rPr>
          </w:rPrChange>
        </w:rPr>
        <w:t>键学习</w:t>
      </w:r>
      <w:proofErr w:type="gramEnd"/>
      <w:r w:rsidRPr="002142C8">
        <w:rPr>
          <w:rFonts w:ascii="Times New Roman" w:hAnsi="Times New Roman" w:cs="Times New Roman"/>
          <w:rPrChange w:id="2364" w:author="ghj" w:date="2018-05-25T14:12:00Z">
            <w:rPr>
              <w:rFonts w:ascii="Times New Roman" w:hAnsi="Times New Roman" w:cs="Times New Roman" w:hint="eastAsia"/>
            </w:rPr>
          </w:rPrChange>
        </w:rPr>
        <w:t>过），</w:t>
      </w:r>
      <w:r w:rsidR="00B0279F" w:rsidRPr="002142C8">
        <w:rPr>
          <w:rFonts w:ascii="Times New Roman" w:hAnsi="Times New Roman" w:cs="Times New Roman"/>
          <w:rPrChange w:id="2365" w:author="ghj" w:date="2018-05-25T14:12:00Z">
            <w:rPr>
              <w:rFonts w:ascii="Times New Roman" w:hAnsi="Times New Roman" w:cs="Times New Roman"/>
            </w:rPr>
          </w:rPrChange>
        </w:rPr>
        <w:t>Raspberry Pi</w:t>
      </w:r>
      <w:r w:rsidR="00B0279F" w:rsidRPr="002142C8">
        <w:rPr>
          <w:rFonts w:ascii="Times New Roman" w:hAnsi="Times New Roman" w:cs="Times New Roman"/>
          <w:rPrChange w:id="2366" w:author="ghj" w:date="2018-05-25T14:12:00Z">
            <w:rPr>
              <w:rFonts w:ascii="Times New Roman" w:hAnsi="Times New Roman" w:cs="Times New Roman"/>
            </w:rPr>
          </w:rPrChange>
        </w:rPr>
        <w:t>将通过</w:t>
      </w:r>
      <w:r w:rsidR="00B0279F" w:rsidRPr="002142C8">
        <w:rPr>
          <w:rFonts w:ascii="Times New Roman" w:hAnsi="Times New Roman" w:cs="Times New Roman"/>
          <w:rPrChange w:id="2367" w:author="ghj" w:date="2018-05-25T14:12:00Z">
            <w:rPr>
              <w:rFonts w:ascii="Times New Roman" w:hAnsi="Times New Roman" w:cs="Times New Roman"/>
            </w:rPr>
          </w:rPrChange>
        </w:rPr>
        <w:t>LIRC</w:t>
      </w:r>
      <w:r w:rsidR="00B0279F" w:rsidRPr="002142C8">
        <w:rPr>
          <w:rFonts w:ascii="Times New Roman" w:hAnsi="Times New Roman" w:cs="Times New Roman"/>
          <w:rPrChange w:id="2368" w:author="ghj" w:date="2018-05-25T14:12:00Z">
            <w:rPr>
              <w:rFonts w:ascii="Times New Roman" w:hAnsi="Times New Roman" w:cs="Times New Roman"/>
            </w:rPr>
          </w:rPrChange>
        </w:rPr>
        <w:t>发送相应的红外信号。</w:t>
      </w:r>
      <w:r w:rsidR="004B7259" w:rsidRPr="002142C8">
        <w:rPr>
          <w:rFonts w:ascii="Times New Roman" w:hAnsi="Times New Roman" w:cs="Times New Roman"/>
          <w:rPrChange w:id="2369" w:author="ghj" w:date="2018-05-25T14:12:00Z">
            <w:rPr>
              <w:rFonts w:ascii="Times New Roman" w:hAnsi="Times New Roman" w:cs="Times New Roman" w:hint="eastAsia"/>
            </w:rPr>
          </w:rPrChange>
        </w:rPr>
        <w:t>万能遥控器的</w:t>
      </w:r>
      <w:r w:rsidRPr="002142C8">
        <w:rPr>
          <w:rFonts w:ascii="Times New Roman" w:hAnsi="Times New Roman" w:cs="Times New Roman"/>
          <w:rPrChange w:id="2370" w:author="ghj" w:date="2018-05-25T14:12:00Z">
            <w:rPr>
              <w:rFonts w:ascii="Times New Roman" w:hAnsi="Times New Roman" w:cs="Times New Roman" w:hint="eastAsia"/>
            </w:rPr>
          </w:rPrChange>
        </w:rPr>
        <w:t>遥控功能</w:t>
      </w:r>
      <w:r w:rsidR="004B7259" w:rsidRPr="002142C8">
        <w:rPr>
          <w:rFonts w:ascii="Times New Roman" w:hAnsi="Times New Roman" w:cs="Times New Roman"/>
          <w:rPrChange w:id="2371" w:author="ghj" w:date="2018-05-25T14:12:00Z">
            <w:rPr>
              <w:rFonts w:ascii="Times New Roman" w:hAnsi="Times New Roman" w:cs="Times New Roman" w:hint="eastAsia"/>
            </w:rPr>
          </w:rPrChange>
        </w:rPr>
        <w:t>逻辑示意图</w:t>
      </w:r>
      <w:r w:rsidRPr="002142C8">
        <w:rPr>
          <w:rFonts w:ascii="Times New Roman" w:hAnsi="Times New Roman" w:cs="Times New Roman"/>
          <w:rPrChange w:id="2372" w:author="ghj" w:date="2018-05-25T14:12:00Z">
            <w:rPr>
              <w:rFonts w:ascii="Times New Roman" w:hAnsi="Times New Roman" w:cs="Times New Roman" w:hint="eastAsia"/>
            </w:rPr>
          </w:rPrChange>
        </w:rPr>
        <w:t>如图</w:t>
      </w:r>
      <w:r w:rsidRPr="002142C8">
        <w:rPr>
          <w:rFonts w:ascii="Times New Roman" w:hAnsi="Times New Roman" w:cs="Times New Roman"/>
          <w:rPrChange w:id="2373" w:author="ghj" w:date="2018-05-25T14:12:00Z">
            <w:rPr>
              <w:rFonts w:ascii="Times New Roman" w:hAnsi="Times New Roman" w:cs="Times New Roman" w:hint="eastAsia"/>
            </w:rPr>
          </w:rPrChange>
        </w:rPr>
        <w:t>4</w:t>
      </w:r>
      <w:r w:rsidRPr="002142C8">
        <w:rPr>
          <w:rFonts w:ascii="Times New Roman" w:hAnsi="Times New Roman" w:cs="Times New Roman"/>
          <w:rPrChange w:id="2374" w:author="ghj" w:date="2018-05-25T14:12:00Z">
            <w:rPr>
              <w:rFonts w:ascii="Times New Roman" w:hAnsi="Times New Roman" w:cs="Times New Roman"/>
            </w:rPr>
          </w:rPrChange>
        </w:rPr>
        <w:t>.</w:t>
      </w:r>
      <w:r w:rsidR="00324FA9" w:rsidRPr="002142C8">
        <w:rPr>
          <w:rFonts w:ascii="Times New Roman" w:hAnsi="Times New Roman" w:cs="Times New Roman"/>
          <w:rPrChange w:id="2375" w:author="ghj" w:date="2018-05-25T14:12:00Z">
            <w:rPr>
              <w:rFonts w:ascii="Times New Roman" w:hAnsi="Times New Roman" w:cs="Times New Roman"/>
            </w:rPr>
          </w:rPrChange>
        </w:rPr>
        <w:t>22</w:t>
      </w:r>
      <w:r w:rsidR="00B0279F" w:rsidRPr="002142C8">
        <w:rPr>
          <w:rFonts w:ascii="Times New Roman" w:hAnsi="Times New Roman" w:cs="Times New Roman"/>
          <w:rPrChange w:id="2376" w:author="ghj" w:date="2018-05-25T14:12:00Z">
            <w:rPr>
              <w:rFonts w:ascii="Times New Roman" w:hAnsi="Times New Roman" w:cs="Times New Roman" w:hint="eastAsia"/>
            </w:rPr>
          </w:rPrChange>
        </w:rPr>
        <w:t>所示：</w:t>
      </w:r>
    </w:p>
    <w:p w:rsidR="00034F6B" w:rsidRPr="002142C8" w:rsidRDefault="00034F6B" w:rsidP="00F9237C">
      <w:pPr>
        <w:pStyle w:val="HTML"/>
        <w:shd w:val="clear" w:color="auto" w:fill="FFFFFF"/>
        <w:jc w:val="center"/>
        <w:rPr>
          <w:rFonts w:ascii="Times New Roman" w:hAnsi="Times New Roman" w:cs="Times New Roman"/>
          <w:rPrChange w:id="2377" w:author="ghj" w:date="2018-05-25T14:12:00Z">
            <w:rPr>
              <w:rFonts w:ascii="Times New Roman" w:hAnsi="Times New Roman" w:cs="Times New Roman"/>
            </w:rPr>
          </w:rPrChange>
        </w:rPr>
      </w:pPr>
      <w:r w:rsidRPr="002142C8">
        <w:rPr>
          <w:rFonts w:ascii="Times New Roman" w:hAnsi="Times New Roman" w:cs="Times New Roman"/>
          <w:noProof/>
          <w:rPrChange w:id="2378" w:author="ghj" w:date="2018-05-25T14:12:00Z">
            <w:rPr>
              <w:noProof/>
            </w:rPr>
          </w:rPrChange>
        </w:rPr>
        <w:drawing>
          <wp:inline distT="0" distB="0" distL="0" distR="0">
            <wp:extent cx="2295536" cy="32904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304474" cy="3303266"/>
                    </a:xfrm>
                    <a:prstGeom prst="rect">
                      <a:avLst/>
                    </a:prstGeom>
                  </pic:spPr>
                </pic:pic>
              </a:graphicData>
            </a:graphic>
          </wp:inline>
        </w:drawing>
      </w:r>
    </w:p>
    <w:p w:rsidR="00F9237C" w:rsidRPr="002142C8" w:rsidRDefault="00324FA9" w:rsidP="00F9237C">
      <w:pPr>
        <w:jc w:val="center"/>
        <w:rPr>
          <w:rFonts w:ascii="Times New Roman" w:eastAsia="黑体" w:hAnsi="Times New Roman" w:cs="Times New Roman"/>
          <w:b/>
          <w:szCs w:val="21"/>
          <w:rPrChange w:id="2379"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380" w:author="ghj" w:date="2018-05-25T14:12:00Z">
            <w:rPr>
              <w:rFonts w:ascii="黑体" w:eastAsia="黑体" w:hAnsi="黑体" w:cs="Times New Roman" w:hint="eastAsia"/>
              <w:b/>
              <w:szCs w:val="21"/>
            </w:rPr>
          </w:rPrChange>
        </w:rPr>
        <w:t>图</w:t>
      </w:r>
      <w:r w:rsidR="00F9237C" w:rsidRPr="002142C8">
        <w:rPr>
          <w:rFonts w:ascii="Times New Roman" w:eastAsia="黑体" w:hAnsi="Times New Roman" w:cs="Times New Roman"/>
          <w:b/>
          <w:szCs w:val="21"/>
          <w:rPrChange w:id="2381" w:author="ghj" w:date="2018-05-25T14:12:00Z">
            <w:rPr>
              <w:rFonts w:ascii="黑体" w:eastAsia="黑体" w:hAnsi="黑体" w:cs="Times New Roman" w:hint="eastAsia"/>
              <w:b/>
              <w:szCs w:val="21"/>
            </w:rPr>
          </w:rPrChange>
        </w:rPr>
        <w:t>4</w:t>
      </w:r>
      <w:r w:rsidR="00F9237C" w:rsidRPr="002142C8">
        <w:rPr>
          <w:rFonts w:ascii="Times New Roman" w:eastAsia="黑体" w:hAnsi="Times New Roman" w:cs="Times New Roman"/>
          <w:b/>
          <w:szCs w:val="21"/>
          <w:rPrChange w:id="2382" w:author="ghj" w:date="2018-05-25T14:12:00Z">
            <w:rPr>
              <w:rFonts w:ascii="黑体" w:eastAsia="黑体" w:hAnsi="黑体" w:cs="Times New Roman"/>
              <w:b/>
              <w:szCs w:val="21"/>
            </w:rPr>
          </w:rPrChange>
        </w:rPr>
        <w:t>.</w:t>
      </w:r>
      <w:r w:rsidRPr="002142C8">
        <w:rPr>
          <w:rFonts w:ascii="Times New Roman" w:eastAsia="黑体" w:hAnsi="Times New Roman" w:cs="Times New Roman"/>
          <w:b/>
          <w:szCs w:val="21"/>
          <w:rPrChange w:id="2383" w:author="ghj" w:date="2018-05-25T14:12:00Z">
            <w:rPr>
              <w:rFonts w:ascii="黑体" w:eastAsia="黑体" w:hAnsi="黑体" w:cs="Times New Roman"/>
              <w:b/>
              <w:szCs w:val="21"/>
            </w:rPr>
          </w:rPrChange>
        </w:rPr>
        <w:t>22</w:t>
      </w:r>
      <w:r w:rsidR="00F9237C" w:rsidRPr="002142C8">
        <w:rPr>
          <w:rFonts w:ascii="Times New Roman" w:eastAsia="黑体" w:hAnsi="Times New Roman" w:cs="Times New Roman"/>
          <w:b/>
          <w:szCs w:val="21"/>
          <w:rPrChange w:id="2384"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385" w:author="ghj" w:date="2018-05-25T14:12:00Z">
            <w:rPr>
              <w:rFonts w:ascii="黑体" w:eastAsia="黑体" w:hAnsi="黑体" w:cs="Times New Roman" w:hint="eastAsia"/>
              <w:b/>
              <w:szCs w:val="21"/>
            </w:rPr>
          </w:rPrChange>
        </w:rPr>
        <w:t>万能遥控的遥控功能示意</w:t>
      </w:r>
    </w:p>
    <w:p w:rsidR="00F9237C" w:rsidRPr="002142C8" w:rsidRDefault="00F9237C" w:rsidP="00F9237C">
      <w:pPr>
        <w:pStyle w:val="HTML"/>
        <w:shd w:val="clear" w:color="auto" w:fill="FFFFFF"/>
        <w:ind w:firstLineChars="200" w:firstLine="480"/>
        <w:rPr>
          <w:rFonts w:ascii="Times New Roman" w:hAnsi="Times New Roman" w:cs="Times New Roman"/>
          <w:rPrChange w:id="2386" w:author="ghj" w:date="2018-05-25T14:12:00Z">
            <w:rPr>
              <w:rFonts w:ascii="Times New Roman" w:hAnsi="Times New Roman" w:cs="Times New Roman"/>
            </w:rPr>
          </w:rPrChange>
        </w:rPr>
      </w:pPr>
      <w:r w:rsidRPr="002142C8">
        <w:rPr>
          <w:rFonts w:ascii="Times New Roman" w:hAnsi="Times New Roman" w:cs="Times New Roman"/>
          <w:rPrChange w:id="2387" w:author="ghj" w:date="2018-05-25T14:12:00Z">
            <w:rPr>
              <w:rFonts w:ascii="Times New Roman" w:hAnsi="Times New Roman" w:cs="Times New Roman" w:hint="eastAsia"/>
            </w:rPr>
          </w:rPrChange>
        </w:rPr>
        <w:lastRenderedPageBreak/>
        <w:t>因为</w:t>
      </w:r>
      <w:r w:rsidRPr="002142C8">
        <w:rPr>
          <w:rFonts w:ascii="Times New Roman" w:hAnsi="Times New Roman" w:cs="Times New Roman"/>
          <w:rPrChange w:id="2388" w:author="ghj" w:date="2018-05-25T14:12:00Z">
            <w:rPr>
              <w:rFonts w:ascii="Times New Roman" w:hAnsi="Times New Roman" w:cs="Times New Roman" w:hint="eastAsia"/>
            </w:rPr>
          </w:rPrChange>
        </w:rPr>
        <w:t>lirc</w:t>
      </w:r>
      <w:r w:rsidRPr="002142C8">
        <w:rPr>
          <w:rFonts w:ascii="Times New Roman" w:hAnsi="Times New Roman" w:cs="Times New Roman"/>
          <w:rPrChange w:id="2389" w:author="ghj" w:date="2018-05-25T14:12:00Z">
            <w:rPr>
              <w:rFonts w:ascii="Times New Roman" w:hAnsi="Times New Roman" w:cs="Times New Roman" w:hint="eastAsia"/>
            </w:rPr>
          </w:rPrChange>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sidRPr="002142C8">
        <w:rPr>
          <w:rFonts w:ascii="Times New Roman" w:hAnsi="Times New Roman" w:cs="Times New Roman"/>
          <w:rPrChange w:id="2390" w:author="ghj" w:date="2018-05-25T14:12:00Z">
            <w:rPr>
              <w:rFonts w:ascii="Times New Roman" w:hAnsi="Times New Roman" w:cs="Times New Roman" w:hint="eastAsia"/>
            </w:rPr>
          </w:rPrChange>
        </w:rPr>
        <w:t>D</w:t>
      </w:r>
      <w:r w:rsidRPr="002142C8">
        <w:rPr>
          <w:rFonts w:ascii="Times New Roman" w:hAnsi="Times New Roman" w:cs="Times New Roman"/>
          <w:rPrChange w:id="2391" w:author="ghj" w:date="2018-05-25T14:12:00Z">
            <w:rPr>
              <w:rFonts w:ascii="Times New Roman" w:hAnsi="Times New Roman" w:cs="Times New Roman" w:hint="eastAsia"/>
            </w:rPr>
          </w:rPrChange>
        </w:rPr>
        <w:t>灯闪一下。获取</w:t>
      </w:r>
      <w:r w:rsidRPr="002142C8">
        <w:rPr>
          <w:rFonts w:ascii="Times New Roman" w:hAnsi="Times New Roman" w:cs="Times New Roman"/>
          <w:rPrChange w:id="2392" w:author="ghj" w:date="2018-05-25T14:12:00Z">
            <w:rPr>
              <w:rFonts w:ascii="Times New Roman" w:hAnsi="Times New Roman" w:cs="Times New Roman" w:hint="eastAsia"/>
            </w:rPr>
          </w:rPrChange>
        </w:rPr>
        <w:t>remote_name</w:t>
      </w:r>
      <w:r w:rsidRPr="002142C8">
        <w:rPr>
          <w:rFonts w:ascii="Times New Roman" w:hAnsi="Times New Roman" w:cs="Times New Roman"/>
          <w:rPrChange w:id="2393" w:author="ghj" w:date="2018-05-25T14:12:00Z">
            <w:rPr>
              <w:rFonts w:ascii="Times New Roman" w:hAnsi="Times New Roman" w:cs="Times New Roman" w:hint="eastAsia"/>
            </w:rPr>
          </w:rPrChange>
        </w:rPr>
        <w:t>时是依赖</w:t>
      </w:r>
      <w:r w:rsidRPr="002142C8">
        <w:rPr>
          <w:rFonts w:ascii="Times New Roman" w:hAnsi="Times New Roman" w:cs="Times New Roman"/>
          <w:rPrChange w:id="2394" w:author="ghj" w:date="2018-05-25T14:12:00Z">
            <w:rPr>
              <w:rFonts w:ascii="Times New Roman" w:hAnsi="Times New Roman" w:cs="Times New Roman" w:hint="eastAsia"/>
            </w:rPr>
          </w:rPrChange>
        </w:rPr>
        <w:t>lirc</w:t>
      </w:r>
      <w:r w:rsidRPr="002142C8">
        <w:rPr>
          <w:rFonts w:ascii="Times New Roman" w:hAnsi="Times New Roman" w:cs="Times New Roman"/>
          <w:rPrChange w:id="2395" w:author="ghj" w:date="2018-05-25T14:12:00Z">
            <w:rPr>
              <w:rFonts w:ascii="Times New Roman" w:hAnsi="Times New Roman" w:cs="Times New Roman" w:hint="eastAsia"/>
            </w:rPr>
          </w:rPrChange>
        </w:rPr>
        <w:t>的打印当前设备名字的命令：</w:t>
      </w:r>
      <w:r w:rsidRPr="002142C8">
        <w:rPr>
          <w:rFonts w:ascii="Times New Roman" w:hAnsi="Times New Roman" w:cs="Times New Roman"/>
          <w:color w:val="FF0000"/>
          <w:rPrChange w:id="2396" w:author="ghj" w:date="2018-05-25T14:12:00Z">
            <w:rPr>
              <w:rFonts w:ascii="Times New Roman" w:hAnsi="Times New Roman" w:cs="Times New Roman"/>
            </w:rPr>
          </w:rPrChange>
        </w:rPr>
        <w:t>”</w:t>
      </w:r>
      <w:r w:rsidRPr="002142C8">
        <w:rPr>
          <w:rFonts w:ascii="Times New Roman" w:hAnsi="Times New Roman" w:cs="Times New Roman"/>
          <w:rPrChange w:id="2397" w:author="ghj" w:date="2018-05-25T14:12:00Z">
            <w:rPr>
              <w:rFonts w:ascii="Times New Roman" w:hAnsi="Times New Roman" w:cs="Times New Roman"/>
            </w:rPr>
          </w:rPrChange>
        </w:rPr>
        <w:t>sudo irsend li</w:t>
      </w:r>
      <w:r w:rsidRPr="002142C8">
        <w:rPr>
          <w:rFonts w:ascii="Times New Roman" w:hAnsi="Times New Roman" w:cs="Times New Roman"/>
          <w:color w:val="FF0000"/>
          <w:rPrChange w:id="2398" w:author="ghj" w:date="2018-05-25T14:12:00Z">
            <w:rPr>
              <w:rFonts w:ascii="Times New Roman" w:hAnsi="Times New Roman" w:cs="Times New Roman"/>
            </w:rPr>
          </w:rPrChange>
        </w:rPr>
        <w:t>st</w:t>
      </w:r>
      <w:ins w:id="2399" w:author="ghj" w:date="2018-05-25T12:27:00Z">
        <w:r w:rsidR="003D429C" w:rsidRPr="002142C8">
          <w:rPr>
            <w:rFonts w:ascii="Times New Roman" w:hAnsi="Times New Roman" w:cs="Times New Roman"/>
            <w:color w:val="FF0000"/>
            <w:rPrChange w:id="2400" w:author="ghj" w:date="2018-05-25T14:12:00Z">
              <w:rPr>
                <w:rFonts w:ascii="Times New Roman" w:hAnsi="Times New Roman" w:cs="Times New Roman"/>
                <w:color w:val="FF0000"/>
              </w:rPr>
            </w:rPrChange>
          </w:rPr>
          <w:t xml:space="preserve"> </w:t>
        </w:r>
      </w:ins>
      <w:del w:id="2401" w:author="ghj" w:date="2018-05-25T12:27:00Z">
        <w:r w:rsidRPr="002142C8" w:rsidDel="003D429C">
          <w:rPr>
            <w:rFonts w:ascii="Times New Roman" w:hAnsi="Times New Roman" w:cs="Times New Roman"/>
            <w:color w:val="FF0000"/>
            <w:rPrChange w:id="2402" w:author="ghj" w:date="2018-05-25T14:12:00Z">
              <w:rPr>
                <w:rFonts w:ascii="Times New Roman" w:hAnsi="Times New Roman" w:cs="Times New Roman"/>
              </w:rPr>
            </w:rPrChange>
          </w:rPr>
          <w:delText xml:space="preserve"> </w:delText>
        </w:r>
      </w:del>
      <w:proofErr w:type="gramStart"/>
      <w:r w:rsidRPr="002142C8">
        <w:rPr>
          <w:rFonts w:ascii="Times New Roman" w:hAnsi="Times New Roman" w:cs="Times New Roman"/>
          <w:color w:val="FF0000"/>
          <w:rPrChange w:id="2403" w:author="ghj" w:date="2018-05-25T14:12:00Z">
            <w:rPr>
              <w:rFonts w:ascii="Times New Roman" w:hAnsi="Times New Roman" w:cs="Times New Roman"/>
            </w:rPr>
          </w:rPrChange>
        </w:rPr>
        <w:t>‘’ ‘’ ”</w:t>
      </w:r>
      <w:proofErr w:type="gramEnd"/>
      <w:r w:rsidRPr="002142C8">
        <w:rPr>
          <w:rFonts w:ascii="Times New Roman" w:hAnsi="Times New Roman" w:cs="Times New Roman"/>
          <w:rPrChange w:id="2404" w:author="ghj" w:date="2018-05-25T14:12:00Z">
            <w:rPr>
              <w:rFonts w:ascii="Times New Roman" w:hAnsi="Times New Roman" w:cs="Times New Roman" w:hint="eastAsia"/>
            </w:rPr>
          </w:rPrChange>
        </w:rPr>
        <w:t>，这条命令会返回一条字符串，格式下：</w:t>
      </w:r>
      <w:r w:rsidRPr="002142C8">
        <w:rPr>
          <w:rFonts w:ascii="Times New Roman" w:hAnsi="Times New Roman" w:cs="Times New Roman"/>
          <w:rPrChange w:id="2405" w:author="ghj" w:date="2018-05-25T14:12:00Z">
            <w:rPr>
              <w:rFonts w:ascii="Times New Roman" w:hAnsi="Times New Roman" w:cs="Times New Roman"/>
            </w:rPr>
          </w:rPrChange>
        </w:rPr>
        <w:t>”irsend:*</w:t>
      </w:r>
      <w:proofErr w:type="gramStart"/>
      <w:r w:rsidRPr="002142C8">
        <w:rPr>
          <w:rFonts w:ascii="Times New Roman" w:hAnsi="Times New Roman" w:cs="Times New Roman"/>
          <w:rPrChange w:id="2406" w:author="ghj" w:date="2018-05-25T14:12:00Z">
            <w:rPr>
              <w:rFonts w:ascii="Times New Roman" w:hAnsi="Times New Roman" w:cs="Times New Roman"/>
            </w:rPr>
          </w:rPrChange>
        </w:rPr>
        <w:t>”</w:t>
      </w:r>
      <w:proofErr w:type="gramEnd"/>
      <w:r w:rsidRPr="002142C8">
        <w:rPr>
          <w:rFonts w:ascii="Times New Roman" w:hAnsi="Times New Roman" w:cs="Times New Roman"/>
          <w:rPrChange w:id="2407" w:author="ghj" w:date="2018-05-25T14:12:00Z">
            <w:rPr>
              <w:rFonts w:ascii="Times New Roman" w:hAnsi="Times New Roman" w:cs="Times New Roman" w:hint="eastAsia"/>
            </w:rPr>
          </w:rPrChange>
        </w:rPr>
        <w:t>，</w:t>
      </w:r>
      <w:proofErr w:type="gramStart"/>
      <w:r w:rsidRPr="002142C8">
        <w:rPr>
          <w:rFonts w:ascii="Times New Roman" w:hAnsi="Times New Roman" w:cs="Times New Roman"/>
          <w:rPrChange w:id="2408" w:author="ghj" w:date="2018-05-25T14:12:00Z">
            <w:rPr>
              <w:rFonts w:ascii="Times New Roman" w:hAnsi="Times New Roman" w:cs="Times New Roman"/>
            </w:rPr>
          </w:rPrChange>
        </w:rPr>
        <w:t>”</w:t>
      </w:r>
      <w:proofErr w:type="gramEnd"/>
      <w:r w:rsidRPr="002142C8">
        <w:rPr>
          <w:rFonts w:ascii="Times New Roman" w:hAnsi="Times New Roman" w:cs="Times New Roman"/>
          <w:rPrChange w:id="2409" w:author="ghj" w:date="2018-05-25T14:12:00Z">
            <w:rPr>
              <w:rFonts w:ascii="Times New Roman" w:hAnsi="Times New Roman" w:cs="Times New Roman"/>
            </w:rPr>
          </w:rPrChange>
        </w:rPr>
        <w:t>*</w:t>
      </w:r>
      <w:proofErr w:type="gramStart"/>
      <w:r w:rsidRPr="002142C8">
        <w:rPr>
          <w:rFonts w:ascii="Times New Roman" w:hAnsi="Times New Roman" w:cs="Times New Roman"/>
          <w:rPrChange w:id="2410" w:author="ghj" w:date="2018-05-25T14:12:00Z">
            <w:rPr>
              <w:rFonts w:ascii="Times New Roman" w:hAnsi="Times New Roman" w:cs="Times New Roman"/>
            </w:rPr>
          </w:rPrChange>
        </w:rPr>
        <w:t>”</w:t>
      </w:r>
      <w:proofErr w:type="gramEnd"/>
      <w:r w:rsidRPr="002142C8">
        <w:rPr>
          <w:rFonts w:ascii="Times New Roman" w:hAnsi="Times New Roman" w:cs="Times New Roman"/>
          <w:rPrChange w:id="2411" w:author="ghj" w:date="2018-05-25T14:12:00Z">
            <w:rPr>
              <w:rFonts w:ascii="Times New Roman" w:hAnsi="Times New Roman" w:cs="Times New Roman" w:hint="eastAsia"/>
            </w:rPr>
          </w:rPrChange>
        </w:rPr>
        <w:t>代表的就是当前设备的名字，程序使用了字符串分割来获取</w:t>
      </w:r>
      <w:r w:rsidRPr="002142C8">
        <w:rPr>
          <w:rFonts w:ascii="Times New Roman" w:hAnsi="Times New Roman" w:cs="Times New Roman"/>
          <w:rPrChange w:id="2412" w:author="ghj" w:date="2018-05-25T14:12:00Z">
            <w:rPr>
              <w:rFonts w:ascii="Times New Roman" w:hAnsi="Times New Roman" w:cs="Times New Roman" w:hint="eastAsia"/>
            </w:rPr>
          </w:rPrChange>
        </w:rPr>
        <w:t>remote_name</w:t>
      </w:r>
      <w:r w:rsidRPr="002142C8">
        <w:rPr>
          <w:rFonts w:ascii="Times New Roman" w:hAnsi="Times New Roman" w:cs="Times New Roman"/>
          <w:rPrChange w:id="2413" w:author="ghj" w:date="2018-05-25T14:12:00Z">
            <w:rPr>
              <w:rFonts w:ascii="Times New Roman" w:hAnsi="Times New Roman" w:cs="Times New Roman" w:hint="eastAsia"/>
            </w:rPr>
          </w:rPrChange>
        </w:rPr>
        <w:t>。</w:t>
      </w:r>
    </w:p>
    <w:p w:rsidR="00F9237C" w:rsidRPr="002142C8" w:rsidRDefault="00F9237C" w:rsidP="003927AD">
      <w:pPr>
        <w:pStyle w:val="2"/>
        <w:spacing w:before="60" w:afterLines="50" w:after="156" w:line="240" w:lineRule="auto"/>
        <w:jc w:val="left"/>
        <w:rPr>
          <w:rFonts w:ascii="Times New Roman" w:eastAsia="宋体" w:hAnsi="Times New Roman" w:cs="Times New Roman"/>
          <w:sz w:val="28"/>
          <w:szCs w:val="28"/>
          <w:rPrChange w:id="2414"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2415" w:author="ghj" w:date="2018-05-25T14:12:00Z">
            <w:rPr>
              <w:rFonts w:ascii="宋体" w:eastAsia="宋体" w:hAnsi="宋体"/>
              <w:sz w:val="28"/>
              <w:szCs w:val="28"/>
            </w:rPr>
          </w:rPrChange>
        </w:rPr>
        <w:t xml:space="preserve">4.6 </w:t>
      </w:r>
      <w:r w:rsidR="00847CBB" w:rsidRPr="002142C8">
        <w:rPr>
          <w:rFonts w:ascii="Times New Roman" w:eastAsia="宋体" w:hAnsi="Times New Roman" w:cs="Times New Roman"/>
          <w:sz w:val="28"/>
          <w:szCs w:val="28"/>
          <w:rPrChange w:id="2416" w:author="ghj" w:date="2018-05-25T14:12:00Z">
            <w:rPr>
              <w:rFonts w:ascii="宋体" w:eastAsia="宋体" w:hAnsi="宋体" w:hint="eastAsia"/>
              <w:sz w:val="28"/>
              <w:szCs w:val="28"/>
            </w:rPr>
          </w:rPrChange>
        </w:rPr>
        <w:t>硬件设计总结</w:t>
      </w:r>
    </w:p>
    <w:p w:rsidR="00847CBB" w:rsidRPr="002142C8" w:rsidRDefault="00847CBB" w:rsidP="00F9237C">
      <w:pPr>
        <w:pStyle w:val="HTML"/>
        <w:shd w:val="clear" w:color="auto" w:fill="FFFFFF"/>
        <w:ind w:firstLineChars="200" w:firstLine="480"/>
        <w:rPr>
          <w:rFonts w:ascii="Times New Roman" w:hAnsi="Times New Roman" w:cs="Times New Roman"/>
          <w:rPrChange w:id="2417" w:author="ghj" w:date="2018-05-25T14:12:00Z">
            <w:rPr>
              <w:rFonts w:ascii="Times New Roman" w:hAnsi="Times New Roman" w:cs="Times New Roman"/>
            </w:rPr>
          </w:rPrChange>
        </w:rPr>
      </w:pPr>
      <w:r w:rsidRPr="002142C8">
        <w:rPr>
          <w:rFonts w:ascii="Times New Roman" w:hAnsi="Times New Roman" w:cs="Times New Roman"/>
          <w:rPrChange w:id="2418" w:author="ghj" w:date="2018-05-25T14:12:00Z">
            <w:rPr>
              <w:rFonts w:ascii="Times New Roman" w:hAnsi="Times New Roman" w:cs="Times New Roman" w:hint="eastAsia"/>
            </w:rPr>
          </w:rPrChange>
        </w:rPr>
        <w:t>硬件设计</w:t>
      </w:r>
      <w:r w:rsidRPr="002142C8">
        <w:rPr>
          <w:rFonts w:ascii="Times New Roman" w:hAnsi="Times New Roman" w:cs="Times New Roman"/>
          <w:color w:val="FF0000"/>
          <w:rPrChange w:id="2419" w:author="ghj" w:date="2018-05-25T14:12:00Z">
            <w:rPr>
              <w:rFonts w:ascii="Times New Roman" w:hAnsi="Times New Roman" w:cs="Times New Roman" w:hint="eastAsia"/>
            </w:rPr>
          </w:rPrChange>
        </w:rPr>
        <w:t>就是整个学习和遥控功能</w:t>
      </w:r>
      <w:r w:rsidRPr="002142C8">
        <w:rPr>
          <w:rFonts w:ascii="Times New Roman" w:hAnsi="Times New Roman" w:cs="Times New Roman"/>
          <w:rPrChange w:id="2420" w:author="ghj" w:date="2018-05-25T14:12:00Z">
            <w:rPr>
              <w:rFonts w:ascii="Times New Roman" w:hAnsi="Times New Roman" w:cs="Times New Roman" w:hint="eastAsia"/>
            </w:rPr>
          </w:rPrChange>
        </w:rPr>
        <w:t>，依赖于</w:t>
      </w:r>
      <w:r w:rsidRPr="002142C8">
        <w:rPr>
          <w:rFonts w:ascii="Times New Roman" w:hAnsi="Times New Roman" w:cs="Times New Roman"/>
          <w:rPrChange w:id="2421" w:author="ghj" w:date="2018-05-25T14:12:00Z">
            <w:rPr>
              <w:rFonts w:ascii="Times New Roman" w:hAnsi="Times New Roman" w:cs="Times New Roman" w:hint="eastAsia"/>
            </w:rPr>
          </w:rPrChange>
        </w:rPr>
        <w:t>Raspberry</w:t>
      </w:r>
      <w:r w:rsidRPr="002142C8">
        <w:rPr>
          <w:rFonts w:ascii="Times New Roman" w:hAnsi="Times New Roman" w:cs="Times New Roman"/>
          <w:rPrChange w:id="2422" w:author="ghj" w:date="2018-05-25T14:12:00Z">
            <w:rPr>
              <w:rFonts w:ascii="Times New Roman" w:hAnsi="Times New Roman" w:cs="Times New Roman"/>
            </w:rPr>
          </w:rPrChange>
        </w:rPr>
        <w:t xml:space="preserve"> </w:t>
      </w:r>
      <w:r w:rsidRPr="002142C8">
        <w:rPr>
          <w:rFonts w:ascii="Times New Roman" w:hAnsi="Times New Roman" w:cs="Times New Roman"/>
          <w:rPrChange w:id="2423" w:author="ghj" w:date="2018-05-25T14:12:00Z">
            <w:rPr>
              <w:rFonts w:ascii="Times New Roman" w:hAnsi="Times New Roman" w:cs="Times New Roman" w:hint="eastAsia"/>
            </w:rPr>
          </w:rPrChange>
        </w:rPr>
        <w:t>Pi</w:t>
      </w:r>
      <w:r w:rsidRPr="002142C8">
        <w:rPr>
          <w:rFonts w:ascii="Times New Roman" w:hAnsi="Times New Roman" w:cs="Times New Roman"/>
          <w:rPrChange w:id="2424" w:author="ghj" w:date="2018-05-25T14:12:00Z">
            <w:rPr>
              <w:rFonts w:ascii="Times New Roman" w:hAnsi="Times New Roman" w:cs="Times New Roman" w:hint="eastAsia"/>
            </w:rPr>
          </w:rPrChange>
        </w:rPr>
        <w:t>、红外拓展板、指示灯和两个矩阵键盘。在整个设计中，使用</w:t>
      </w:r>
      <w:r w:rsidRPr="002142C8">
        <w:rPr>
          <w:rFonts w:ascii="Times New Roman" w:hAnsi="Times New Roman" w:cs="Times New Roman"/>
          <w:color w:val="FF0000"/>
          <w:rPrChange w:id="2425" w:author="ghj" w:date="2018-05-25T14:12:00Z">
            <w:rPr>
              <w:rFonts w:ascii="Times New Roman" w:hAnsi="Times New Roman" w:cs="Times New Roman" w:hint="eastAsia"/>
            </w:rPr>
          </w:rPrChange>
        </w:rPr>
        <w:t>proteus</w:t>
      </w:r>
      <w:r w:rsidR="00EF2BC6" w:rsidRPr="002142C8">
        <w:rPr>
          <w:rFonts w:ascii="Times New Roman" w:hAnsi="Times New Roman" w:cs="Times New Roman"/>
          <w:rPrChange w:id="2426" w:author="ghj" w:date="2018-05-25T14:12:00Z">
            <w:rPr>
              <w:rFonts w:ascii="Times New Roman" w:hAnsi="Times New Roman" w:cs="Times New Roman" w:hint="eastAsia"/>
            </w:rPr>
          </w:rPrChange>
        </w:rPr>
        <w:t>对硬件电路进行了多次的设计与修改，利</w:t>
      </w:r>
      <w:r w:rsidRPr="002142C8">
        <w:rPr>
          <w:rFonts w:ascii="Times New Roman" w:hAnsi="Times New Roman" w:cs="Times New Roman"/>
          <w:rPrChange w:id="2427" w:author="ghj" w:date="2018-05-25T14:12:00Z">
            <w:rPr>
              <w:rFonts w:ascii="Times New Roman" w:hAnsi="Times New Roman" w:cs="Times New Roman" w:hint="eastAsia"/>
            </w:rPr>
          </w:rPrChange>
        </w:rPr>
        <w:t>用</w:t>
      </w:r>
      <w:proofErr w:type="spellStart"/>
      <w:r w:rsidRPr="002142C8">
        <w:rPr>
          <w:rFonts w:ascii="Times New Roman" w:hAnsi="Times New Roman" w:cs="Times New Roman"/>
          <w:rPrChange w:id="2428" w:author="ghj" w:date="2018-05-25T14:12:00Z">
            <w:rPr>
              <w:rFonts w:ascii="Times New Roman" w:hAnsi="Times New Roman" w:cs="Times New Roman" w:hint="eastAsia"/>
            </w:rPr>
          </w:rPrChange>
        </w:rPr>
        <w:t>visio</w:t>
      </w:r>
      <w:proofErr w:type="spellEnd"/>
      <w:r w:rsidR="00EF2BC6" w:rsidRPr="002142C8">
        <w:rPr>
          <w:rFonts w:ascii="Times New Roman" w:hAnsi="Times New Roman" w:cs="Times New Roman"/>
          <w:rPrChange w:id="2429" w:author="ghj" w:date="2018-05-25T14:12:00Z">
            <w:rPr>
              <w:rFonts w:ascii="Times New Roman" w:hAnsi="Times New Roman" w:cs="Times New Roman" w:hint="eastAsia"/>
            </w:rPr>
          </w:rPrChange>
        </w:rPr>
        <w:t>绘画了多种可能的流程图，</w:t>
      </w:r>
      <w:r w:rsidRPr="002142C8">
        <w:rPr>
          <w:rFonts w:ascii="Times New Roman" w:hAnsi="Times New Roman" w:cs="Times New Roman"/>
          <w:rPrChange w:id="2430" w:author="ghj" w:date="2018-05-25T14:12:00Z">
            <w:rPr>
              <w:rFonts w:ascii="Times New Roman" w:hAnsi="Times New Roman" w:cs="Times New Roman" w:hint="eastAsia"/>
            </w:rPr>
          </w:rPrChange>
        </w:rPr>
        <w:t>设计过程中进行了大量的</w:t>
      </w:r>
      <w:r w:rsidR="004B7259" w:rsidRPr="002142C8">
        <w:rPr>
          <w:rFonts w:ascii="Times New Roman" w:hAnsi="Times New Roman" w:cs="Times New Roman"/>
          <w:rPrChange w:id="2431" w:author="ghj" w:date="2018-05-25T14:12:00Z">
            <w:rPr>
              <w:rFonts w:ascii="Times New Roman" w:hAnsi="Times New Roman" w:cs="Times New Roman" w:hint="eastAsia"/>
            </w:rPr>
          </w:rPrChange>
        </w:rPr>
        <w:t>实验</w:t>
      </w:r>
      <w:r w:rsidRPr="002142C8">
        <w:rPr>
          <w:rFonts w:ascii="Times New Roman" w:hAnsi="Times New Roman" w:cs="Times New Roman"/>
          <w:rPrChange w:id="2432" w:author="ghj" w:date="2018-05-25T14:12:00Z">
            <w:rPr>
              <w:rFonts w:ascii="Times New Roman" w:hAnsi="Times New Roman" w:cs="Times New Roman" w:hint="eastAsia"/>
            </w:rPr>
          </w:rPrChange>
        </w:rPr>
        <w:t>，让</w:t>
      </w:r>
      <w:r w:rsidR="004B7259" w:rsidRPr="002142C8">
        <w:rPr>
          <w:rFonts w:ascii="Times New Roman" w:hAnsi="Times New Roman" w:cs="Times New Roman"/>
          <w:rPrChange w:id="2433" w:author="ghj" w:date="2018-05-25T14:12:00Z">
            <w:rPr>
              <w:rFonts w:ascii="Times New Roman" w:hAnsi="Times New Roman" w:cs="Times New Roman" w:hint="eastAsia"/>
            </w:rPr>
          </w:rPrChange>
        </w:rPr>
        <w:t>学习与遥控部分变得</w:t>
      </w:r>
      <w:r w:rsidRPr="002142C8">
        <w:rPr>
          <w:rFonts w:ascii="Times New Roman" w:hAnsi="Times New Roman" w:cs="Times New Roman"/>
          <w:rPrChange w:id="2434" w:author="ghj" w:date="2018-05-25T14:12:00Z">
            <w:rPr>
              <w:rFonts w:ascii="Times New Roman" w:hAnsi="Times New Roman" w:cs="Times New Roman" w:hint="eastAsia"/>
            </w:rPr>
          </w:rPrChange>
        </w:rPr>
        <w:t>更加的可靠。</w:t>
      </w:r>
    </w:p>
    <w:p w:rsidR="00847CBB" w:rsidRPr="002142C8" w:rsidRDefault="00847CBB" w:rsidP="00847CBB">
      <w:pPr>
        <w:rPr>
          <w:rFonts w:ascii="Times New Roman" w:eastAsia="宋体" w:hAnsi="Times New Roman" w:cs="Times New Roman"/>
          <w:kern w:val="0"/>
          <w:sz w:val="24"/>
          <w:szCs w:val="24"/>
          <w:rPrChange w:id="2435" w:author="ghj" w:date="2018-05-25T14:12:00Z">
            <w:rPr>
              <w:rFonts w:eastAsia="宋体"/>
              <w:kern w:val="0"/>
              <w:sz w:val="24"/>
              <w:szCs w:val="24"/>
            </w:rPr>
          </w:rPrChange>
        </w:rPr>
      </w:pPr>
      <w:r w:rsidRPr="002142C8">
        <w:rPr>
          <w:rFonts w:ascii="Times New Roman" w:hAnsi="Times New Roman" w:cs="Times New Roman"/>
          <w:rPrChange w:id="2436" w:author="ghj" w:date="2018-05-25T14:12:00Z">
            <w:rPr/>
          </w:rPrChange>
        </w:rPr>
        <w:br w:type="page"/>
      </w:r>
    </w:p>
    <w:p w:rsidR="00847CBB" w:rsidRPr="002142C8" w:rsidRDefault="003927AD" w:rsidP="00847CBB">
      <w:pPr>
        <w:pStyle w:val="1"/>
        <w:spacing w:after="156"/>
        <w:jc w:val="center"/>
        <w:rPr>
          <w:rFonts w:ascii="Times New Roman" w:hAnsi="Times New Roman" w:cs="Times New Roman"/>
          <w:rPrChange w:id="2437" w:author="ghj" w:date="2018-05-25T14:12:00Z">
            <w:rPr/>
          </w:rPrChange>
        </w:rPr>
      </w:pPr>
      <w:r w:rsidRPr="002142C8">
        <w:rPr>
          <w:rFonts w:ascii="Times New Roman" w:hAnsi="Times New Roman" w:cs="Times New Roman"/>
          <w:rPrChange w:id="2438" w:author="ghj" w:date="2018-05-25T14:12:00Z">
            <w:rPr>
              <w:rFonts w:hint="eastAsia"/>
            </w:rPr>
          </w:rPrChange>
        </w:rPr>
        <w:lastRenderedPageBreak/>
        <w:t>第五章</w:t>
      </w:r>
      <w:r w:rsidR="00847CBB" w:rsidRPr="002142C8">
        <w:rPr>
          <w:rFonts w:ascii="Times New Roman" w:hAnsi="Times New Roman" w:cs="Times New Roman"/>
          <w:rPrChange w:id="2439" w:author="ghj" w:date="2018-05-25T14:12:00Z">
            <w:rPr/>
          </w:rPrChange>
        </w:rPr>
        <w:t xml:space="preserve"> </w:t>
      </w:r>
      <w:r w:rsidR="00847CBB" w:rsidRPr="002142C8">
        <w:rPr>
          <w:rFonts w:ascii="Times New Roman" w:hAnsi="Times New Roman" w:cs="Times New Roman"/>
          <w:rPrChange w:id="2440" w:author="ghj" w:date="2018-05-25T14:12:00Z">
            <w:rPr>
              <w:rFonts w:hint="eastAsia"/>
            </w:rPr>
          </w:rPrChange>
        </w:rPr>
        <w:t>WEB</w:t>
      </w:r>
      <w:r w:rsidR="00847CBB" w:rsidRPr="002142C8">
        <w:rPr>
          <w:rFonts w:ascii="Times New Roman" w:hAnsi="Times New Roman" w:cs="Times New Roman"/>
          <w:rPrChange w:id="2441" w:author="ghj" w:date="2018-05-25T14:12:00Z">
            <w:rPr>
              <w:rFonts w:hint="eastAsia"/>
            </w:rPr>
          </w:rPrChange>
        </w:rPr>
        <w:t>端设计</w:t>
      </w:r>
    </w:p>
    <w:p w:rsidR="00F9237C" w:rsidRPr="002142C8" w:rsidRDefault="00847CBB" w:rsidP="00F9237C">
      <w:pPr>
        <w:pStyle w:val="HTML"/>
        <w:shd w:val="clear" w:color="auto" w:fill="FFFFFF"/>
        <w:ind w:firstLineChars="200" w:firstLine="480"/>
        <w:rPr>
          <w:rFonts w:ascii="Times New Roman" w:hAnsi="Times New Roman" w:cs="Times New Roman"/>
          <w:rPrChange w:id="2442" w:author="ghj" w:date="2018-05-25T14:12:00Z">
            <w:rPr>
              <w:rFonts w:ascii="Times New Roman" w:hAnsi="Times New Roman" w:cs="Times New Roman"/>
            </w:rPr>
          </w:rPrChange>
        </w:rPr>
      </w:pPr>
      <w:r w:rsidRPr="002142C8">
        <w:rPr>
          <w:rFonts w:ascii="Times New Roman" w:hAnsi="Times New Roman" w:cs="Times New Roman"/>
          <w:rPrChange w:id="2443" w:author="ghj" w:date="2018-05-25T14:12:00Z">
            <w:rPr>
              <w:rFonts w:ascii="Times New Roman" w:hAnsi="Times New Roman" w:cs="Times New Roman" w:hint="eastAsia"/>
            </w:rPr>
          </w:rPrChange>
        </w:rPr>
        <w:t>本章节将详细描述</w:t>
      </w:r>
      <w:r w:rsidRPr="002142C8">
        <w:rPr>
          <w:rFonts w:ascii="Times New Roman" w:hAnsi="Times New Roman" w:cs="Times New Roman"/>
          <w:rPrChange w:id="2444" w:author="ghj" w:date="2018-05-25T14:12:00Z">
            <w:rPr>
              <w:rFonts w:ascii="Times New Roman" w:hAnsi="Times New Roman" w:cs="Times New Roman" w:hint="eastAsia"/>
            </w:rPr>
          </w:rPrChange>
        </w:rPr>
        <w:t>WEB</w:t>
      </w:r>
      <w:r w:rsidRPr="002142C8">
        <w:rPr>
          <w:rFonts w:ascii="Times New Roman" w:hAnsi="Times New Roman" w:cs="Times New Roman"/>
          <w:rPrChange w:id="2445" w:author="ghj" w:date="2018-05-25T14:12:00Z">
            <w:rPr>
              <w:rFonts w:ascii="Times New Roman" w:hAnsi="Times New Roman" w:cs="Times New Roman" w:hint="eastAsia"/>
            </w:rPr>
          </w:rPrChange>
        </w:rPr>
        <w:t>端部分，包括了</w:t>
      </w:r>
      <w:r w:rsidR="00600208" w:rsidRPr="002142C8">
        <w:rPr>
          <w:rFonts w:ascii="Times New Roman" w:hAnsi="Times New Roman" w:cs="Times New Roman"/>
          <w:rPrChange w:id="2446" w:author="ghj" w:date="2018-05-25T14:12:00Z">
            <w:rPr>
              <w:rFonts w:ascii="Times New Roman" w:hAnsi="Times New Roman" w:cs="Times New Roman" w:hint="eastAsia"/>
            </w:rPr>
          </w:rPrChange>
        </w:rPr>
        <w:t>数据的设计、</w:t>
      </w:r>
      <w:r w:rsidRPr="002142C8">
        <w:rPr>
          <w:rFonts w:ascii="Times New Roman" w:hAnsi="Times New Roman" w:cs="Times New Roman"/>
          <w:rPrChange w:id="2447" w:author="ghj" w:date="2018-05-25T14:12:00Z">
            <w:rPr>
              <w:rFonts w:ascii="Times New Roman" w:hAnsi="Times New Roman" w:cs="Times New Roman" w:hint="eastAsia"/>
            </w:rPr>
          </w:rPrChange>
        </w:rPr>
        <w:t>信息验证模块、远程遥控模块、</w:t>
      </w:r>
      <w:r w:rsidR="00852BE4" w:rsidRPr="002142C8">
        <w:rPr>
          <w:rFonts w:ascii="Times New Roman" w:hAnsi="Times New Roman" w:cs="Times New Roman"/>
          <w:rPrChange w:id="2448" w:author="ghj" w:date="2018-05-25T14:12:00Z">
            <w:rPr>
              <w:rFonts w:ascii="Times New Roman" w:hAnsi="Times New Roman" w:cs="Times New Roman" w:hint="eastAsia"/>
            </w:rPr>
          </w:rPrChange>
        </w:rPr>
        <w:t>设备命名模块。</w:t>
      </w:r>
    </w:p>
    <w:p w:rsidR="00852BE4" w:rsidRPr="002142C8" w:rsidRDefault="00852BE4" w:rsidP="003927AD">
      <w:pPr>
        <w:pStyle w:val="2"/>
        <w:spacing w:before="60" w:afterLines="50" w:after="156" w:line="240" w:lineRule="auto"/>
        <w:jc w:val="left"/>
        <w:rPr>
          <w:rFonts w:ascii="Times New Roman" w:eastAsia="宋体" w:hAnsi="Times New Roman" w:cs="Times New Roman"/>
          <w:sz w:val="28"/>
          <w:szCs w:val="28"/>
          <w:rPrChange w:id="2449"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2450" w:author="ghj" w:date="2018-05-25T14:12:00Z">
            <w:rPr>
              <w:rFonts w:ascii="宋体" w:eastAsia="宋体" w:hAnsi="宋体"/>
              <w:sz w:val="28"/>
              <w:szCs w:val="28"/>
            </w:rPr>
          </w:rPrChange>
        </w:rPr>
        <w:t xml:space="preserve">5.1 </w:t>
      </w:r>
      <w:r w:rsidRPr="002142C8">
        <w:rPr>
          <w:rFonts w:ascii="Times New Roman" w:eastAsia="宋体" w:hAnsi="Times New Roman" w:cs="Times New Roman"/>
          <w:sz w:val="28"/>
          <w:szCs w:val="28"/>
          <w:rPrChange w:id="2451" w:author="ghj" w:date="2018-05-25T14:12:00Z">
            <w:rPr>
              <w:rFonts w:ascii="宋体" w:eastAsia="宋体" w:hAnsi="宋体" w:hint="eastAsia"/>
              <w:sz w:val="28"/>
              <w:szCs w:val="28"/>
            </w:rPr>
          </w:rPrChange>
        </w:rPr>
        <w:t>WEB</w:t>
      </w:r>
      <w:proofErr w:type="gramStart"/>
      <w:r w:rsidRPr="002142C8">
        <w:rPr>
          <w:rFonts w:ascii="Times New Roman" w:eastAsia="宋体" w:hAnsi="Times New Roman" w:cs="Times New Roman"/>
          <w:sz w:val="28"/>
          <w:szCs w:val="28"/>
          <w:rPrChange w:id="2452" w:author="ghj" w:date="2018-05-25T14:12:00Z">
            <w:rPr>
              <w:rFonts w:ascii="宋体" w:eastAsia="宋体" w:hAnsi="宋体" w:hint="eastAsia"/>
              <w:sz w:val="28"/>
              <w:szCs w:val="28"/>
            </w:rPr>
          </w:rPrChange>
        </w:rPr>
        <w:t>端</w:t>
      </w:r>
      <w:r w:rsidRPr="002142C8">
        <w:rPr>
          <w:rFonts w:ascii="Times New Roman" w:eastAsia="宋体" w:hAnsi="Times New Roman" w:cs="Times New Roman"/>
          <w:color w:val="FF0000"/>
          <w:sz w:val="28"/>
          <w:szCs w:val="28"/>
          <w:rPrChange w:id="2453" w:author="ghj" w:date="2018-05-25T14:12:00Z">
            <w:rPr>
              <w:rFonts w:ascii="宋体" w:eastAsia="宋体" w:hAnsi="宋体" w:hint="eastAsia"/>
              <w:sz w:val="28"/>
              <w:szCs w:val="28"/>
            </w:rPr>
          </w:rPrChange>
        </w:rPr>
        <w:t>整体</w:t>
      </w:r>
      <w:proofErr w:type="gramEnd"/>
      <w:r w:rsidRPr="002142C8">
        <w:rPr>
          <w:rFonts w:ascii="Times New Roman" w:eastAsia="宋体" w:hAnsi="Times New Roman" w:cs="Times New Roman"/>
          <w:color w:val="FF0000"/>
          <w:sz w:val="28"/>
          <w:szCs w:val="28"/>
          <w:rPrChange w:id="2454" w:author="ghj" w:date="2018-05-25T14:12:00Z">
            <w:rPr>
              <w:rFonts w:ascii="宋体" w:eastAsia="宋体" w:hAnsi="宋体" w:hint="eastAsia"/>
              <w:sz w:val="28"/>
              <w:szCs w:val="28"/>
            </w:rPr>
          </w:rPrChange>
        </w:rPr>
        <w:t>架构</w:t>
      </w:r>
    </w:p>
    <w:p w:rsidR="00B51282" w:rsidRPr="002142C8" w:rsidRDefault="00B51282" w:rsidP="00B51282">
      <w:pPr>
        <w:pStyle w:val="HTML"/>
        <w:shd w:val="clear" w:color="auto" w:fill="FFFFFF"/>
        <w:ind w:firstLineChars="200" w:firstLine="480"/>
        <w:rPr>
          <w:rFonts w:ascii="Times New Roman" w:hAnsi="Times New Roman" w:cs="Times New Roman"/>
          <w:rPrChange w:id="2455" w:author="ghj" w:date="2018-05-25T14:12:00Z">
            <w:rPr>
              <w:rFonts w:ascii="Times New Roman" w:hAnsi="Times New Roman" w:cs="Times New Roman"/>
            </w:rPr>
          </w:rPrChange>
        </w:rPr>
      </w:pPr>
      <w:r w:rsidRPr="002142C8">
        <w:rPr>
          <w:rFonts w:ascii="Times New Roman" w:hAnsi="Times New Roman" w:cs="Times New Roman"/>
          <w:rPrChange w:id="2456" w:author="ghj" w:date="2018-05-25T14:12:00Z">
            <w:rPr>
              <w:rFonts w:ascii="Times New Roman" w:hAnsi="Times New Roman" w:cs="Times New Roman" w:hint="eastAsia"/>
            </w:rPr>
          </w:rPrChange>
        </w:rPr>
        <w:t>W</w:t>
      </w:r>
      <w:r w:rsidRPr="002142C8">
        <w:rPr>
          <w:rFonts w:ascii="Times New Roman" w:hAnsi="Times New Roman" w:cs="Times New Roman"/>
          <w:rPrChange w:id="2457" w:author="ghj" w:date="2018-05-25T14:12:00Z">
            <w:rPr>
              <w:rFonts w:ascii="Times New Roman" w:hAnsi="Times New Roman" w:cs="Times New Roman"/>
            </w:rPr>
          </w:rPrChange>
        </w:rPr>
        <w:t>EB</w:t>
      </w:r>
      <w:r w:rsidRPr="002142C8">
        <w:rPr>
          <w:rFonts w:ascii="Times New Roman" w:hAnsi="Times New Roman" w:cs="Times New Roman"/>
          <w:rPrChange w:id="2458" w:author="ghj" w:date="2018-05-25T14:12:00Z">
            <w:rPr>
              <w:rFonts w:ascii="Times New Roman" w:hAnsi="Times New Roman" w:cs="Times New Roman" w:hint="eastAsia"/>
            </w:rPr>
          </w:rPrChange>
        </w:rPr>
        <w:t>端使用</w:t>
      </w:r>
      <w:r w:rsidRPr="002142C8">
        <w:rPr>
          <w:rFonts w:ascii="Times New Roman" w:hAnsi="Times New Roman" w:cs="Times New Roman"/>
          <w:rPrChange w:id="2459" w:author="ghj" w:date="2018-05-25T14:12:00Z">
            <w:rPr>
              <w:rFonts w:ascii="Times New Roman" w:hAnsi="Times New Roman" w:cs="Times New Roman" w:hint="eastAsia"/>
            </w:rPr>
          </w:rPrChange>
        </w:rPr>
        <w:t>Django</w:t>
      </w:r>
      <w:r w:rsidRPr="002142C8">
        <w:rPr>
          <w:rFonts w:ascii="Times New Roman" w:hAnsi="Times New Roman" w:cs="Times New Roman"/>
          <w:rPrChange w:id="2460" w:author="ghj" w:date="2018-05-25T14:12:00Z">
            <w:rPr>
              <w:rFonts w:ascii="Times New Roman" w:hAnsi="Times New Roman" w:cs="Times New Roman" w:hint="eastAsia"/>
            </w:rPr>
          </w:rPrChange>
        </w:rPr>
        <w:t>快速开始的一个项目，项目命名为</w:t>
      </w:r>
      <w:proofErr w:type="spellStart"/>
      <w:r w:rsidRPr="002142C8">
        <w:rPr>
          <w:rFonts w:ascii="Times New Roman" w:hAnsi="Times New Roman" w:cs="Times New Roman"/>
          <w:rPrChange w:id="2461" w:author="ghj" w:date="2018-05-25T14:12:00Z">
            <w:rPr>
              <w:rFonts w:ascii="Times New Roman" w:hAnsi="Times New Roman" w:cs="Times New Roman" w:hint="eastAsia"/>
            </w:rPr>
          </w:rPrChange>
        </w:rPr>
        <w:t>xupt</w:t>
      </w:r>
      <w:proofErr w:type="spellEnd"/>
      <w:r w:rsidRPr="002142C8">
        <w:rPr>
          <w:rFonts w:ascii="Times New Roman" w:hAnsi="Times New Roman" w:cs="Times New Roman"/>
          <w:rPrChange w:id="2462" w:author="ghj" w:date="2018-05-25T14:12:00Z">
            <w:rPr>
              <w:rFonts w:ascii="Times New Roman" w:hAnsi="Times New Roman" w:cs="Times New Roman" w:hint="eastAsia"/>
            </w:rPr>
          </w:rPrChange>
        </w:rPr>
        <w:t>-ghj</w:t>
      </w:r>
      <w:r w:rsidRPr="002142C8">
        <w:rPr>
          <w:rFonts w:ascii="Times New Roman" w:hAnsi="Times New Roman" w:cs="Times New Roman"/>
          <w:rPrChange w:id="2463" w:author="ghj" w:date="2018-05-25T14:12:00Z">
            <w:rPr>
              <w:rFonts w:ascii="Times New Roman" w:hAnsi="Times New Roman" w:cs="Times New Roman" w:hint="eastAsia"/>
            </w:rPr>
          </w:rPrChange>
        </w:rPr>
        <w:t>，一共分为</w:t>
      </w:r>
      <w:r w:rsidRPr="002142C8">
        <w:rPr>
          <w:rFonts w:ascii="Times New Roman" w:hAnsi="Times New Roman" w:cs="Times New Roman"/>
          <w:rPrChange w:id="2464" w:author="ghj" w:date="2018-05-25T14:12:00Z">
            <w:rPr>
              <w:rFonts w:ascii="Times New Roman" w:hAnsi="Times New Roman" w:cs="Times New Roman" w:hint="eastAsia"/>
            </w:rPr>
          </w:rPrChange>
        </w:rPr>
        <w:t>6</w:t>
      </w:r>
      <w:r w:rsidRPr="002142C8">
        <w:rPr>
          <w:rFonts w:ascii="Times New Roman" w:hAnsi="Times New Roman" w:cs="Times New Roman"/>
          <w:rPrChange w:id="2465" w:author="ghj" w:date="2018-05-25T14:12:00Z">
            <w:rPr>
              <w:rFonts w:ascii="Times New Roman" w:hAnsi="Times New Roman" w:cs="Times New Roman" w:hint="eastAsia"/>
            </w:rPr>
          </w:rPrChange>
        </w:rPr>
        <w:t>大模块，每个模块之间都是采用的</w:t>
      </w:r>
      <w:r w:rsidRPr="002142C8">
        <w:rPr>
          <w:rFonts w:ascii="Times New Roman" w:hAnsi="Times New Roman" w:cs="Times New Roman"/>
          <w:rPrChange w:id="2466" w:author="ghj" w:date="2018-05-25T14:12:00Z">
            <w:rPr>
              <w:rFonts w:ascii="Times New Roman" w:hAnsi="Times New Roman" w:cs="Times New Roman" w:hint="eastAsia"/>
            </w:rPr>
          </w:rPrChange>
        </w:rPr>
        <w:t>RESTful</w:t>
      </w:r>
      <w:r w:rsidRPr="002142C8">
        <w:rPr>
          <w:rFonts w:ascii="Times New Roman" w:hAnsi="Times New Roman" w:cs="Times New Roman"/>
          <w:rPrChange w:id="2467" w:author="ghj" w:date="2018-05-25T14:12:00Z">
            <w:rPr>
              <w:rFonts w:ascii="Times New Roman" w:hAnsi="Times New Roman" w:cs="Times New Roman" w:hint="eastAsia"/>
            </w:rPr>
          </w:rPrChange>
        </w:rPr>
        <w:t>设计。其总体架构图如图</w:t>
      </w:r>
      <w:r w:rsidR="00FB4099" w:rsidRPr="002142C8">
        <w:rPr>
          <w:rFonts w:ascii="Times New Roman" w:hAnsi="Times New Roman" w:cs="Times New Roman"/>
          <w:rPrChange w:id="2468" w:author="ghj" w:date="2018-05-25T14:12:00Z">
            <w:rPr>
              <w:rFonts w:ascii="Times New Roman" w:hAnsi="Times New Roman" w:cs="Times New Roman" w:hint="eastAsia"/>
            </w:rPr>
          </w:rPrChange>
        </w:rPr>
        <w:t>5</w:t>
      </w:r>
      <w:r w:rsidR="00FB4099" w:rsidRPr="002142C8">
        <w:rPr>
          <w:rFonts w:ascii="Times New Roman" w:hAnsi="Times New Roman" w:cs="Times New Roman"/>
          <w:rPrChange w:id="2469" w:author="ghj" w:date="2018-05-25T14:12:00Z">
            <w:rPr>
              <w:rFonts w:ascii="Times New Roman" w:hAnsi="Times New Roman" w:cs="Times New Roman"/>
            </w:rPr>
          </w:rPrChange>
        </w:rPr>
        <w:t>.1</w:t>
      </w:r>
      <w:r w:rsidR="00FB4099" w:rsidRPr="002142C8">
        <w:rPr>
          <w:rFonts w:ascii="Times New Roman" w:hAnsi="Times New Roman" w:cs="Times New Roman"/>
          <w:rPrChange w:id="2470" w:author="ghj" w:date="2018-05-25T14:12:00Z">
            <w:rPr>
              <w:rFonts w:ascii="Times New Roman" w:hAnsi="Times New Roman" w:cs="Times New Roman" w:hint="eastAsia"/>
            </w:rPr>
          </w:rPrChange>
        </w:rPr>
        <w:t>所示。</w:t>
      </w:r>
    </w:p>
    <w:p w:rsidR="00FB4099" w:rsidRPr="002142C8" w:rsidRDefault="00FB4099" w:rsidP="00FB4099">
      <w:pPr>
        <w:pStyle w:val="HTML"/>
        <w:shd w:val="clear" w:color="auto" w:fill="FFFFFF"/>
        <w:jc w:val="center"/>
        <w:rPr>
          <w:rFonts w:ascii="Times New Roman" w:hAnsi="Times New Roman" w:cs="Times New Roman"/>
          <w:rPrChange w:id="2471" w:author="ghj" w:date="2018-05-25T14:12:00Z">
            <w:rPr>
              <w:rFonts w:ascii="Times New Roman" w:hAnsi="Times New Roman" w:cs="Times New Roman"/>
            </w:rPr>
          </w:rPrChange>
        </w:rPr>
      </w:pPr>
      <w:r w:rsidRPr="002142C8">
        <w:rPr>
          <w:rFonts w:ascii="Times New Roman" w:hAnsi="Times New Roman" w:cs="Times New Roman"/>
          <w:noProof/>
          <w:rPrChange w:id="2472" w:author="ghj" w:date="2018-05-25T14:12:00Z">
            <w:rPr>
              <w:noProof/>
            </w:rPr>
          </w:rPrChange>
        </w:rPr>
        <w:drawing>
          <wp:inline distT="0" distB="0" distL="0" distR="0">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884964" cy="3118355"/>
                    </a:xfrm>
                    <a:prstGeom prst="rect">
                      <a:avLst/>
                    </a:prstGeom>
                  </pic:spPr>
                </pic:pic>
              </a:graphicData>
            </a:graphic>
          </wp:inline>
        </w:drawing>
      </w:r>
    </w:p>
    <w:p w:rsidR="00CD60B5" w:rsidRPr="002142C8" w:rsidRDefault="00CD60B5" w:rsidP="00CD60B5">
      <w:pPr>
        <w:jc w:val="center"/>
        <w:rPr>
          <w:rFonts w:ascii="Times New Roman" w:eastAsia="黑体" w:hAnsi="Times New Roman" w:cs="Times New Roman"/>
          <w:b/>
          <w:color w:val="FF0000"/>
          <w:szCs w:val="21"/>
          <w:rPrChange w:id="2473" w:author="ghj" w:date="2018-05-25T14:12:00Z">
            <w:rPr>
              <w:rFonts w:ascii="黑体" w:eastAsia="黑体" w:hAnsi="黑体" w:cs="Times New Roman"/>
              <w:b/>
              <w:szCs w:val="21"/>
            </w:rPr>
          </w:rPrChange>
        </w:rPr>
      </w:pPr>
      <w:r w:rsidRPr="002142C8">
        <w:rPr>
          <w:rFonts w:ascii="Times New Roman" w:eastAsia="黑体" w:hAnsi="Times New Roman" w:cs="Times New Roman"/>
          <w:b/>
          <w:color w:val="FF0000"/>
          <w:szCs w:val="21"/>
          <w:rPrChange w:id="2474"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color w:val="FF0000"/>
          <w:szCs w:val="21"/>
          <w:rPrChange w:id="2475" w:author="ghj" w:date="2018-05-25T14:12:00Z">
            <w:rPr>
              <w:rFonts w:ascii="黑体" w:eastAsia="黑体" w:hAnsi="黑体" w:cs="Times New Roman"/>
              <w:b/>
              <w:szCs w:val="21"/>
            </w:rPr>
          </w:rPrChange>
        </w:rPr>
        <w:t xml:space="preserve">5.1 </w:t>
      </w:r>
      <w:r w:rsidRPr="002142C8">
        <w:rPr>
          <w:rFonts w:ascii="Times New Roman" w:eastAsia="黑体" w:hAnsi="Times New Roman" w:cs="Times New Roman"/>
          <w:b/>
          <w:color w:val="FF0000"/>
          <w:szCs w:val="21"/>
          <w:rPrChange w:id="2476" w:author="ghj" w:date="2018-05-25T14:12:00Z">
            <w:rPr>
              <w:rFonts w:ascii="黑体" w:eastAsia="黑体" w:hAnsi="黑体" w:cs="Times New Roman" w:hint="eastAsia"/>
              <w:b/>
              <w:szCs w:val="21"/>
            </w:rPr>
          </w:rPrChange>
        </w:rPr>
        <w:t>W</w:t>
      </w:r>
      <w:r w:rsidRPr="002142C8">
        <w:rPr>
          <w:rFonts w:ascii="Times New Roman" w:eastAsia="黑体" w:hAnsi="Times New Roman" w:cs="Times New Roman"/>
          <w:b/>
          <w:color w:val="FF0000"/>
          <w:szCs w:val="21"/>
          <w:rPrChange w:id="2477" w:author="ghj" w:date="2018-05-25T14:12:00Z">
            <w:rPr>
              <w:rFonts w:ascii="黑体" w:eastAsia="黑体" w:hAnsi="黑体" w:cs="Times New Roman"/>
              <w:b/>
              <w:szCs w:val="21"/>
            </w:rPr>
          </w:rPrChange>
        </w:rPr>
        <w:t>EB</w:t>
      </w:r>
      <w:proofErr w:type="gramStart"/>
      <w:r w:rsidRPr="002142C8">
        <w:rPr>
          <w:rFonts w:ascii="Times New Roman" w:eastAsia="黑体" w:hAnsi="Times New Roman" w:cs="Times New Roman"/>
          <w:b/>
          <w:color w:val="FF0000"/>
          <w:szCs w:val="21"/>
          <w:rPrChange w:id="2478" w:author="ghj" w:date="2018-05-25T14:12:00Z">
            <w:rPr>
              <w:rFonts w:ascii="黑体" w:eastAsia="黑体" w:hAnsi="黑体" w:cs="Times New Roman" w:hint="eastAsia"/>
              <w:b/>
              <w:szCs w:val="21"/>
            </w:rPr>
          </w:rPrChange>
        </w:rPr>
        <w:t>端整体</w:t>
      </w:r>
      <w:proofErr w:type="gramEnd"/>
      <w:r w:rsidRPr="002142C8">
        <w:rPr>
          <w:rFonts w:ascii="Times New Roman" w:eastAsia="黑体" w:hAnsi="Times New Roman" w:cs="Times New Roman"/>
          <w:b/>
          <w:color w:val="FF0000"/>
          <w:szCs w:val="21"/>
          <w:rPrChange w:id="2479" w:author="ghj" w:date="2018-05-25T14:12:00Z">
            <w:rPr>
              <w:rFonts w:ascii="黑体" w:eastAsia="黑体" w:hAnsi="黑体" w:cs="Times New Roman" w:hint="eastAsia"/>
              <w:b/>
              <w:szCs w:val="21"/>
            </w:rPr>
          </w:rPrChange>
        </w:rPr>
        <w:t>架构</w:t>
      </w:r>
    </w:p>
    <w:p w:rsidR="00CD60B5" w:rsidRPr="002142C8" w:rsidRDefault="00CD60B5" w:rsidP="003927AD">
      <w:pPr>
        <w:pStyle w:val="2"/>
        <w:spacing w:before="60" w:afterLines="50" w:after="156" w:line="240" w:lineRule="auto"/>
        <w:jc w:val="left"/>
        <w:rPr>
          <w:rFonts w:ascii="Times New Roman" w:eastAsia="宋体" w:hAnsi="Times New Roman" w:cs="Times New Roman"/>
          <w:sz w:val="28"/>
          <w:szCs w:val="28"/>
          <w:rPrChange w:id="2480"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2481" w:author="ghj" w:date="2018-05-25T14:12:00Z">
            <w:rPr>
              <w:rFonts w:ascii="宋体" w:eastAsia="宋体" w:hAnsi="宋体"/>
              <w:sz w:val="28"/>
              <w:szCs w:val="28"/>
            </w:rPr>
          </w:rPrChange>
        </w:rPr>
        <w:t xml:space="preserve">5.2 </w:t>
      </w:r>
      <w:r w:rsidR="002D4CF6" w:rsidRPr="002142C8">
        <w:rPr>
          <w:rFonts w:ascii="Times New Roman" w:eastAsia="宋体" w:hAnsi="Times New Roman" w:cs="Times New Roman"/>
          <w:sz w:val="28"/>
          <w:szCs w:val="28"/>
          <w:rPrChange w:id="2482" w:author="ghj" w:date="2018-05-25T14:12:00Z">
            <w:rPr>
              <w:rFonts w:ascii="宋体" w:eastAsia="宋体" w:hAnsi="宋体" w:hint="eastAsia"/>
              <w:sz w:val="28"/>
              <w:szCs w:val="28"/>
            </w:rPr>
          </w:rPrChange>
        </w:rPr>
        <w:t>基于嵌入式的万能遥控器的</w:t>
      </w:r>
      <w:r w:rsidRPr="002142C8">
        <w:rPr>
          <w:rFonts w:ascii="Times New Roman" w:eastAsia="宋体" w:hAnsi="Times New Roman" w:cs="Times New Roman"/>
          <w:sz w:val="28"/>
          <w:szCs w:val="28"/>
          <w:rPrChange w:id="2483" w:author="ghj" w:date="2018-05-25T14:12:00Z">
            <w:rPr>
              <w:rFonts w:ascii="宋体" w:eastAsia="宋体" w:hAnsi="宋体" w:hint="eastAsia"/>
              <w:sz w:val="28"/>
              <w:szCs w:val="28"/>
            </w:rPr>
          </w:rPrChange>
        </w:rPr>
        <w:t>数据库设计</w:t>
      </w:r>
    </w:p>
    <w:p w:rsidR="00CD60B5" w:rsidRPr="002142C8" w:rsidRDefault="00CD60B5" w:rsidP="00CD60B5">
      <w:pPr>
        <w:pStyle w:val="HTML"/>
        <w:shd w:val="clear" w:color="auto" w:fill="FFFFFF"/>
        <w:ind w:firstLineChars="200" w:firstLine="480"/>
        <w:rPr>
          <w:rFonts w:ascii="Times New Roman" w:hAnsi="Times New Roman" w:cs="Times New Roman"/>
          <w:rPrChange w:id="2484" w:author="ghj" w:date="2018-05-25T14:12:00Z">
            <w:rPr>
              <w:rFonts w:ascii="Times New Roman" w:hAnsi="Times New Roman" w:cs="Times New Roman"/>
            </w:rPr>
          </w:rPrChange>
        </w:rPr>
      </w:pPr>
      <w:r w:rsidRPr="002142C8">
        <w:rPr>
          <w:rFonts w:ascii="Times New Roman" w:hAnsi="Times New Roman" w:cs="Times New Roman"/>
          <w:rPrChange w:id="2485" w:author="ghj" w:date="2018-05-25T14:12:00Z">
            <w:rPr>
              <w:rFonts w:ascii="Times New Roman" w:hAnsi="Times New Roman" w:cs="Times New Roman" w:hint="eastAsia"/>
            </w:rPr>
          </w:rPrChange>
        </w:rPr>
        <w:t>本课题只使用了两个表，一个是</w:t>
      </w:r>
      <w:r w:rsidR="00476CF9" w:rsidRPr="002142C8">
        <w:rPr>
          <w:rFonts w:ascii="Times New Roman" w:hAnsi="Times New Roman" w:cs="Times New Roman"/>
          <w:rPrChange w:id="2486" w:author="ghj" w:date="2018-05-25T14:12:00Z">
            <w:rPr>
              <w:rFonts w:ascii="Times New Roman" w:hAnsi="Times New Roman" w:cs="Times New Roman" w:hint="eastAsia"/>
            </w:rPr>
          </w:rPrChange>
        </w:rPr>
        <w:t>T_XUPT_USER</w:t>
      </w:r>
      <w:r w:rsidR="00476CF9" w:rsidRPr="002142C8">
        <w:rPr>
          <w:rFonts w:ascii="Times New Roman" w:hAnsi="Times New Roman" w:cs="Times New Roman"/>
          <w:rPrChange w:id="2487" w:author="ghj" w:date="2018-05-25T14:12:00Z">
            <w:rPr>
              <w:rFonts w:ascii="Times New Roman" w:hAnsi="Times New Roman" w:cs="Times New Roman" w:hint="eastAsia"/>
            </w:rPr>
          </w:rPrChange>
        </w:rPr>
        <w:t>表，它里面存储着</w:t>
      </w:r>
      <w:r w:rsidR="00476CF9" w:rsidRPr="002142C8">
        <w:rPr>
          <w:rFonts w:ascii="Times New Roman" w:hAnsi="Times New Roman" w:cs="Times New Roman"/>
          <w:color w:val="FF0000"/>
          <w:rPrChange w:id="2488" w:author="ghj" w:date="2018-05-25T14:12:00Z">
            <w:rPr>
              <w:rFonts w:ascii="Times New Roman" w:hAnsi="Times New Roman" w:cs="Times New Roman" w:hint="eastAsia"/>
            </w:rPr>
          </w:rPrChange>
        </w:rPr>
        <w:t>一些</w:t>
      </w:r>
      <w:r w:rsidR="00476CF9" w:rsidRPr="002142C8">
        <w:rPr>
          <w:rFonts w:ascii="Times New Roman" w:hAnsi="Times New Roman" w:cs="Times New Roman"/>
          <w:rPrChange w:id="2489" w:author="ghj" w:date="2018-05-25T14:12:00Z">
            <w:rPr>
              <w:rFonts w:ascii="Times New Roman" w:hAnsi="Times New Roman" w:cs="Times New Roman" w:hint="eastAsia"/>
            </w:rPr>
          </w:rPrChange>
        </w:rPr>
        <w:t>登录验证信息，如账号密码姓名等；一个是</w:t>
      </w:r>
      <w:r w:rsidR="00476CF9" w:rsidRPr="002142C8">
        <w:rPr>
          <w:rFonts w:ascii="Times New Roman" w:hAnsi="Times New Roman" w:cs="Times New Roman"/>
          <w:rPrChange w:id="2490" w:author="ghj" w:date="2018-05-25T14:12:00Z">
            <w:rPr>
              <w:rFonts w:ascii="Times New Roman" w:hAnsi="Times New Roman" w:cs="Times New Roman" w:hint="eastAsia"/>
            </w:rPr>
          </w:rPrChange>
        </w:rPr>
        <w:t>T_XUPT_DEVICE</w:t>
      </w:r>
      <w:r w:rsidR="00476CF9" w:rsidRPr="002142C8">
        <w:rPr>
          <w:rFonts w:ascii="Times New Roman" w:hAnsi="Times New Roman" w:cs="Times New Roman"/>
          <w:rPrChange w:id="2491" w:author="ghj" w:date="2018-05-25T14:12:00Z">
            <w:rPr>
              <w:rFonts w:ascii="Times New Roman" w:hAnsi="Times New Roman" w:cs="Times New Roman" w:hint="eastAsia"/>
            </w:rPr>
          </w:rPrChange>
        </w:rPr>
        <w:t>，它里面存储的是设备的真实名字、学习过的按键、绝对路径、使用者起的名字以及一个用来表示是否命名完成的状态。</w:t>
      </w:r>
    </w:p>
    <w:p w:rsidR="00476CF9" w:rsidRPr="002142C8" w:rsidRDefault="008F1A73" w:rsidP="00CD60B5">
      <w:pPr>
        <w:pStyle w:val="HTML"/>
        <w:shd w:val="clear" w:color="auto" w:fill="FFFFFF"/>
        <w:ind w:firstLineChars="200" w:firstLine="480"/>
        <w:rPr>
          <w:rFonts w:ascii="Times New Roman" w:hAnsi="Times New Roman" w:cs="Times New Roman"/>
          <w:rPrChange w:id="2492" w:author="ghj" w:date="2018-05-25T14:12:00Z">
            <w:rPr>
              <w:rFonts w:ascii="Times New Roman" w:hAnsi="Times New Roman" w:cs="Times New Roman"/>
            </w:rPr>
          </w:rPrChange>
        </w:rPr>
      </w:pPr>
      <w:r w:rsidRPr="002142C8">
        <w:rPr>
          <w:rFonts w:ascii="Times New Roman" w:hAnsi="Times New Roman" w:cs="Times New Roman"/>
          <w:rPrChange w:id="2493" w:author="ghj" w:date="2018-05-25T14:12:00Z">
            <w:rPr>
              <w:rFonts w:ascii="Times New Roman" w:hAnsi="Times New Roman" w:cs="Times New Roman" w:hint="eastAsia"/>
            </w:rPr>
          </w:rPrChange>
        </w:rPr>
        <w:t>使用者在</w:t>
      </w:r>
      <w:r w:rsidRPr="002142C8">
        <w:rPr>
          <w:rFonts w:ascii="Times New Roman" w:hAnsi="Times New Roman" w:cs="Times New Roman"/>
          <w:rPrChange w:id="2494" w:author="ghj" w:date="2018-05-25T14:12:00Z">
            <w:rPr>
              <w:rFonts w:ascii="Times New Roman" w:hAnsi="Times New Roman" w:cs="Times New Roman"/>
            </w:rPr>
          </w:rPrChange>
        </w:rPr>
        <w:t>Django</w:t>
      </w:r>
      <w:r w:rsidRPr="002142C8">
        <w:rPr>
          <w:rFonts w:ascii="Times New Roman" w:hAnsi="Times New Roman" w:cs="Times New Roman"/>
          <w:rPrChange w:id="2495" w:author="ghj" w:date="2018-05-25T14:12:00Z">
            <w:rPr>
              <w:rFonts w:ascii="Times New Roman" w:hAnsi="Times New Roman" w:cs="Times New Roman"/>
            </w:rPr>
          </w:rPrChange>
        </w:rPr>
        <w:t>的</w:t>
      </w:r>
      <w:r w:rsidRPr="002142C8">
        <w:rPr>
          <w:rFonts w:ascii="Times New Roman" w:hAnsi="Times New Roman" w:cs="Times New Roman"/>
          <w:rPrChange w:id="2496" w:author="ghj" w:date="2018-05-25T14:12:00Z">
            <w:rPr>
              <w:rFonts w:ascii="Times New Roman" w:hAnsi="Times New Roman" w:cs="Times New Roman"/>
            </w:rPr>
          </w:rPrChange>
        </w:rPr>
        <w:t>model</w:t>
      </w:r>
      <w:r w:rsidRPr="002142C8">
        <w:rPr>
          <w:rFonts w:ascii="Times New Roman" w:hAnsi="Times New Roman" w:cs="Times New Roman"/>
          <w:rPrChange w:id="2497" w:author="ghj" w:date="2018-05-25T14:12:00Z">
            <w:rPr>
              <w:rFonts w:ascii="Times New Roman" w:hAnsi="Times New Roman" w:cs="Times New Roman"/>
            </w:rPr>
          </w:rPrChange>
        </w:rPr>
        <w:t>中定义字段类型是通过数据库</w:t>
      </w:r>
      <w:proofErr w:type="gramStart"/>
      <w:r w:rsidRPr="002142C8">
        <w:rPr>
          <w:rFonts w:ascii="Times New Roman" w:hAnsi="Times New Roman" w:cs="Times New Roman"/>
          <w:rPrChange w:id="2498" w:author="ghj" w:date="2018-05-25T14:12:00Z">
            <w:rPr>
              <w:rFonts w:ascii="Times New Roman" w:hAnsi="Times New Roman" w:cs="Times New Roman"/>
            </w:rPr>
          </w:rPrChange>
        </w:rPr>
        <w:t>的建表操作</w:t>
      </w:r>
      <w:proofErr w:type="gramEnd"/>
      <w:r w:rsidRPr="002142C8">
        <w:rPr>
          <w:rFonts w:ascii="Times New Roman" w:hAnsi="Times New Roman" w:cs="Times New Roman"/>
          <w:rPrChange w:id="2499" w:author="ghj" w:date="2018-05-25T14:12:00Z">
            <w:rPr>
              <w:rFonts w:ascii="Times New Roman" w:hAnsi="Times New Roman" w:cs="Times New Roman"/>
            </w:rPr>
          </w:rPrChange>
        </w:rPr>
        <w:t>，再经由</w:t>
      </w:r>
      <w:r w:rsidRPr="002142C8">
        <w:rPr>
          <w:rFonts w:ascii="Times New Roman" w:hAnsi="Times New Roman" w:cs="Times New Roman"/>
          <w:rPrChange w:id="2500" w:author="ghj" w:date="2018-05-25T14:12:00Z">
            <w:rPr>
              <w:rFonts w:ascii="Times New Roman" w:hAnsi="Times New Roman" w:cs="Times New Roman"/>
            </w:rPr>
          </w:rPrChange>
        </w:rPr>
        <w:t>Django</w:t>
      </w:r>
      <w:r w:rsidRPr="002142C8">
        <w:rPr>
          <w:rFonts w:ascii="Times New Roman" w:hAnsi="Times New Roman" w:cs="Times New Roman"/>
          <w:rPrChange w:id="2501" w:author="ghj" w:date="2018-05-25T14:12:00Z">
            <w:rPr>
              <w:rFonts w:ascii="Times New Roman" w:hAnsi="Times New Roman" w:cs="Times New Roman"/>
            </w:rPr>
          </w:rPrChange>
        </w:rPr>
        <w:t>自动的创建表。</w:t>
      </w:r>
      <w:r w:rsidR="00F419CE" w:rsidRPr="002142C8">
        <w:rPr>
          <w:rFonts w:ascii="Times New Roman" w:hAnsi="Times New Roman" w:cs="Times New Roman"/>
          <w:rPrChange w:id="2502" w:author="ghj" w:date="2018-05-25T14:12:00Z">
            <w:rPr>
              <w:rFonts w:ascii="Times New Roman" w:hAnsi="Times New Roman" w:cs="Times New Roman" w:hint="eastAsia"/>
            </w:rPr>
          </w:rPrChange>
        </w:rPr>
        <w:t>表</w:t>
      </w:r>
      <w:r w:rsidR="00F419CE" w:rsidRPr="002142C8">
        <w:rPr>
          <w:rFonts w:ascii="Times New Roman" w:hAnsi="Times New Roman" w:cs="Times New Roman"/>
          <w:rPrChange w:id="2503" w:author="ghj" w:date="2018-05-25T14:12:00Z">
            <w:rPr>
              <w:rFonts w:ascii="Times New Roman" w:hAnsi="Times New Roman" w:cs="Times New Roman" w:hint="eastAsia"/>
            </w:rPr>
          </w:rPrChange>
        </w:rPr>
        <w:t>T_XUPT_USER</w:t>
      </w:r>
      <w:r w:rsidR="00F419CE" w:rsidRPr="002142C8">
        <w:rPr>
          <w:rFonts w:ascii="Times New Roman" w:hAnsi="Times New Roman" w:cs="Times New Roman"/>
          <w:rPrChange w:id="2504" w:author="ghj" w:date="2018-05-25T14:12:00Z">
            <w:rPr>
              <w:rFonts w:ascii="Times New Roman" w:hAnsi="Times New Roman" w:cs="Times New Roman" w:hint="eastAsia"/>
            </w:rPr>
          </w:rPrChange>
        </w:rPr>
        <w:t>的定义如图</w:t>
      </w:r>
      <w:r w:rsidR="00F419CE" w:rsidRPr="002142C8">
        <w:rPr>
          <w:rFonts w:ascii="Times New Roman" w:hAnsi="Times New Roman" w:cs="Times New Roman"/>
          <w:rPrChange w:id="2505" w:author="ghj" w:date="2018-05-25T14:12:00Z">
            <w:rPr>
              <w:rFonts w:ascii="Times New Roman" w:hAnsi="Times New Roman" w:cs="Times New Roman" w:hint="eastAsia"/>
            </w:rPr>
          </w:rPrChange>
        </w:rPr>
        <w:t>5</w:t>
      </w:r>
      <w:r w:rsidR="00F419CE" w:rsidRPr="002142C8">
        <w:rPr>
          <w:rFonts w:ascii="Times New Roman" w:hAnsi="Times New Roman" w:cs="Times New Roman"/>
          <w:rPrChange w:id="2506" w:author="ghj" w:date="2018-05-25T14:12:00Z">
            <w:rPr>
              <w:rFonts w:ascii="Times New Roman" w:hAnsi="Times New Roman" w:cs="Times New Roman"/>
            </w:rPr>
          </w:rPrChange>
        </w:rPr>
        <w:t>.2</w:t>
      </w:r>
      <w:r w:rsidRPr="002142C8">
        <w:rPr>
          <w:rFonts w:ascii="Times New Roman" w:hAnsi="Times New Roman" w:cs="Times New Roman"/>
          <w:rPrChange w:id="2507" w:author="ghj" w:date="2018-05-25T14:12:00Z">
            <w:rPr>
              <w:rFonts w:ascii="Times New Roman" w:hAnsi="Times New Roman" w:cs="Times New Roman" w:hint="eastAsia"/>
            </w:rPr>
          </w:rPrChange>
        </w:rPr>
        <w:t>所示：</w:t>
      </w:r>
    </w:p>
    <w:p w:rsidR="00F419CE" w:rsidRPr="002142C8" w:rsidRDefault="00F419CE" w:rsidP="00F419CE">
      <w:pPr>
        <w:pStyle w:val="HTML"/>
        <w:shd w:val="clear" w:color="auto" w:fill="FFFFFF"/>
        <w:jc w:val="center"/>
        <w:rPr>
          <w:rFonts w:ascii="Times New Roman" w:hAnsi="Times New Roman" w:cs="Times New Roman"/>
          <w:rPrChange w:id="2508" w:author="ghj" w:date="2018-05-25T14:12:00Z">
            <w:rPr>
              <w:rFonts w:ascii="Times New Roman" w:hAnsi="Times New Roman" w:cs="Times New Roman"/>
            </w:rPr>
          </w:rPrChange>
        </w:rPr>
      </w:pPr>
      <w:r w:rsidRPr="002142C8">
        <w:rPr>
          <w:rFonts w:ascii="Times New Roman" w:hAnsi="Times New Roman" w:cs="Times New Roman"/>
          <w:noProof/>
          <w:rPrChange w:id="2509" w:author="ghj" w:date="2018-05-25T14:12:00Z">
            <w:rPr>
              <w:noProof/>
            </w:rPr>
          </w:rPrChange>
        </w:rPr>
        <w:drawing>
          <wp:inline distT="0" distB="0" distL="0" distR="0">
            <wp:extent cx="4768619" cy="117234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802543" cy="1180688"/>
                    </a:xfrm>
                    <a:prstGeom prst="rect">
                      <a:avLst/>
                    </a:prstGeom>
                  </pic:spPr>
                </pic:pic>
              </a:graphicData>
            </a:graphic>
          </wp:inline>
        </w:drawing>
      </w:r>
    </w:p>
    <w:p w:rsidR="00CD60B5" w:rsidRPr="002142C8" w:rsidRDefault="00F419CE" w:rsidP="00F419CE">
      <w:pPr>
        <w:jc w:val="center"/>
        <w:rPr>
          <w:rFonts w:ascii="Times New Roman" w:eastAsia="黑体" w:hAnsi="Times New Roman" w:cs="Times New Roman"/>
          <w:b/>
          <w:szCs w:val="21"/>
          <w:rPrChange w:id="2510"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511"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512" w:author="ghj" w:date="2018-05-25T14:12:00Z">
            <w:rPr>
              <w:rFonts w:ascii="黑体" w:eastAsia="黑体" w:hAnsi="黑体" w:cs="Times New Roman"/>
              <w:b/>
              <w:szCs w:val="21"/>
            </w:rPr>
          </w:rPrChange>
        </w:rPr>
        <w:t xml:space="preserve">5.2 </w:t>
      </w:r>
      <w:r w:rsidRPr="002142C8">
        <w:rPr>
          <w:rFonts w:ascii="Times New Roman" w:eastAsia="黑体" w:hAnsi="Times New Roman" w:cs="Times New Roman"/>
          <w:b/>
          <w:szCs w:val="21"/>
          <w:rPrChange w:id="2513" w:author="ghj" w:date="2018-05-25T14:12:00Z">
            <w:rPr>
              <w:rFonts w:ascii="黑体" w:eastAsia="黑体" w:hAnsi="黑体" w:cs="Times New Roman" w:hint="eastAsia"/>
              <w:b/>
              <w:szCs w:val="21"/>
            </w:rPr>
          </w:rPrChange>
        </w:rPr>
        <w:t>表</w:t>
      </w:r>
      <w:r w:rsidRPr="002142C8">
        <w:rPr>
          <w:rFonts w:ascii="Times New Roman" w:eastAsia="黑体" w:hAnsi="Times New Roman" w:cs="Times New Roman"/>
          <w:b/>
          <w:szCs w:val="21"/>
          <w:rPrChange w:id="2514" w:author="ghj" w:date="2018-05-25T14:12:00Z">
            <w:rPr>
              <w:rFonts w:ascii="黑体" w:eastAsia="黑体" w:hAnsi="黑体" w:cs="Times New Roman" w:hint="eastAsia"/>
              <w:b/>
              <w:szCs w:val="21"/>
            </w:rPr>
          </w:rPrChange>
        </w:rPr>
        <w:t>T_XUPT_USER</w:t>
      </w:r>
      <w:r w:rsidRPr="002142C8">
        <w:rPr>
          <w:rFonts w:ascii="Times New Roman" w:eastAsia="黑体" w:hAnsi="Times New Roman" w:cs="Times New Roman"/>
          <w:b/>
          <w:szCs w:val="21"/>
          <w:rPrChange w:id="2515" w:author="ghj" w:date="2018-05-25T14:12:00Z">
            <w:rPr>
              <w:rFonts w:ascii="黑体" w:eastAsia="黑体" w:hAnsi="黑体" w:cs="Times New Roman" w:hint="eastAsia"/>
              <w:b/>
              <w:szCs w:val="21"/>
            </w:rPr>
          </w:rPrChange>
        </w:rPr>
        <w:t>的设计</w:t>
      </w:r>
    </w:p>
    <w:p w:rsidR="00CD60B5" w:rsidRPr="002142C8" w:rsidRDefault="00F419CE" w:rsidP="00F419CE">
      <w:pPr>
        <w:pStyle w:val="HTML"/>
        <w:shd w:val="clear" w:color="auto" w:fill="FFFFFF"/>
        <w:ind w:firstLineChars="200" w:firstLine="480"/>
        <w:rPr>
          <w:rFonts w:ascii="Times New Roman" w:hAnsi="Times New Roman" w:cs="Times New Roman"/>
          <w:rPrChange w:id="2516" w:author="ghj" w:date="2018-05-25T14:12:00Z">
            <w:rPr>
              <w:rFonts w:ascii="Times New Roman" w:hAnsi="Times New Roman" w:cs="Times New Roman"/>
            </w:rPr>
          </w:rPrChange>
        </w:rPr>
      </w:pPr>
      <w:r w:rsidRPr="002142C8">
        <w:rPr>
          <w:rFonts w:ascii="Times New Roman" w:hAnsi="Times New Roman" w:cs="Times New Roman"/>
          <w:rPrChange w:id="2517" w:author="ghj" w:date="2018-05-25T14:12:00Z">
            <w:rPr>
              <w:rFonts w:ascii="Times New Roman" w:hAnsi="Times New Roman" w:cs="Times New Roman" w:hint="eastAsia"/>
            </w:rPr>
          </w:rPrChange>
        </w:rPr>
        <w:t>表</w:t>
      </w:r>
      <w:r w:rsidRPr="002142C8">
        <w:rPr>
          <w:rFonts w:ascii="Times New Roman" w:hAnsi="Times New Roman" w:cs="Times New Roman"/>
          <w:rPrChange w:id="2518" w:author="ghj" w:date="2018-05-25T14:12:00Z">
            <w:rPr>
              <w:rFonts w:ascii="Times New Roman" w:hAnsi="Times New Roman" w:cs="Times New Roman" w:hint="eastAsia"/>
            </w:rPr>
          </w:rPrChange>
        </w:rPr>
        <w:t>T_XUPT_DEVICE</w:t>
      </w:r>
      <w:r w:rsidRPr="002142C8">
        <w:rPr>
          <w:rFonts w:ascii="Times New Roman" w:hAnsi="Times New Roman" w:cs="Times New Roman"/>
          <w:rPrChange w:id="2519" w:author="ghj" w:date="2018-05-25T14:12:00Z">
            <w:rPr>
              <w:rFonts w:ascii="Times New Roman" w:hAnsi="Times New Roman" w:cs="Times New Roman" w:hint="eastAsia"/>
            </w:rPr>
          </w:rPrChange>
        </w:rPr>
        <w:t>的字段有点多，因为它包含了每个按键，而系统设计的时候采用了两个矩阵键盘一共使用了</w:t>
      </w:r>
      <w:r w:rsidRPr="002142C8">
        <w:rPr>
          <w:rFonts w:ascii="Times New Roman" w:hAnsi="Times New Roman" w:cs="Times New Roman"/>
          <w:rPrChange w:id="2520" w:author="ghj" w:date="2018-05-25T14:12:00Z">
            <w:rPr>
              <w:rFonts w:ascii="Times New Roman" w:hAnsi="Times New Roman" w:cs="Times New Roman" w:hint="eastAsia"/>
            </w:rPr>
          </w:rPrChange>
        </w:rPr>
        <w:t>2</w:t>
      </w:r>
      <w:r w:rsidRPr="002142C8">
        <w:rPr>
          <w:rFonts w:ascii="Times New Roman" w:hAnsi="Times New Roman" w:cs="Times New Roman"/>
          <w:rPrChange w:id="2521" w:author="ghj" w:date="2018-05-25T14:12:00Z">
            <w:rPr>
              <w:rFonts w:ascii="Times New Roman" w:hAnsi="Times New Roman" w:cs="Times New Roman"/>
            </w:rPr>
          </w:rPrChange>
        </w:rPr>
        <w:t>3</w:t>
      </w:r>
      <w:r w:rsidRPr="002142C8">
        <w:rPr>
          <w:rFonts w:ascii="Times New Roman" w:hAnsi="Times New Roman" w:cs="Times New Roman"/>
          <w:rPrChange w:id="2522" w:author="ghj" w:date="2018-05-25T14:12:00Z">
            <w:rPr>
              <w:rFonts w:ascii="Times New Roman" w:hAnsi="Times New Roman" w:cs="Times New Roman" w:hint="eastAsia"/>
            </w:rPr>
          </w:rPrChange>
        </w:rPr>
        <w:t>个学习键值。表</w:t>
      </w:r>
      <w:r w:rsidRPr="002142C8">
        <w:rPr>
          <w:rFonts w:ascii="Times New Roman" w:hAnsi="Times New Roman" w:cs="Times New Roman"/>
          <w:rPrChange w:id="2523" w:author="ghj" w:date="2018-05-25T14:12:00Z">
            <w:rPr>
              <w:rFonts w:ascii="Times New Roman" w:hAnsi="Times New Roman" w:cs="Times New Roman" w:hint="eastAsia"/>
            </w:rPr>
          </w:rPrChange>
        </w:rPr>
        <w:t>T_XUPT_DEVICE</w:t>
      </w:r>
      <w:r w:rsidRPr="002142C8">
        <w:rPr>
          <w:rFonts w:ascii="Times New Roman" w:hAnsi="Times New Roman" w:cs="Times New Roman"/>
          <w:rPrChange w:id="2524" w:author="ghj" w:date="2018-05-25T14:12:00Z">
            <w:rPr>
              <w:rFonts w:ascii="Times New Roman" w:hAnsi="Times New Roman" w:cs="Times New Roman" w:hint="eastAsia"/>
            </w:rPr>
          </w:rPrChange>
        </w:rPr>
        <w:t>的定义如图</w:t>
      </w:r>
      <w:r w:rsidRPr="002142C8">
        <w:rPr>
          <w:rFonts w:ascii="Times New Roman" w:hAnsi="Times New Roman" w:cs="Times New Roman"/>
          <w:rPrChange w:id="2525" w:author="ghj" w:date="2018-05-25T14:12:00Z">
            <w:rPr>
              <w:rFonts w:ascii="Times New Roman" w:hAnsi="Times New Roman" w:cs="Times New Roman" w:hint="eastAsia"/>
            </w:rPr>
          </w:rPrChange>
        </w:rPr>
        <w:t>5</w:t>
      </w:r>
      <w:r w:rsidRPr="002142C8">
        <w:rPr>
          <w:rFonts w:ascii="Times New Roman" w:hAnsi="Times New Roman" w:cs="Times New Roman"/>
          <w:rPrChange w:id="2526" w:author="ghj" w:date="2018-05-25T14:12:00Z">
            <w:rPr>
              <w:rFonts w:ascii="Times New Roman" w:hAnsi="Times New Roman" w:cs="Times New Roman"/>
            </w:rPr>
          </w:rPrChange>
        </w:rPr>
        <w:t>.2</w:t>
      </w:r>
      <w:r w:rsidRPr="002142C8">
        <w:rPr>
          <w:rFonts w:ascii="Times New Roman" w:hAnsi="Times New Roman" w:cs="Times New Roman"/>
          <w:rPrChange w:id="2527" w:author="ghj" w:date="2018-05-25T14:12:00Z">
            <w:rPr>
              <w:rFonts w:ascii="Times New Roman" w:hAnsi="Times New Roman" w:cs="Times New Roman" w:hint="eastAsia"/>
            </w:rPr>
          </w:rPrChange>
        </w:rPr>
        <w:t>所示。</w:t>
      </w:r>
    </w:p>
    <w:p w:rsidR="00F419CE" w:rsidRPr="002142C8" w:rsidRDefault="00F419CE" w:rsidP="00F419CE">
      <w:pPr>
        <w:pStyle w:val="HTML"/>
        <w:shd w:val="clear" w:color="auto" w:fill="FFFFFF"/>
        <w:jc w:val="center"/>
        <w:rPr>
          <w:rFonts w:ascii="Times New Roman" w:hAnsi="Times New Roman" w:cs="Times New Roman"/>
          <w:rPrChange w:id="2528" w:author="ghj" w:date="2018-05-25T14:12:00Z">
            <w:rPr>
              <w:rFonts w:ascii="Times New Roman" w:hAnsi="Times New Roman" w:cs="Times New Roman"/>
            </w:rPr>
          </w:rPrChange>
        </w:rPr>
      </w:pPr>
      <w:r w:rsidRPr="002142C8">
        <w:rPr>
          <w:rFonts w:ascii="Times New Roman" w:hAnsi="Times New Roman" w:cs="Times New Roman"/>
          <w:noProof/>
          <w:rPrChange w:id="2529" w:author="ghj" w:date="2018-05-25T14:12:00Z">
            <w:rPr>
              <w:noProof/>
            </w:rPr>
          </w:rPrChange>
        </w:rPr>
        <w:lastRenderedPageBreak/>
        <w:drawing>
          <wp:inline distT="0" distB="0" distL="0" distR="0">
            <wp:extent cx="4703206" cy="3733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14706" cy="3742929"/>
                    </a:xfrm>
                    <a:prstGeom prst="rect">
                      <a:avLst/>
                    </a:prstGeom>
                  </pic:spPr>
                </pic:pic>
              </a:graphicData>
            </a:graphic>
          </wp:inline>
        </w:drawing>
      </w:r>
    </w:p>
    <w:p w:rsidR="00F419CE" w:rsidRPr="002142C8" w:rsidRDefault="00F419CE" w:rsidP="00F419CE">
      <w:pPr>
        <w:jc w:val="center"/>
        <w:rPr>
          <w:rFonts w:ascii="Times New Roman" w:eastAsia="黑体" w:hAnsi="Times New Roman" w:cs="Times New Roman"/>
          <w:b/>
          <w:szCs w:val="21"/>
          <w:rPrChange w:id="2530"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531"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532" w:author="ghj" w:date="2018-05-25T14:12:00Z">
            <w:rPr>
              <w:rFonts w:ascii="黑体" w:eastAsia="黑体" w:hAnsi="黑体" w:cs="Times New Roman"/>
              <w:b/>
              <w:szCs w:val="21"/>
            </w:rPr>
          </w:rPrChange>
        </w:rPr>
        <w:t xml:space="preserve">5.3 </w:t>
      </w:r>
      <w:r w:rsidRPr="002142C8">
        <w:rPr>
          <w:rFonts w:ascii="Times New Roman" w:eastAsia="黑体" w:hAnsi="Times New Roman" w:cs="Times New Roman"/>
          <w:b/>
          <w:szCs w:val="21"/>
          <w:rPrChange w:id="2533" w:author="ghj" w:date="2018-05-25T14:12:00Z">
            <w:rPr>
              <w:rFonts w:ascii="黑体" w:eastAsia="黑体" w:hAnsi="黑体" w:cs="Times New Roman" w:hint="eastAsia"/>
              <w:b/>
              <w:szCs w:val="21"/>
            </w:rPr>
          </w:rPrChange>
        </w:rPr>
        <w:t>表</w:t>
      </w:r>
      <w:r w:rsidRPr="002142C8">
        <w:rPr>
          <w:rFonts w:ascii="Times New Roman" w:eastAsia="黑体" w:hAnsi="Times New Roman" w:cs="Times New Roman"/>
          <w:b/>
          <w:szCs w:val="21"/>
          <w:rPrChange w:id="2534" w:author="ghj" w:date="2018-05-25T14:12:00Z">
            <w:rPr>
              <w:rFonts w:ascii="黑体" w:eastAsia="黑体" w:hAnsi="黑体" w:cs="Times New Roman" w:hint="eastAsia"/>
              <w:b/>
              <w:szCs w:val="21"/>
            </w:rPr>
          </w:rPrChange>
        </w:rPr>
        <w:t>T_XUPT_DEVICE</w:t>
      </w:r>
      <w:r w:rsidRPr="002142C8">
        <w:rPr>
          <w:rFonts w:ascii="Times New Roman" w:eastAsia="黑体" w:hAnsi="Times New Roman" w:cs="Times New Roman"/>
          <w:b/>
          <w:szCs w:val="21"/>
          <w:rPrChange w:id="2535" w:author="ghj" w:date="2018-05-25T14:12:00Z">
            <w:rPr>
              <w:rFonts w:ascii="黑体" w:eastAsia="黑体" w:hAnsi="黑体" w:cs="Times New Roman" w:hint="eastAsia"/>
              <w:b/>
              <w:szCs w:val="21"/>
            </w:rPr>
          </w:rPrChange>
        </w:rPr>
        <w:t>的设计</w:t>
      </w:r>
    </w:p>
    <w:p w:rsidR="00F419CE" w:rsidRPr="002142C8" w:rsidRDefault="00F419CE" w:rsidP="00F419CE">
      <w:pPr>
        <w:pStyle w:val="HTML"/>
        <w:shd w:val="clear" w:color="auto" w:fill="FFFFFF"/>
        <w:ind w:firstLineChars="200" w:firstLine="480"/>
        <w:rPr>
          <w:rFonts w:ascii="Times New Roman" w:hAnsi="Times New Roman" w:cs="Times New Roman"/>
          <w:rPrChange w:id="2536" w:author="ghj" w:date="2018-05-25T14:12:00Z">
            <w:rPr>
              <w:rFonts w:ascii="Times New Roman" w:hAnsi="Times New Roman" w:cs="Times New Roman"/>
            </w:rPr>
          </w:rPrChange>
        </w:rPr>
      </w:pPr>
      <w:r w:rsidRPr="002142C8">
        <w:rPr>
          <w:rFonts w:ascii="Times New Roman" w:hAnsi="Times New Roman" w:cs="Times New Roman"/>
          <w:rPrChange w:id="2537" w:author="ghj" w:date="2018-05-25T14:12:00Z">
            <w:rPr>
              <w:rFonts w:ascii="Times New Roman" w:hAnsi="Times New Roman" w:cs="Times New Roman" w:hint="eastAsia"/>
            </w:rPr>
          </w:rPrChange>
        </w:rPr>
        <w:t>表设计完成后，在命令行先执行如图</w:t>
      </w:r>
      <w:r w:rsidR="00290082" w:rsidRPr="002142C8">
        <w:rPr>
          <w:rFonts w:ascii="Times New Roman" w:hAnsi="Times New Roman" w:cs="Times New Roman"/>
          <w:rPrChange w:id="2538" w:author="ghj" w:date="2018-05-25T14:12:00Z">
            <w:rPr>
              <w:rFonts w:ascii="Times New Roman" w:hAnsi="Times New Roman" w:cs="Times New Roman" w:hint="eastAsia"/>
            </w:rPr>
          </w:rPrChange>
        </w:rPr>
        <w:t>5</w:t>
      </w:r>
      <w:r w:rsidR="00290082" w:rsidRPr="002142C8">
        <w:rPr>
          <w:rFonts w:ascii="Times New Roman" w:hAnsi="Times New Roman" w:cs="Times New Roman"/>
          <w:rPrChange w:id="2539" w:author="ghj" w:date="2018-05-25T14:12:00Z">
            <w:rPr>
              <w:rFonts w:ascii="Times New Roman" w:hAnsi="Times New Roman" w:cs="Times New Roman"/>
            </w:rPr>
          </w:rPrChange>
        </w:rPr>
        <w:t>.4</w:t>
      </w:r>
      <w:r w:rsidR="00290082" w:rsidRPr="002142C8">
        <w:rPr>
          <w:rFonts w:ascii="Times New Roman" w:hAnsi="Times New Roman" w:cs="Times New Roman"/>
          <w:rPrChange w:id="2540" w:author="ghj" w:date="2018-05-25T14:12:00Z">
            <w:rPr>
              <w:rFonts w:ascii="Times New Roman" w:hAnsi="Times New Roman" w:cs="Times New Roman" w:hint="eastAsia"/>
            </w:rPr>
          </w:rPrChange>
        </w:rPr>
        <w:t>的命令，这个命令意思是说创建了一些数据库日志，在之后使用者可以通过这些日志进行数据的更新和回滚；然后再执行如图</w:t>
      </w:r>
      <w:r w:rsidR="00290082" w:rsidRPr="002142C8">
        <w:rPr>
          <w:rFonts w:ascii="Times New Roman" w:hAnsi="Times New Roman" w:cs="Times New Roman"/>
          <w:rPrChange w:id="2541" w:author="ghj" w:date="2018-05-25T14:12:00Z">
            <w:rPr>
              <w:rFonts w:ascii="Times New Roman" w:hAnsi="Times New Roman" w:cs="Times New Roman" w:hint="eastAsia"/>
            </w:rPr>
          </w:rPrChange>
        </w:rPr>
        <w:t>5</w:t>
      </w:r>
      <w:r w:rsidR="00290082" w:rsidRPr="002142C8">
        <w:rPr>
          <w:rFonts w:ascii="Times New Roman" w:hAnsi="Times New Roman" w:cs="Times New Roman"/>
          <w:rPrChange w:id="2542" w:author="ghj" w:date="2018-05-25T14:12:00Z">
            <w:rPr>
              <w:rFonts w:ascii="Times New Roman" w:hAnsi="Times New Roman" w:cs="Times New Roman"/>
            </w:rPr>
          </w:rPrChange>
        </w:rPr>
        <w:t>.5</w:t>
      </w:r>
      <w:r w:rsidR="00290082" w:rsidRPr="002142C8">
        <w:rPr>
          <w:rFonts w:ascii="Times New Roman" w:hAnsi="Times New Roman" w:cs="Times New Roman"/>
          <w:rPrChange w:id="2543" w:author="ghj" w:date="2018-05-25T14:12:00Z">
            <w:rPr>
              <w:rFonts w:ascii="Times New Roman" w:hAnsi="Times New Roman" w:cs="Times New Roman" w:hint="eastAsia"/>
            </w:rPr>
          </w:rPrChange>
        </w:rPr>
        <w:t>的命令，这是说读取数据库日志，再进行数据库的更新。</w:t>
      </w:r>
    </w:p>
    <w:p w:rsidR="00290082" w:rsidRPr="002142C8" w:rsidRDefault="00290082" w:rsidP="00290082">
      <w:pPr>
        <w:pStyle w:val="HTML"/>
        <w:shd w:val="clear" w:color="auto" w:fill="FFFFFF"/>
        <w:jc w:val="center"/>
        <w:rPr>
          <w:rFonts w:ascii="Times New Roman" w:hAnsi="Times New Roman" w:cs="Times New Roman"/>
          <w:rPrChange w:id="2544" w:author="ghj" w:date="2018-05-25T14:12:00Z">
            <w:rPr>
              <w:rFonts w:ascii="Times New Roman" w:hAnsi="Times New Roman" w:cs="Times New Roman"/>
            </w:rPr>
          </w:rPrChange>
        </w:rPr>
      </w:pPr>
      <w:r w:rsidRPr="002142C8">
        <w:rPr>
          <w:rFonts w:ascii="Times New Roman" w:hAnsi="Times New Roman" w:cs="Times New Roman"/>
          <w:noProof/>
          <w:rPrChange w:id="2545" w:author="ghj" w:date="2018-05-25T14:12:00Z">
            <w:rPr>
              <w:noProof/>
            </w:rPr>
          </w:rPrChange>
        </w:rPr>
        <w:drawing>
          <wp:inline distT="0" distB="0" distL="0" distR="0">
            <wp:extent cx="3423455" cy="3966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522243" cy="408065"/>
                    </a:xfrm>
                    <a:prstGeom prst="rect">
                      <a:avLst/>
                    </a:prstGeom>
                  </pic:spPr>
                </pic:pic>
              </a:graphicData>
            </a:graphic>
          </wp:inline>
        </w:drawing>
      </w:r>
    </w:p>
    <w:p w:rsidR="00290082" w:rsidRPr="002142C8" w:rsidRDefault="00290082" w:rsidP="00290082">
      <w:pPr>
        <w:jc w:val="center"/>
        <w:rPr>
          <w:rFonts w:ascii="Times New Roman" w:eastAsia="黑体" w:hAnsi="Times New Roman" w:cs="Times New Roman"/>
          <w:b/>
          <w:szCs w:val="21"/>
          <w:rPrChange w:id="2546"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547"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548" w:author="ghj" w:date="2018-05-25T14:12:00Z">
            <w:rPr>
              <w:rFonts w:ascii="黑体" w:eastAsia="黑体" w:hAnsi="黑体" w:cs="Times New Roman"/>
              <w:b/>
              <w:szCs w:val="21"/>
            </w:rPr>
          </w:rPrChange>
        </w:rPr>
        <w:t xml:space="preserve">5.3 </w:t>
      </w:r>
      <w:r w:rsidRPr="002142C8">
        <w:rPr>
          <w:rFonts w:ascii="Times New Roman" w:eastAsia="黑体" w:hAnsi="Times New Roman" w:cs="Times New Roman"/>
          <w:b/>
          <w:szCs w:val="21"/>
          <w:rPrChange w:id="2549" w:author="ghj" w:date="2018-05-25T14:12:00Z">
            <w:rPr>
              <w:rFonts w:ascii="黑体" w:eastAsia="黑体" w:hAnsi="黑体" w:cs="Times New Roman" w:hint="eastAsia"/>
              <w:b/>
              <w:szCs w:val="21"/>
            </w:rPr>
          </w:rPrChange>
        </w:rPr>
        <w:t>创建数据库日志</w:t>
      </w:r>
    </w:p>
    <w:p w:rsidR="00290082" w:rsidRPr="002142C8" w:rsidRDefault="00290082" w:rsidP="00290082">
      <w:pPr>
        <w:pStyle w:val="HTML"/>
        <w:shd w:val="clear" w:color="auto" w:fill="FFFFFF"/>
        <w:jc w:val="center"/>
        <w:rPr>
          <w:rFonts w:ascii="Times New Roman" w:hAnsi="Times New Roman" w:cs="Times New Roman"/>
          <w:rPrChange w:id="2550" w:author="ghj" w:date="2018-05-25T14:12:00Z">
            <w:rPr>
              <w:rFonts w:ascii="Times New Roman" w:hAnsi="Times New Roman" w:cs="Times New Roman"/>
            </w:rPr>
          </w:rPrChange>
        </w:rPr>
      </w:pPr>
      <w:r w:rsidRPr="002142C8">
        <w:rPr>
          <w:rFonts w:ascii="Times New Roman" w:hAnsi="Times New Roman" w:cs="Times New Roman"/>
          <w:noProof/>
          <w:rPrChange w:id="2551" w:author="ghj" w:date="2018-05-25T14:12:00Z">
            <w:rPr>
              <w:noProof/>
            </w:rPr>
          </w:rPrChange>
        </w:rPr>
        <w:drawing>
          <wp:inline distT="0" distB="0" distL="0" distR="0">
            <wp:extent cx="2543002" cy="41812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613846" cy="429770"/>
                    </a:xfrm>
                    <a:prstGeom prst="rect">
                      <a:avLst/>
                    </a:prstGeom>
                  </pic:spPr>
                </pic:pic>
              </a:graphicData>
            </a:graphic>
          </wp:inline>
        </w:drawing>
      </w:r>
    </w:p>
    <w:p w:rsidR="00290082" w:rsidRPr="002142C8" w:rsidRDefault="00290082" w:rsidP="00290082">
      <w:pPr>
        <w:jc w:val="center"/>
        <w:rPr>
          <w:rFonts w:ascii="Times New Roman" w:eastAsia="黑体" w:hAnsi="Times New Roman" w:cs="Times New Roman"/>
          <w:b/>
          <w:szCs w:val="21"/>
          <w:rPrChange w:id="2552"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553"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554" w:author="ghj" w:date="2018-05-25T14:12:00Z">
            <w:rPr>
              <w:rFonts w:ascii="黑体" w:eastAsia="黑体" w:hAnsi="黑体" w:cs="Times New Roman"/>
              <w:b/>
              <w:szCs w:val="21"/>
            </w:rPr>
          </w:rPrChange>
        </w:rPr>
        <w:t xml:space="preserve">5.3 </w:t>
      </w:r>
      <w:r w:rsidRPr="002142C8">
        <w:rPr>
          <w:rFonts w:ascii="Times New Roman" w:eastAsia="黑体" w:hAnsi="Times New Roman" w:cs="Times New Roman"/>
          <w:b/>
          <w:szCs w:val="21"/>
          <w:rPrChange w:id="2555" w:author="ghj" w:date="2018-05-25T14:12:00Z">
            <w:rPr>
              <w:rFonts w:ascii="黑体" w:eastAsia="黑体" w:hAnsi="黑体" w:cs="Times New Roman" w:hint="eastAsia"/>
              <w:b/>
              <w:szCs w:val="21"/>
            </w:rPr>
          </w:rPrChange>
        </w:rPr>
        <w:t>更新数据库</w:t>
      </w:r>
    </w:p>
    <w:p w:rsidR="00290082" w:rsidRPr="002142C8" w:rsidRDefault="00290082" w:rsidP="00290082">
      <w:pPr>
        <w:pStyle w:val="HTML"/>
        <w:shd w:val="clear" w:color="auto" w:fill="FFFFFF"/>
        <w:ind w:firstLineChars="200" w:firstLine="480"/>
        <w:rPr>
          <w:rFonts w:ascii="Times New Roman" w:hAnsi="Times New Roman" w:cs="Times New Roman"/>
          <w:rPrChange w:id="2556" w:author="ghj" w:date="2018-05-25T14:12:00Z">
            <w:rPr>
              <w:rFonts w:ascii="Times New Roman" w:hAnsi="Times New Roman" w:cs="Times New Roman"/>
            </w:rPr>
          </w:rPrChange>
        </w:rPr>
      </w:pPr>
      <w:r w:rsidRPr="002142C8">
        <w:rPr>
          <w:rFonts w:ascii="Times New Roman" w:hAnsi="Times New Roman" w:cs="Times New Roman"/>
          <w:rPrChange w:id="2557" w:author="ghj" w:date="2018-05-25T14:12:00Z">
            <w:rPr>
              <w:rFonts w:ascii="Times New Roman" w:hAnsi="Times New Roman" w:cs="Times New Roman" w:hint="eastAsia"/>
            </w:rPr>
          </w:rPrChange>
        </w:rPr>
        <w:t>接下来</w:t>
      </w:r>
      <w:r w:rsidRPr="002142C8">
        <w:rPr>
          <w:rFonts w:ascii="Times New Roman" w:hAnsi="Times New Roman" w:cs="Times New Roman"/>
          <w:rPrChange w:id="2558" w:author="ghj" w:date="2018-05-25T14:12:00Z">
            <w:rPr>
              <w:rFonts w:ascii="Times New Roman" w:hAnsi="Times New Roman" w:cs="Times New Roman" w:hint="eastAsia"/>
            </w:rPr>
          </w:rPrChange>
        </w:rPr>
        <w:t>django</w:t>
      </w:r>
      <w:r w:rsidRPr="002142C8">
        <w:rPr>
          <w:rFonts w:ascii="Times New Roman" w:hAnsi="Times New Roman" w:cs="Times New Roman"/>
          <w:rPrChange w:id="2559" w:author="ghj" w:date="2018-05-25T14:12:00Z">
            <w:rPr>
              <w:rFonts w:ascii="Times New Roman" w:hAnsi="Times New Roman" w:cs="Times New Roman" w:hint="eastAsia"/>
            </w:rPr>
          </w:rPrChange>
        </w:rPr>
        <w:t>就在</w:t>
      </w:r>
      <w:r w:rsidRPr="002142C8">
        <w:rPr>
          <w:rFonts w:ascii="Times New Roman" w:hAnsi="Times New Roman" w:cs="Times New Roman"/>
          <w:rPrChange w:id="2560" w:author="ghj" w:date="2018-05-25T14:12:00Z">
            <w:rPr>
              <w:rFonts w:ascii="Times New Roman" w:hAnsi="Times New Roman" w:cs="Times New Roman" w:hint="eastAsia"/>
            </w:rPr>
          </w:rPrChange>
        </w:rPr>
        <w:t>sqlite</w:t>
      </w:r>
      <w:r w:rsidRPr="002142C8">
        <w:rPr>
          <w:rFonts w:ascii="Times New Roman" w:hAnsi="Times New Roman" w:cs="Times New Roman"/>
          <w:rPrChange w:id="2561" w:author="ghj" w:date="2018-05-25T14:12:00Z">
            <w:rPr>
              <w:rFonts w:ascii="Times New Roman" w:hAnsi="Times New Roman" w:cs="Times New Roman"/>
            </w:rPr>
          </w:rPrChange>
        </w:rPr>
        <w:t>3</w:t>
      </w:r>
      <w:r w:rsidRPr="002142C8">
        <w:rPr>
          <w:rFonts w:ascii="Times New Roman" w:hAnsi="Times New Roman" w:cs="Times New Roman"/>
          <w:rPrChange w:id="2562" w:author="ghj" w:date="2018-05-25T14:12:00Z">
            <w:rPr>
              <w:rFonts w:ascii="Times New Roman" w:hAnsi="Times New Roman" w:cs="Times New Roman" w:hint="eastAsia"/>
            </w:rPr>
          </w:rPrChange>
        </w:rPr>
        <w:t>数据库中创建了这两个表。</w:t>
      </w:r>
    </w:p>
    <w:p w:rsidR="00290082" w:rsidRPr="002142C8" w:rsidRDefault="00290082" w:rsidP="003927AD">
      <w:pPr>
        <w:pStyle w:val="2"/>
        <w:spacing w:before="60" w:afterLines="50" w:after="156" w:line="240" w:lineRule="auto"/>
        <w:jc w:val="left"/>
        <w:rPr>
          <w:rFonts w:ascii="Times New Roman" w:eastAsia="宋体" w:hAnsi="Times New Roman" w:cs="Times New Roman"/>
          <w:sz w:val="28"/>
          <w:szCs w:val="28"/>
          <w:rPrChange w:id="2563"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2564" w:author="ghj" w:date="2018-05-25T14:12:00Z">
            <w:rPr>
              <w:rFonts w:ascii="宋体" w:eastAsia="宋体" w:hAnsi="宋体"/>
              <w:sz w:val="28"/>
              <w:szCs w:val="28"/>
            </w:rPr>
          </w:rPrChange>
        </w:rPr>
        <w:t xml:space="preserve">5.3 </w:t>
      </w:r>
      <w:r w:rsidRPr="002142C8">
        <w:rPr>
          <w:rFonts w:ascii="Times New Roman" w:eastAsia="宋体" w:hAnsi="Times New Roman" w:cs="Times New Roman"/>
          <w:sz w:val="28"/>
          <w:szCs w:val="28"/>
          <w:rPrChange w:id="2565" w:author="ghj" w:date="2018-05-25T14:12:00Z">
            <w:rPr>
              <w:rFonts w:ascii="宋体" w:eastAsia="宋体" w:hAnsi="宋体" w:hint="eastAsia"/>
              <w:sz w:val="28"/>
              <w:szCs w:val="28"/>
            </w:rPr>
          </w:rPrChange>
        </w:rPr>
        <w:t>信息验证模块</w:t>
      </w:r>
    </w:p>
    <w:p w:rsidR="00290082" w:rsidRPr="002142C8" w:rsidRDefault="00290082" w:rsidP="00290082">
      <w:pPr>
        <w:pStyle w:val="HTML"/>
        <w:shd w:val="clear" w:color="auto" w:fill="FFFFFF"/>
        <w:ind w:firstLineChars="200" w:firstLine="480"/>
        <w:rPr>
          <w:rFonts w:ascii="Times New Roman" w:hAnsi="Times New Roman" w:cs="Times New Roman"/>
          <w:rPrChange w:id="2566" w:author="ghj" w:date="2018-05-25T14:12:00Z">
            <w:rPr>
              <w:rFonts w:ascii="Times New Roman" w:hAnsi="Times New Roman" w:cs="Times New Roman"/>
            </w:rPr>
          </w:rPrChange>
        </w:rPr>
      </w:pPr>
      <w:r w:rsidRPr="002142C8">
        <w:rPr>
          <w:rFonts w:ascii="Times New Roman" w:hAnsi="Times New Roman" w:cs="Times New Roman"/>
          <w:rPrChange w:id="2567" w:author="ghj" w:date="2018-05-25T14:12:00Z">
            <w:rPr>
              <w:rFonts w:ascii="Times New Roman" w:hAnsi="Times New Roman" w:cs="Times New Roman" w:hint="eastAsia"/>
            </w:rPr>
          </w:rPrChange>
        </w:rPr>
        <w:t>信息验证模块包括两个模块，一个是登录模块，这是进入远程遥控系统的唯一路径；一个是密码修改模块，这是考虑到使用者忘记密码无法登录时，</w:t>
      </w:r>
      <w:r w:rsidR="00882A3F" w:rsidRPr="002142C8">
        <w:rPr>
          <w:rFonts w:ascii="Times New Roman" w:hAnsi="Times New Roman" w:cs="Times New Roman"/>
          <w:rPrChange w:id="2568" w:author="ghj" w:date="2018-05-25T14:12:00Z">
            <w:rPr>
              <w:rFonts w:ascii="Times New Roman" w:hAnsi="Times New Roman" w:cs="Times New Roman" w:hint="eastAsia"/>
            </w:rPr>
          </w:rPrChange>
        </w:rPr>
        <w:t>用户</w:t>
      </w:r>
      <w:r w:rsidRPr="002142C8">
        <w:rPr>
          <w:rFonts w:ascii="Times New Roman" w:hAnsi="Times New Roman" w:cs="Times New Roman"/>
          <w:rPrChange w:id="2569" w:author="ghj" w:date="2018-05-25T14:12:00Z">
            <w:rPr>
              <w:rFonts w:ascii="Times New Roman" w:hAnsi="Times New Roman" w:cs="Times New Roman" w:hint="eastAsia"/>
            </w:rPr>
          </w:rPrChange>
        </w:rPr>
        <w:t>可以通过修改密码</w:t>
      </w:r>
      <w:r w:rsidR="00882A3F" w:rsidRPr="002142C8">
        <w:rPr>
          <w:rFonts w:ascii="Times New Roman" w:hAnsi="Times New Roman" w:cs="Times New Roman"/>
          <w:rPrChange w:id="2570" w:author="ghj" w:date="2018-05-25T14:12:00Z">
            <w:rPr>
              <w:rFonts w:ascii="Times New Roman" w:hAnsi="Times New Roman" w:cs="Times New Roman" w:hint="eastAsia"/>
            </w:rPr>
          </w:rPrChange>
        </w:rPr>
        <w:t>的方式去</w:t>
      </w:r>
      <w:r w:rsidRPr="002142C8">
        <w:rPr>
          <w:rFonts w:ascii="Times New Roman" w:hAnsi="Times New Roman" w:cs="Times New Roman"/>
          <w:rPrChange w:id="2571" w:author="ghj" w:date="2018-05-25T14:12:00Z">
            <w:rPr>
              <w:rFonts w:ascii="Times New Roman" w:hAnsi="Times New Roman" w:cs="Times New Roman" w:hint="eastAsia"/>
            </w:rPr>
          </w:rPrChange>
        </w:rPr>
        <w:t>重置密码，再进行登录。</w:t>
      </w:r>
      <w:r w:rsidR="000A6EB6" w:rsidRPr="002142C8">
        <w:rPr>
          <w:rFonts w:ascii="Times New Roman" w:hAnsi="Times New Roman" w:cs="Times New Roman"/>
          <w:rPrChange w:id="2572" w:author="ghj" w:date="2018-05-25T14:12:00Z">
            <w:rPr>
              <w:rFonts w:ascii="Times New Roman" w:hAnsi="Times New Roman" w:cs="Times New Roman" w:hint="eastAsia"/>
            </w:rPr>
          </w:rPrChange>
        </w:rPr>
        <w:t>框架图如图</w:t>
      </w:r>
      <w:r w:rsidR="000A6EB6" w:rsidRPr="002142C8">
        <w:rPr>
          <w:rFonts w:ascii="Times New Roman" w:hAnsi="Times New Roman" w:cs="Times New Roman"/>
          <w:rPrChange w:id="2573" w:author="ghj" w:date="2018-05-25T14:12:00Z">
            <w:rPr>
              <w:rFonts w:ascii="Times New Roman" w:hAnsi="Times New Roman" w:cs="Times New Roman" w:hint="eastAsia"/>
            </w:rPr>
          </w:rPrChange>
        </w:rPr>
        <w:t>5.</w:t>
      </w:r>
      <w:r w:rsidR="000A6EB6" w:rsidRPr="002142C8">
        <w:rPr>
          <w:rFonts w:ascii="Times New Roman" w:hAnsi="Times New Roman" w:cs="Times New Roman"/>
          <w:rPrChange w:id="2574" w:author="ghj" w:date="2018-05-25T14:12:00Z">
            <w:rPr>
              <w:rFonts w:ascii="Times New Roman" w:hAnsi="Times New Roman" w:cs="Times New Roman"/>
            </w:rPr>
          </w:rPrChange>
        </w:rPr>
        <w:t>4</w:t>
      </w:r>
      <w:r w:rsidR="000A6EB6" w:rsidRPr="002142C8">
        <w:rPr>
          <w:rFonts w:ascii="Times New Roman" w:hAnsi="Times New Roman" w:cs="Times New Roman"/>
          <w:rPrChange w:id="2575" w:author="ghj" w:date="2018-05-25T14:12:00Z">
            <w:rPr>
              <w:rFonts w:ascii="Times New Roman" w:hAnsi="Times New Roman" w:cs="Times New Roman" w:hint="eastAsia"/>
            </w:rPr>
          </w:rPrChange>
        </w:rPr>
        <w:t>所示。</w:t>
      </w:r>
    </w:p>
    <w:p w:rsidR="000A6EB6" w:rsidRPr="002142C8" w:rsidRDefault="000A6EB6" w:rsidP="000A6EB6">
      <w:pPr>
        <w:pStyle w:val="HTML"/>
        <w:shd w:val="clear" w:color="auto" w:fill="FFFFFF"/>
        <w:ind w:firstLineChars="200" w:firstLine="480"/>
        <w:jc w:val="center"/>
        <w:rPr>
          <w:rFonts w:ascii="Times New Roman" w:hAnsi="Times New Roman" w:cs="Times New Roman"/>
          <w:rPrChange w:id="2576" w:author="ghj" w:date="2018-05-25T14:12:00Z">
            <w:rPr>
              <w:rFonts w:ascii="Times New Roman" w:hAnsi="Times New Roman" w:cs="Times New Roman"/>
            </w:rPr>
          </w:rPrChange>
        </w:rPr>
      </w:pPr>
      <w:r w:rsidRPr="002142C8">
        <w:rPr>
          <w:rFonts w:ascii="Times New Roman" w:hAnsi="Times New Roman" w:cs="Times New Roman"/>
          <w:noProof/>
          <w:rPrChange w:id="2577" w:author="ghj" w:date="2018-05-25T14:12:00Z">
            <w:rPr>
              <w:noProof/>
            </w:rPr>
          </w:rPrChange>
        </w:rPr>
        <w:drawing>
          <wp:inline distT="0" distB="0" distL="0" distR="0">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812407" cy="1153239"/>
                    </a:xfrm>
                    <a:prstGeom prst="rect">
                      <a:avLst/>
                    </a:prstGeom>
                  </pic:spPr>
                </pic:pic>
              </a:graphicData>
            </a:graphic>
          </wp:inline>
        </w:drawing>
      </w:r>
    </w:p>
    <w:p w:rsidR="000A6EB6" w:rsidRPr="002142C8" w:rsidRDefault="000A6EB6" w:rsidP="000A6EB6">
      <w:pPr>
        <w:jc w:val="center"/>
        <w:rPr>
          <w:rFonts w:ascii="Times New Roman" w:eastAsia="黑体" w:hAnsi="Times New Roman" w:cs="Times New Roman"/>
          <w:b/>
          <w:szCs w:val="21"/>
          <w:rPrChange w:id="2578"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579" w:author="ghj" w:date="2018-05-25T14:12:00Z">
            <w:rPr>
              <w:rFonts w:ascii="黑体" w:eastAsia="黑体" w:hAnsi="黑体" w:cs="Times New Roman" w:hint="eastAsia"/>
              <w:b/>
              <w:szCs w:val="21"/>
            </w:rPr>
          </w:rPrChange>
        </w:rPr>
        <w:lastRenderedPageBreak/>
        <w:t>图</w:t>
      </w:r>
      <w:r w:rsidRPr="002142C8">
        <w:rPr>
          <w:rFonts w:ascii="Times New Roman" w:eastAsia="黑体" w:hAnsi="Times New Roman" w:cs="Times New Roman"/>
          <w:b/>
          <w:szCs w:val="21"/>
          <w:rPrChange w:id="2580" w:author="ghj" w:date="2018-05-25T14:12:00Z">
            <w:rPr>
              <w:rFonts w:ascii="黑体" w:eastAsia="黑体" w:hAnsi="黑体" w:cs="Times New Roman"/>
              <w:b/>
              <w:szCs w:val="21"/>
            </w:rPr>
          </w:rPrChange>
        </w:rPr>
        <w:t xml:space="preserve">5.4 </w:t>
      </w:r>
      <w:r w:rsidRPr="002142C8">
        <w:rPr>
          <w:rFonts w:ascii="Times New Roman" w:eastAsia="黑体" w:hAnsi="Times New Roman" w:cs="Times New Roman"/>
          <w:b/>
          <w:szCs w:val="21"/>
          <w:rPrChange w:id="2581" w:author="ghj" w:date="2018-05-25T14:12:00Z">
            <w:rPr>
              <w:rFonts w:ascii="黑体" w:eastAsia="黑体" w:hAnsi="黑体" w:cs="Times New Roman" w:hint="eastAsia"/>
              <w:b/>
              <w:szCs w:val="21"/>
            </w:rPr>
          </w:rPrChange>
        </w:rPr>
        <w:t>信息验证框架</w:t>
      </w:r>
    </w:p>
    <w:p w:rsidR="00290082" w:rsidRPr="002142C8" w:rsidRDefault="00290082" w:rsidP="00290082">
      <w:pPr>
        <w:pStyle w:val="3"/>
        <w:rPr>
          <w:rFonts w:ascii="Times New Roman" w:hAnsi="Times New Roman" w:cs="Times New Roman"/>
          <w:rPrChange w:id="2582" w:author="ghj" w:date="2018-05-25T14:12:00Z">
            <w:rPr>
              <w:rFonts w:ascii="Times New Roman" w:hAnsi="Times New Roman" w:cs="Times New Roman"/>
            </w:rPr>
          </w:rPrChange>
        </w:rPr>
      </w:pPr>
      <w:r w:rsidRPr="002142C8">
        <w:rPr>
          <w:rFonts w:ascii="Times New Roman" w:hAnsi="Times New Roman" w:cs="Times New Roman"/>
          <w:rPrChange w:id="2583" w:author="ghj" w:date="2018-05-25T14:12:00Z">
            <w:rPr>
              <w:rFonts w:ascii="Times New Roman" w:hAnsi="Times New Roman" w:cs="Times New Roman"/>
            </w:rPr>
          </w:rPrChange>
        </w:rPr>
        <w:t>5.3</w:t>
      </w:r>
      <w:r w:rsidRPr="002142C8">
        <w:rPr>
          <w:rFonts w:ascii="Times New Roman" w:hAnsi="Times New Roman" w:cs="Times New Roman"/>
          <w:rPrChange w:id="2584" w:author="ghj" w:date="2018-05-25T14:12:00Z">
            <w:rPr>
              <w:rFonts w:ascii="Times New Roman" w:hAnsi="Times New Roman" w:cs="Times New Roman" w:hint="eastAsia"/>
            </w:rPr>
          </w:rPrChange>
        </w:rPr>
        <w:t>.</w:t>
      </w:r>
      <w:r w:rsidRPr="002142C8">
        <w:rPr>
          <w:rFonts w:ascii="Times New Roman" w:hAnsi="Times New Roman" w:cs="Times New Roman"/>
          <w:rPrChange w:id="2585" w:author="ghj" w:date="2018-05-25T14:12:00Z">
            <w:rPr>
              <w:rFonts w:ascii="Times New Roman" w:hAnsi="Times New Roman" w:cs="Times New Roman"/>
            </w:rPr>
          </w:rPrChange>
        </w:rPr>
        <w:t xml:space="preserve">1 </w:t>
      </w:r>
      <w:r w:rsidRPr="002142C8">
        <w:rPr>
          <w:rFonts w:ascii="Times New Roman" w:hAnsi="Times New Roman" w:cs="Times New Roman"/>
          <w:rPrChange w:id="2586" w:author="ghj" w:date="2018-05-25T14:12:00Z">
            <w:rPr>
              <w:rFonts w:ascii="Times New Roman" w:hAnsi="Times New Roman" w:cs="Times New Roman" w:hint="eastAsia"/>
            </w:rPr>
          </w:rPrChange>
        </w:rPr>
        <w:t>登录模块</w:t>
      </w:r>
    </w:p>
    <w:p w:rsidR="00290082" w:rsidRPr="002142C8" w:rsidRDefault="00D41C92" w:rsidP="00290082">
      <w:pPr>
        <w:pStyle w:val="HTML"/>
        <w:shd w:val="clear" w:color="auto" w:fill="FFFFFF"/>
        <w:ind w:firstLineChars="200" w:firstLine="480"/>
        <w:rPr>
          <w:rFonts w:ascii="Times New Roman" w:hAnsi="Times New Roman" w:cs="Times New Roman"/>
          <w:rPrChange w:id="2587" w:author="ghj" w:date="2018-05-25T14:12:00Z">
            <w:rPr>
              <w:rFonts w:ascii="Times New Roman" w:hAnsi="Times New Roman" w:cs="Times New Roman"/>
            </w:rPr>
          </w:rPrChange>
        </w:rPr>
      </w:pPr>
      <w:r w:rsidRPr="002142C8">
        <w:rPr>
          <w:rFonts w:ascii="Times New Roman" w:hAnsi="Times New Roman" w:cs="Times New Roman"/>
          <w:rPrChange w:id="2588" w:author="ghj" w:date="2018-05-25T14:12:00Z">
            <w:rPr>
              <w:rFonts w:ascii="Times New Roman" w:hAnsi="Times New Roman" w:cs="Times New Roman" w:hint="eastAsia"/>
            </w:rPr>
          </w:rPrChange>
        </w:rPr>
        <w:t>登录模块是整个远程遥控系统的起点，页面使用</w:t>
      </w:r>
      <w:r w:rsidRPr="002142C8">
        <w:rPr>
          <w:rFonts w:ascii="Times New Roman" w:hAnsi="Times New Roman" w:cs="Times New Roman"/>
          <w:rPrChange w:id="2589" w:author="ghj" w:date="2018-05-25T14:12:00Z">
            <w:rPr>
              <w:rFonts w:ascii="Times New Roman" w:hAnsi="Times New Roman" w:cs="Times New Roman" w:hint="eastAsia"/>
            </w:rPr>
          </w:rPrChange>
        </w:rPr>
        <w:t>jQuery</w:t>
      </w:r>
      <w:r w:rsidRPr="002142C8">
        <w:rPr>
          <w:rFonts w:ascii="Times New Roman" w:hAnsi="Times New Roman" w:cs="Times New Roman"/>
          <w:rPrChange w:id="2590" w:author="ghj" w:date="2018-05-25T14:12:00Z">
            <w:rPr>
              <w:rFonts w:ascii="Times New Roman" w:hAnsi="Times New Roman" w:cs="Times New Roman" w:hint="eastAsia"/>
            </w:rPr>
          </w:rPrChange>
        </w:rPr>
        <w:t>进行渲染修饰，当用户输入完账号密码点击登录时，</w:t>
      </w:r>
      <w:r w:rsidR="00FF4F57" w:rsidRPr="002142C8">
        <w:rPr>
          <w:rFonts w:ascii="Times New Roman" w:hAnsi="Times New Roman" w:cs="Times New Roman"/>
          <w:rPrChange w:id="2591" w:author="ghj" w:date="2018-05-25T14:12:00Z">
            <w:rPr>
              <w:rFonts w:ascii="Times New Roman" w:hAnsi="Times New Roman" w:cs="Times New Roman" w:hint="eastAsia"/>
            </w:rPr>
          </w:rPrChange>
        </w:rPr>
        <w:t>首先</w:t>
      </w:r>
      <w:proofErr w:type="spellStart"/>
      <w:r w:rsidR="00FF4F57" w:rsidRPr="002142C8">
        <w:rPr>
          <w:rFonts w:ascii="Times New Roman" w:hAnsi="Times New Roman" w:cs="Times New Roman"/>
          <w:color w:val="FF0000"/>
          <w:rPrChange w:id="2592" w:author="ghj" w:date="2018-05-25T14:12:00Z">
            <w:rPr>
              <w:rFonts w:ascii="Times New Roman" w:hAnsi="Times New Roman" w:cs="Times New Roman" w:hint="eastAsia"/>
            </w:rPr>
          </w:rPrChange>
        </w:rPr>
        <w:t>js</w:t>
      </w:r>
      <w:proofErr w:type="spellEnd"/>
      <w:r w:rsidR="00FF4F57" w:rsidRPr="002142C8">
        <w:rPr>
          <w:rFonts w:ascii="Times New Roman" w:hAnsi="Times New Roman" w:cs="Times New Roman"/>
          <w:rPrChange w:id="2593" w:author="ghj" w:date="2018-05-25T14:12:00Z">
            <w:rPr>
              <w:rFonts w:ascii="Times New Roman" w:hAnsi="Times New Roman" w:cs="Times New Roman" w:hint="eastAsia"/>
            </w:rPr>
          </w:rPrChange>
        </w:rPr>
        <w:t>会对使用者的输入进行非空校验，如果账号密码有一个为空都会进行提示不能为空，校验通过后，</w:t>
      </w:r>
      <w:r w:rsidRPr="002142C8">
        <w:rPr>
          <w:rFonts w:ascii="Times New Roman" w:hAnsi="Times New Roman" w:cs="Times New Roman"/>
          <w:rPrChange w:id="2594" w:author="ghj" w:date="2018-05-25T14:12:00Z">
            <w:rPr>
              <w:rFonts w:ascii="Times New Roman" w:hAnsi="Times New Roman" w:cs="Times New Roman" w:hint="eastAsia"/>
            </w:rPr>
          </w:rPrChange>
        </w:rPr>
        <w:t>浏览器会向后台发送一个携带了用户名密码的请求到后台，</w:t>
      </w:r>
      <w:r w:rsidR="000A6EB6" w:rsidRPr="002142C8">
        <w:rPr>
          <w:rFonts w:ascii="Times New Roman" w:hAnsi="Times New Roman" w:cs="Times New Roman"/>
          <w:rPrChange w:id="2595" w:author="ghj" w:date="2018-05-25T14:12:00Z">
            <w:rPr>
              <w:rFonts w:ascii="Times New Roman" w:hAnsi="Times New Roman" w:cs="Times New Roman" w:hint="eastAsia"/>
            </w:rPr>
          </w:rPrChange>
        </w:rPr>
        <w:t>整个逻辑流程图如图</w:t>
      </w:r>
      <w:r w:rsidR="000A6EB6" w:rsidRPr="002142C8">
        <w:rPr>
          <w:rFonts w:ascii="Times New Roman" w:hAnsi="Times New Roman" w:cs="Times New Roman"/>
          <w:rPrChange w:id="2596" w:author="ghj" w:date="2018-05-25T14:12:00Z">
            <w:rPr>
              <w:rFonts w:ascii="Times New Roman" w:hAnsi="Times New Roman" w:cs="Times New Roman" w:hint="eastAsia"/>
            </w:rPr>
          </w:rPrChange>
        </w:rPr>
        <w:t>5</w:t>
      </w:r>
      <w:r w:rsidR="000A6EB6" w:rsidRPr="002142C8">
        <w:rPr>
          <w:rFonts w:ascii="Times New Roman" w:hAnsi="Times New Roman" w:cs="Times New Roman"/>
          <w:rPrChange w:id="2597" w:author="ghj" w:date="2018-05-25T14:12:00Z">
            <w:rPr>
              <w:rFonts w:ascii="Times New Roman" w:hAnsi="Times New Roman" w:cs="Times New Roman"/>
            </w:rPr>
          </w:rPrChange>
        </w:rPr>
        <w:t>.</w:t>
      </w:r>
      <w:r w:rsidR="006D7817" w:rsidRPr="002142C8">
        <w:rPr>
          <w:rFonts w:ascii="Times New Roman" w:hAnsi="Times New Roman" w:cs="Times New Roman"/>
          <w:rPrChange w:id="2598" w:author="ghj" w:date="2018-05-25T14:12:00Z">
            <w:rPr>
              <w:rFonts w:ascii="Times New Roman" w:hAnsi="Times New Roman" w:cs="Times New Roman"/>
            </w:rPr>
          </w:rPrChange>
        </w:rPr>
        <w:t>5</w:t>
      </w:r>
      <w:r w:rsidR="000A6EB6" w:rsidRPr="002142C8">
        <w:rPr>
          <w:rFonts w:ascii="Times New Roman" w:hAnsi="Times New Roman" w:cs="Times New Roman"/>
          <w:rPrChange w:id="2599" w:author="ghj" w:date="2018-05-25T14:12:00Z">
            <w:rPr>
              <w:rFonts w:ascii="Times New Roman" w:hAnsi="Times New Roman" w:cs="Times New Roman" w:hint="eastAsia"/>
            </w:rPr>
          </w:rPrChange>
        </w:rPr>
        <w:t>所示。</w:t>
      </w:r>
    </w:p>
    <w:p w:rsidR="000A6EB6" w:rsidRPr="002142C8" w:rsidRDefault="000A6EB6" w:rsidP="00290082">
      <w:pPr>
        <w:pStyle w:val="HTML"/>
        <w:shd w:val="clear" w:color="auto" w:fill="FFFFFF"/>
        <w:ind w:firstLineChars="200" w:firstLine="480"/>
        <w:rPr>
          <w:rFonts w:ascii="Times New Roman" w:hAnsi="Times New Roman" w:cs="Times New Roman"/>
          <w:rPrChange w:id="2600" w:author="ghj" w:date="2018-05-25T14:12:00Z">
            <w:rPr>
              <w:rFonts w:ascii="Times New Roman" w:hAnsi="Times New Roman" w:cs="Times New Roman"/>
            </w:rPr>
          </w:rPrChange>
        </w:rPr>
      </w:pPr>
    </w:p>
    <w:p w:rsidR="00E13C20" w:rsidRPr="002142C8" w:rsidRDefault="006312F2" w:rsidP="00E13C20">
      <w:pPr>
        <w:pStyle w:val="HTML"/>
        <w:shd w:val="clear" w:color="auto" w:fill="FFFFFF"/>
        <w:jc w:val="center"/>
        <w:rPr>
          <w:rFonts w:ascii="Times New Roman" w:hAnsi="Times New Roman" w:cs="Times New Roman"/>
          <w:rPrChange w:id="2601" w:author="ghj" w:date="2018-05-25T14:12:00Z">
            <w:rPr>
              <w:rFonts w:ascii="Times New Roman" w:hAnsi="Times New Roman" w:cs="Times New Roman"/>
            </w:rPr>
          </w:rPrChange>
        </w:rPr>
      </w:pPr>
      <w:r w:rsidRPr="002142C8">
        <w:rPr>
          <w:rFonts w:ascii="Times New Roman" w:hAnsi="Times New Roman" w:cs="Times New Roman"/>
          <w:noProof/>
          <w:rPrChange w:id="2602" w:author="ghj" w:date="2018-05-25T14:12:00Z">
            <w:rPr>
              <w:noProof/>
            </w:rPr>
          </w:rPrChange>
        </w:rPr>
        <w:drawing>
          <wp:inline distT="0" distB="0" distL="0" distR="0">
            <wp:extent cx="2404919" cy="20086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445722" cy="2042757"/>
                    </a:xfrm>
                    <a:prstGeom prst="rect">
                      <a:avLst/>
                    </a:prstGeom>
                  </pic:spPr>
                </pic:pic>
              </a:graphicData>
            </a:graphic>
          </wp:inline>
        </w:drawing>
      </w:r>
    </w:p>
    <w:p w:rsidR="006D7817" w:rsidRPr="002142C8" w:rsidRDefault="006D7817" w:rsidP="00E13C20">
      <w:pPr>
        <w:pStyle w:val="HTML"/>
        <w:shd w:val="clear" w:color="auto" w:fill="FFFFFF"/>
        <w:jc w:val="center"/>
        <w:rPr>
          <w:rFonts w:ascii="Times New Roman" w:eastAsia="黑体" w:hAnsi="Times New Roman" w:cs="Times New Roman"/>
          <w:b/>
          <w:szCs w:val="21"/>
          <w:rPrChange w:id="2603"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604"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605" w:author="ghj" w:date="2018-05-25T14:12:00Z">
            <w:rPr>
              <w:rFonts w:ascii="黑体" w:eastAsia="黑体" w:hAnsi="黑体" w:cs="Times New Roman"/>
              <w:b/>
              <w:szCs w:val="21"/>
            </w:rPr>
          </w:rPrChange>
        </w:rPr>
        <w:t xml:space="preserve">5.5 </w:t>
      </w:r>
      <w:r w:rsidRPr="002142C8">
        <w:rPr>
          <w:rFonts w:ascii="Times New Roman" w:eastAsia="黑体" w:hAnsi="Times New Roman" w:cs="Times New Roman"/>
          <w:b/>
          <w:szCs w:val="21"/>
          <w:rPrChange w:id="2606" w:author="ghj" w:date="2018-05-25T14:12:00Z">
            <w:rPr>
              <w:rFonts w:ascii="黑体" w:eastAsia="黑体" w:hAnsi="黑体" w:cs="Times New Roman" w:hint="eastAsia"/>
              <w:b/>
              <w:szCs w:val="21"/>
            </w:rPr>
          </w:rPrChange>
        </w:rPr>
        <w:t>登录</w:t>
      </w:r>
      <w:r w:rsidRPr="002142C8">
        <w:rPr>
          <w:rFonts w:ascii="Times New Roman" w:eastAsia="黑体" w:hAnsi="Times New Roman" w:cs="Times New Roman"/>
          <w:b/>
          <w:color w:val="FF0000"/>
          <w:szCs w:val="21"/>
          <w:rPrChange w:id="2607" w:author="ghj" w:date="2018-05-25T14:12:00Z">
            <w:rPr>
              <w:rFonts w:ascii="黑体" w:eastAsia="黑体" w:hAnsi="黑体" w:cs="Times New Roman" w:hint="eastAsia"/>
              <w:b/>
              <w:szCs w:val="21"/>
            </w:rPr>
          </w:rPrChange>
        </w:rPr>
        <w:t>框架</w:t>
      </w:r>
    </w:p>
    <w:p w:rsidR="006D7817" w:rsidRPr="002142C8" w:rsidRDefault="00FF4F57" w:rsidP="006D7817">
      <w:pPr>
        <w:pStyle w:val="HTML"/>
        <w:shd w:val="clear" w:color="auto" w:fill="FFFFFF"/>
        <w:ind w:firstLineChars="200" w:firstLine="480"/>
        <w:rPr>
          <w:rFonts w:ascii="Times New Roman" w:hAnsi="Times New Roman" w:cs="Times New Roman"/>
          <w:rPrChange w:id="2608" w:author="ghj" w:date="2018-05-25T14:12:00Z">
            <w:rPr>
              <w:rFonts w:ascii="Times New Roman" w:hAnsi="Times New Roman" w:cs="Times New Roman"/>
            </w:rPr>
          </w:rPrChange>
        </w:rPr>
      </w:pPr>
      <w:r w:rsidRPr="002142C8">
        <w:rPr>
          <w:rFonts w:ascii="Times New Roman" w:hAnsi="Times New Roman" w:cs="Times New Roman"/>
          <w:rPrChange w:id="2609" w:author="ghj" w:date="2018-05-25T14:12:00Z">
            <w:rPr>
              <w:rFonts w:ascii="Times New Roman" w:hAnsi="Times New Roman" w:cs="Times New Roman" w:hint="eastAsia"/>
            </w:rPr>
          </w:rPrChange>
        </w:rPr>
        <w:t>后台接收到用户名密码后，进行登录校验，校验成功，则在当前会话中保存用户的登录信息，本系统保存的是用户的账号，然后返回</w:t>
      </w:r>
      <w:r w:rsidRPr="002142C8">
        <w:rPr>
          <w:rFonts w:ascii="Times New Roman" w:hAnsi="Times New Roman" w:cs="Times New Roman"/>
          <w:rPrChange w:id="2610" w:author="ghj" w:date="2018-05-25T14:12:00Z">
            <w:rPr>
              <w:rFonts w:ascii="Times New Roman" w:hAnsi="Times New Roman" w:cs="Times New Roman" w:hint="eastAsia"/>
            </w:rPr>
          </w:rPrChange>
        </w:rPr>
        <w:t>ok</w:t>
      </w:r>
      <w:r w:rsidRPr="002142C8">
        <w:rPr>
          <w:rFonts w:ascii="Times New Roman" w:hAnsi="Times New Roman" w:cs="Times New Roman"/>
          <w:rPrChange w:id="2611" w:author="ghj" w:date="2018-05-25T14:12:00Z">
            <w:rPr>
              <w:rFonts w:ascii="Times New Roman" w:hAnsi="Times New Roman" w:cs="Times New Roman" w:hint="eastAsia"/>
            </w:rPr>
          </w:rPrChange>
        </w:rPr>
        <w:t>。</w:t>
      </w:r>
      <w:r w:rsidR="008037A7" w:rsidRPr="002142C8">
        <w:rPr>
          <w:rFonts w:ascii="Times New Roman" w:hAnsi="Times New Roman" w:cs="Times New Roman"/>
          <w:rPrChange w:id="2612" w:author="ghj" w:date="2018-05-25T14:12:00Z">
            <w:rPr>
              <w:rFonts w:ascii="Times New Roman" w:hAnsi="Times New Roman" w:cs="Times New Roman" w:hint="eastAsia"/>
            </w:rPr>
          </w:rPrChange>
        </w:rPr>
        <w:t>如果登录校验失败了，就会返回空的字符串</w:t>
      </w:r>
      <w:r w:rsidRPr="002142C8">
        <w:rPr>
          <w:rFonts w:ascii="Times New Roman" w:hAnsi="Times New Roman" w:cs="Times New Roman"/>
          <w:rPrChange w:id="2613" w:author="ghj" w:date="2018-05-25T14:12:00Z">
            <w:rPr>
              <w:rFonts w:ascii="Times New Roman" w:hAnsi="Times New Roman" w:cs="Times New Roman" w:hint="eastAsia"/>
            </w:rPr>
          </w:rPrChange>
        </w:rPr>
        <w:t>。前台收到返回的消息时，则进行判断，是</w:t>
      </w:r>
      <w:r w:rsidRPr="002142C8">
        <w:rPr>
          <w:rFonts w:ascii="Times New Roman" w:hAnsi="Times New Roman" w:cs="Times New Roman"/>
          <w:rPrChange w:id="2614" w:author="ghj" w:date="2018-05-25T14:12:00Z">
            <w:rPr>
              <w:rFonts w:ascii="Times New Roman" w:hAnsi="Times New Roman" w:cs="Times New Roman" w:hint="eastAsia"/>
            </w:rPr>
          </w:rPrChange>
        </w:rPr>
        <w:t>ok</w:t>
      </w:r>
      <w:r w:rsidRPr="002142C8">
        <w:rPr>
          <w:rFonts w:ascii="Times New Roman" w:hAnsi="Times New Roman" w:cs="Times New Roman"/>
          <w:rPrChange w:id="2615" w:author="ghj" w:date="2018-05-25T14:12:00Z">
            <w:rPr>
              <w:rFonts w:ascii="Times New Roman" w:hAnsi="Times New Roman" w:cs="Times New Roman" w:hint="eastAsia"/>
            </w:rPr>
          </w:rPrChange>
        </w:rPr>
        <w:t>则跳</w:t>
      </w:r>
      <w:r w:rsidRPr="002142C8">
        <w:rPr>
          <w:rFonts w:ascii="Times New Roman" w:hAnsi="Times New Roman" w:cs="Times New Roman"/>
          <w:rPrChange w:id="2616" w:author="ghj" w:date="2018-05-25T14:12:00Z">
            <w:rPr>
              <w:rFonts w:ascii="Times New Roman" w:hAnsi="Times New Roman" w:cs="Times New Roman" w:hint="eastAsia"/>
            </w:rPr>
          </w:rPrChange>
        </w:rPr>
        <w:t>home</w:t>
      </w:r>
      <w:r w:rsidRPr="002142C8">
        <w:rPr>
          <w:rFonts w:ascii="Times New Roman" w:hAnsi="Times New Roman" w:cs="Times New Roman"/>
          <w:rPrChange w:id="2617" w:author="ghj" w:date="2018-05-25T14:12:00Z">
            <w:rPr>
              <w:rFonts w:ascii="Times New Roman" w:hAnsi="Times New Roman" w:cs="Times New Roman" w:hint="eastAsia"/>
            </w:rPr>
          </w:rPrChange>
        </w:rPr>
        <w:t>页面，否则停留在</w:t>
      </w:r>
      <w:r w:rsidRPr="002142C8">
        <w:rPr>
          <w:rFonts w:ascii="Times New Roman" w:hAnsi="Times New Roman" w:cs="Times New Roman"/>
          <w:rPrChange w:id="2618" w:author="ghj" w:date="2018-05-25T14:12:00Z">
            <w:rPr>
              <w:rFonts w:ascii="Times New Roman" w:hAnsi="Times New Roman" w:cs="Times New Roman" w:hint="eastAsia"/>
            </w:rPr>
          </w:rPrChange>
        </w:rPr>
        <w:t>login</w:t>
      </w:r>
      <w:r w:rsidRPr="002142C8">
        <w:rPr>
          <w:rFonts w:ascii="Times New Roman" w:hAnsi="Times New Roman" w:cs="Times New Roman"/>
          <w:rPrChange w:id="2619" w:author="ghj" w:date="2018-05-25T14:12:00Z">
            <w:rPr>
              <w:rFonts w:ascii="Times New Roman" w:hAnsi="Times New Roman" w:cs="Times New Roman" w:hint="eastAsia"/>
            </w:rPr>
          </w:rPrChange>
        </w:rPr>
        <w:t>页面。</w:t>
      </w:r>
      <w:r w:rsidRPr="002142C8">
        <w:rPr>
          <w:rFonts w:ascii="Times New Roman" w:hAnsi="Times New Roman" w:cs="Times New Roman"/>
          <w:rPrChange w:id="2620" w:author="ghj" w:date="2018-05-25T14:12:00Z">
            <w:rPr>
              <w:rFonts w:ascii="Times New Roman" w:hAnsi="Times New Roman" w:cs="Times New Roman"/>
            </w:rPr>
          </w:rPrChange>
        </w:rPr>
        <w:t>L</w:t>
      </w:r>
      <w:r w:rsidRPr="002142C8">
        <w:rPr>
          <w:rFonts w:ascii="Times New Roman" w:hAnsi="Times New Roman" w:cs="Times New Roman"/>
          <w:rPrChange w:id="2621" w:author="ghj" w:date="2018-05-25T14:12:00Z">
            <w:rPr>
              <w:rFonts w:ascii="Times New Roman" w:hAnsi="Times New Roman" w:cs="Times New Roman" w:hint="eastAsia"/>
            </w:rPr>
          </w:rPrChange>
        </w:rPr>
        <w:t>ogin</w:t>
      </w:r>
      <w:r w:rsidRPr="002142C8">
        <w:rPr>
          <w:rFonts w:ascii="Times New Roman" w:hAnsi="Times New Roman" w:cs="Times New Roman"/>
          <w:rPrChange w:id="2622" w:author="ghj" w:date="2018-05-25T14:12:00Z">
            <w:rPr>
              <w:rFonts w:ascii="Times New Roman" w:hAnsi="Times New Roman" w:cs="Times New Roman" w:hint="eastAsia"/>
            </w:rPr>
          </w:rPrChange>
        </w:rPr>
        <w:t>页面如图</w:t>
      </w:r>
      <w:r w:rsidRPr="002142C8">
        <w:rPr>
          <w:rFonts w:ascii="Times New Roman" w:hAnsi="Times New Roman" w:cs="Times New Roman"/>
          <w:rPrChange w:id="2623" w:author="ghj" w:date="2018-05-25T14:12:00Z">
            <w:rPr>
              <w:rFonts w:ascii="Times New Roman" w:hAnsi="Times New Roman" w:cs="Times New Roman" w:hint="eastAsia"/>
            </w:rPr>
          </w:rPrChange>
        </w:rPr>
        <w:t>5</w:t>
      </w:r>
      <w:r w:rsidRPr="002142C8">
        <w:rPr>
          <w:rFonts w:ascii="Times New Roman" w:hAnsi="Times New Roman" w:cs="Times New Roman"/>
          <w:rPrChange w:id="2624" w:author="ghj" w:date="2018-05-25T14:12:00Z">
            <w:rPr>
              <w:rFonts w:ascii="Times New Roman" w:hAnsi="Times New Roman" w:cs="Times New Roman"/>
            </w:rPr>
          </w:rPrChange>
        </w:rPr>
        <w:t>.6</w:t>
      </w:r>
      <w:r w:rsidR="008037A7" w:rsidRPr="002142C8">
        <w:rPr>
          <w:rFonts w:ascii="Times New Roman" w:hAnsi="Times New Roman" w:cs="Times New Roman"/>
          <w:rPrChange w:id="2625" w:author="ghj" w:date="2018-05-25T14:12:00Z">
            <w:rPr>
              <w:rFonts w:ascii="Times New Roman" w:hAnsi="Times New Roman" w:cs="Times New Roman" w:hint="eastAsia"/>
            </w:rPr>
          </w:rPrChange>
        </w:rPr>
        <w:t>所示：</w:t>
      </w:r>
    </w:p>
    <w:p w:rsidR="00FF4F57" w:rsidRPr="002142C8" w:rsidRDefault="00FF4F57" w:rsidP="00FF4F57">
      <w:pPr>
        <w:pStyle w:val="HTML"/>
        <w:shd w:val="clear" w:color="auto" w:fill="FFFFFF"/>
        <w:jc w:val="center"/>
        <w:rPr>
          <w:rFonts w:ascii="Times New Roman" w:hAnsi="Times New Roman" w:cs="Times New Roman"/>
          <w:rPrChange w:id="2626" w:author="ghj" w:date="2018-05-25T14:12:00Z">
            <w:rPr>
              <w:rFonts w:ascii="Times New Roman" w:hAnsi="Times New Roman" w:cs="Times New Roman"/>
            </w:rPr>
          </w:rPrChange>
        </w:rPr>
      </w:pPr>
      <w:r w:rsidRPr="002142C8">
        <w:rPr>
          <w:rFonts w:ascii="Times New Roman" w:hAnsi="Times New Roman" w:cs="Times New Roman"/>
          <w:noProof/>
          <w:rPrChange w:id="2627" w:author="ghj" w:date="2018-05-25T14:12:00Z">
            <w:rPr>
              <w:noProof/>
            </w:rPr>
          </w:rPrChange>
        </w:rPr>
        <w:drawing>
          <wp:inline distT="0" distB="0" distL="0" distR="0">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112595" cy="1972447"/>
                    </a:xfrm>
                    <a:prstGeom prst="rect">
                      <a:avLst/>
                    </a:prstGeom>
                  </pic:spPr>
                </pic:pic>
              </a:graphicData>
            </a:graphic>
          </wp:inline>
        </w:drawing>
      </w:r>
    </w:p>
    <w:p w:rsidR="00FF4F57" w:rsidRPr="002142C8" w:rsidRDefault="00FF4F57" w:rsidP="00FF4F57">
      <w:pPr>
        <w:jc w:val="center"/>
        <w:rPr>
          <w:rFonts w:ascii="Times New Roman" w:eastAsia="黑体" w:hAnsi="Times New Roman" w:cs="Times New Roman"/>
          <w:b/>
          <w:szCs w:val="21"/>
          <w:rPrChange w:id="2628"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629"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630" w:author="ghj" w:date="2018-05-25T14:12:00Z">
            <w:rPr>
              <w:rFonts w:ascii="黑体" w:eastAsia="黑体" w:hAnsi="黑体" w:cs="Times New Roman"/>
              <w:b/>
              <w:szCs w:val="21"/>
            </w:rPr>
          </w:rPrChange>
        </w:rPr>
        <w:t>5.</w:t>
      </w:r>
      <w:r w:rsidR="00497FDC" w:rsidRPr="002142C8">
        <w:rPr>
          <w:rFonts w:ascii="Times New Roman" w:eastAsia="黑体" w:hAnsi="Times New Roman" w:cs="Times New Roman"/>
          <w:b/>
          <w:szCs w:val="21"/>
          <w:rPrChange w:id="2631" w:author="ghj" w:date="2018-05-25T14:12:00Z">
            <w:rPr>
              <w:rFonts w:ascii="黑体" w:eastAsia="黑体" w:hAnsi="黑体" w:cs="Times New Roman" w:hint="eastAsia"/>
              <w:b/>
              <w:szCs w:val="21"/>
            </w:rPr>
          </w:rPrChange>
        </w:rPr>
        <w:t>6</w:t>
      </w:r>
      <w:r w:rsidRPr="002142C8">
        <w:rPr>
          <w:rFonts w:ascii="Times New Roman" w:eastAsia="黑体" w:hAnsi="Times New Roman" w:cs="Times New Roman"/>
          <w:b/>
          <w:szCs w:val="21"/>
          <w:rPrChange w:id="2632"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633" w:author="ghj" w:date="2018-05-25T14:12:00Z">
            <w:rPr>
              <w:rFonts w:ascii="黑体" w:eastAsia="黑体" w:hAnsi="黑体" w:cs="Times New Roman" w:hint="eastAsia"/>
              <w:b/>
              <w:szCs w:val="21"/>
            </w:rPr>
          </w:rPrChange>
        </w:rPr>
        <w:t>登录页面</w:t>
      </w:r>
    </w:p>
    <w:p w:rsidR="00FF4F57" w:rsidRPr="002142C8" w:rsidRDefault="00497FDC" w:rsidP="00497FDC">
      <w:pPr>
        <w:pStyle w:val="HTML"/>
        <w:shd w:val="clear" w:color="auto" w:fill="FFFFFF"/>
        <w:ind w:firstLineChars="200" w:firstLine="480"/>
        <w:rPr>
          <w:rFonts w:ascii="Times New Roman" w:hAnsi="Times New Roman" w:cs="Times New Roman"/>
          <w:rPrChange w:id="2634" w:author="ghj" w:date="2018-05-25T14:12:00Z">
            <w:rPr>
              <w:rFonts w:cs="Times New Roman"/>
            </w:rPr>
          </w:rPrChange>
        </w:rPr>
      </w:pPr>
      <w:r w:rsidRPr="002142C8">
        <w:rPr>
          <w:rFonts w:ascii="Times New Roman" w:hAnsi="Times New Roman" w:cs="Times New Roman"/>
          <w:color w:val="333333"/>
          <w:rPrChange w:id="2635" w:author="ghj" w:date="2018-05-25T14:12:00Z">
            <w:rPr>
              <w:rFonts w:hint="eastAsia"/>
              <w:color w:val="333333"/>
            </w:rPr>
          </w:rPrChange>
        </w:rPr>
        <w:t>当用户名或密码为空时，提示如图</w:t>
      </w:r>
      <w:r w:rsidRPr="002142C8">
        <w:rPr>
          <w:rFonts w:ascii="Times New Roman" w:hAnsi="Times New Roman" w:cs="Times New Roman"/>
          <w:color w:val="333333"/>
          <w:rPrChange w:id="2636" w:author="ghj" w:date="2018-05-25T14:12:00Z">
            <w:rPr>
              <w:rFonts w:hint="eastAsia"/>
              <w:color w:val="333333"/>
            </w:rPr>
          </w:rPrChange>
        </w:rPr>
        <w:t>5.7</w:t>
      </w:r>
      <w:r w:rsidRPr="002142C8">
        <w:rPr>
          <w:rFonts w:ascii="Times New Roman" w:hAnsi="Times New Roman" w:cs="Times New Roman"/>
          <w:color w:val="333333"/>
          <w:rPrChange w:id="2637" w:author="ghj" w:date="2018-05-25T14:12:00Z">
            <w:rPr>
              <w:rFonts w:hint="eastAsia"/>
              <w:color w:val="333333"/>
            </w:rPr>
          </w:rPrChange>
        </w:rPr>
        <w:t>所示</w:t>
      </w:r>
      <w:r w:rsidRPr="002142C8">
        <w:rPr>
          <w:rFonts w:ascii="Times New Roman" w:hAnsi="Times New Roman" w:cs="Times New Roman"/>
          <w:rPrChange w:id="2638" w:author="ghj" w:date="2018-05-25T14:12:00Z">
            <w:rPr>
              <w:rFonts w:cs="Times New Roman" w:hint="eastAsia"/>
            </w:rPr>
          </w:rPrChange>
        </w:rPr>
        <w:t>：</w:t>
      </w:r>
    </w:p>
    <w:p w:rsidR="00FF4F57" w:rsidRPr="002142C8" w:rsidRDefault="00FF4F57" w:rsidP="00FF4F57">
      <w:pPr>
        <w:pStyle w:val="HTML"/>
        <w:shd w:val="clear" w:color="auto" w:fill="FFFFFF"/>
        <w:jc w:val="center"/>
        <w:rPr>
          <w:rFonts w:ascii="Times New Roman" w:hAnsi="Times New Roman" w:cs="Times New Roman"/>
          <w:rPrChange w:id="2639" w:author="ghj" w:date="2018-05-25T14:12:00Z">
            <w:rPr>
              <w:rFonts w:ascii="Times New Roman" w:hAnsi="Times New Roman" w:cs="Times New Roman"/>
            </w:rPr>
          </w:rPrChange>
        </w:rPr>
      </w:pPr>
      <w:r w:rsidRPr="002142C8">
        <w:rPr>
          <w:rFonts w:ascii="Times New Roman" w:hAnsi="Times New Roman" w:cs="Times New Roman"/>
          <w:noProof/>
          <w:rPrChange w:id="2640" w:author="ghj" w:date="2018-05-25T14:12:00Z">
            <w:rPr>
              <w:noProof/>
            </w:rPr>
          </w:rPrChange>
        </w:rPr>
        <w:drawing>
          <wp:inline distT="0" distB="0" distL="0" distR="0">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514809" cy="1438248"/>
                    </a:xfrm>
                    <a:prstGeom prst="rect">
                      <a:avLst/>
                    </a:prstGeom>
                  </pic:spPr>
                </pic:pic>
              </a:graphicData>
            </a:graphic>
          </wp:inline>
        </w:drawing>
      </w:r>
    </w:p>
    <w:p w:rsidR="006D7817" w:rsidRPr="002142C8" w:rsidRDefault="00FF4F57" w:rsidP="00FF4F57">
      <w:pPr>
        <w:jc w:val="center"/>
        <w:rPr>
          <w:rFonts w:ascii="Times New Roman" w:eastAsia="黑体" w:hAnsi="Times New Roman" w:cs="Times New Roman"/>
          <w:b/>
          <w:szCs w:val="21"/>
          <w:rPrChange w:id="2641"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642" w:author="ghj" w:date="2018-05-25T14:12:00Z">
            <w:rPr>
              <w:rFonts w:ascii="黑体" w:eastAsia="黑体" w:hAnsi="黑体" w:cs="Times New Roman" w:hint="eastAsia"/>
              <w:b/>
              <w:szCs w:val="21"/>
            </w:rPr>
          </w:rPrChange>
        </w:rPr>
        <w:lastRenderedPageBreak/>
        <w:t>图</w:t>
      </w:r>
      <w:r w:rsidRPr="002142C8">
        <w:rPr>
          <w:rFonts w:ascii="Times New Roman" w:eastAsia="黑体" w:hAnsi="Times New Roman" w:cs="Times New Roman"/>
          <w:b/>
          <w:szCs w:val="21"/>
          <w:rPrChange w:id="2643" w:author="ghj" w:date="2018-05-25T14:12:00Z">
            <w:rPr>
              <w:rFonts w:ascii="黑体" w:eastAsia="黑体" w:hAnsi="黑体" w:cs="Times New Roman"/>
              <w:b/>
              <w:szCs w:val="21"/>
            </w:rPr>
          </w:rPrChange>
        </w:rPr>
        <w:t>5.</w:t>
      </w:r>
      <w:r w:rsidR="00497FDC" w:rsidRPr="002142C8">
        <w:rPr>
          <w:rFonts w:ascii="Times New Roman" w:eastAsia="黑体" w:hAnsi="Times New Roman" w:cs="Times New Roman"/>
          <w:b/>
          <w:szCs w:val="21"/>
          <w:rPrChange w:id="2644" w:author="ghj" w:date="2018-05-25T14:12:00Z">
            <w:rPr>
              <w:rFonts w:ascii="黑体" w:eastAsia="黑体" w:hAnsi="黑体" w:cs="Times New Roman" w:hint="eastAsia"/>
              <w:b/>
              <w:szCs w:val="21"/>
            </w:rPr>
          </w:rPrChange>
        </w:rPr>
        <w:t>7</w:t>
      </w:r>
      <w:r w:rsidRPr="002142C8">
        <w:rPr>
          <w:rFonts w:ascii="Times New Roman" w:eastAsia="黑体" w:hAnsi="Times New Roman" w:cs="Times New Roman"/>
          <w:b/>
          <w:szCs w:val="21"/>
          <w:rPrChange w:id="2645" w:author="ghj" w:date="2018-05-25T14:12:00Z">
            <w:rPr>
              <w:rFonts w:ascii="黑体" w:eastAsia="黑体" w:hAnsi="黑体" w:cs="Times New Roman"/>
              <w:b/>
              <w:szCs w:val="21"/>
            </w:rPr>
          </w:rPrChange>
        </w:rPr>
        <w:t xml:space="preserve"> </w:t>
      </w:r>
      <w:r w:rsidR="008A349B" w:rsidRPr="002142C8">
        <w:rPr>
          <w:rFonts w:ascii="Times New Roman" w:eastAsia="黑体" w:hAnsi="Times New Roman" w:cs="Times New Roman"/>
          <w:b/>
          <w:szCs w:val="21"/>
          <w:rPrChange w:id="2646" w:author="ghj" w:date="2018-05-25T14:12:00Z">
            <w:rPr>
              <w:rFonts w:ascii="黑体" w:eastAsia="黑体" w:hAnsi="黑体" w:cs="Times New Roman" w:hint="eastAsia"/>
              <w:b/>
              <w:szCs w:val="21"/>
            </w:rPr>
          </w:rPrChange>
        </w:rPr>
        <w:t>账号密码为空时提示</w:t>
      </w:r>
    </w:p>
    <w:p w:rsidR="008A349B" w:rsidRPr="002142C8" w:rsidRDefault="008A349B" w:rsidP="008A349B">
      <w:pPr>
        <w:pStyle w:val="3"/>
        <w:rPr>
          <w:rFonts w:ascii="Times New Roman" w:hAnsi="Times New Roman" w:cs="Times New Roman"/>
          <w:rPrChange w:id="2647" w:author="ghj" w:date="2018-05-25T14:12:00Z">
            <w:rPr>
              <w:rFonts w:ascii="Times New Roman" w:hAnsi="Times New Roman" w:cs="Times New Roman"/>
            </w:rPr>
          </w:rPrChange>
        </w:rPr>
      </w:pPr>
      <w:r w:rsidRPr="002142C8">
        <w:rPr>
          <w:rFonts w:ascii="Times New Roman" w:hAnsi="Times New Roman" w:cs="Times New Roman"/>
          <w:rPrChange w:id="2648" w:author="ghj" w:date="2018-05-25T14:12:00Z">
            <w:rPr>
              <w:rFonts w:ascii="Times New Roman" w:hAnsi="Times New Roman" w:cs="Times New Roman"/>
            </w:rPr>
          </w:rPrChange>
        </w:rPr>
        <w:t>5.3</w:t>
      </w:r>
      <w:r w:rsidRPr="002142C8">
        <w:rPr>
          <w:rFonts w:ascii="Times New Roman" w:hAnsi="Times New Roman" w:cs="Times New Roman"/>
          <w:rPrChange w:id="2649" w:author="ghj" w:date="2018-05-25T14:12:00Z">
            <w:rPr>
              <w:rFonts w:ascii="Times New Roman" w:hAnsi="Times New Roman" w:cs="Times New Roman" w:hint="eastAsia"/>
            </w:rPr>
          </w:rPrChange>
        </w:rPr>
        <w:t>.</w:t>
      </w:r>
      <w:r w:rsidRPr="002142C8">
        <w:rPr>
          <w:rFonts w:ascii="Times New Roman" w:hAnsi="Times New Roman" w:cs="Times New Roman"/>
          <w:rPrChange w:id="2650" w:author="ghj" w:date="2018-05-25T14:12:00Z">
            <w:rPr>
              <w:rFonts w:ascii="Times New Roman" w:hAnsi="Times New Roman" w:cs="Times New Roman"/>
            </w:rPr>
          </w:rPrChange>
        </w:rPr>
        <w:t xml:space="preserve">2 </w:t>
      </w:r>
      <w:r w:rsidRPr="002142C8">
        <w:rPr>
          <w:rFonts w:ascii="Times New Roman" w:hAnsi="Times New Roman" w:cs="Times New Roman"/>
          <w:rPrChange w:id="2651" w:author="ghj" w:date="2018-05-25T14:12:00Z">
            <w:rPr>
              <w:rFonts w:ascii="Times New Roman" w:hAnsi="Times New Roman" w:cs="Times New Roman" w:hint="eastAsia"/>
            </w:rPr>
          </w:rPrChange>
        </w:rPr>
        <w:t>修改密码</w:t>
      </w:r>
    </w:p>
    <w:p w:rsidR="008A349B" w:rsidRPr="002142C8" w:rsidRDefault="008A349B" w:rsidP="008A349B">
      <w:pPr>
        <w:pStyle w:val="HTML"/>
        <w:shd w:val="clear" w:color="auto" w:fill="FFFFFF"/>
        <w:ind w:firstLineChars="200" w:firstLine="480"/>
        <w:rPr>
          <w:rFonts w:ascii="Times New Roman" w:hAnsi="Times New Roman" w:cs="Times New Roman"/>
          <w:rPrChange w:id="2652" w:author="ghj" w:date="2018-05-25T14:12:00Z">
            <w:rPr>
              <w:rFonts w:ascii="Times New Roman" w:hAnsi="Times New Roman" w:cs="Times New Roman"/>
            </w:rPr>
          </w:rPrChange>
        </w:rPr>
      </w:pPr>
      <w:r w:rsidRPr="002142C8">
        <w:rPr>
          <w:rFonts w:ascii="Times New Roman" w:hAnsi="Times New Roman" w:cs="Times New Roman"/>
          <w:rPrChange w:id="2653" w:author="ghj" w:date="2018-05-25T14:12:00Z">
            <w:rPr>
              <w:rFonts w:ascii="Times New Roman" w:hAnsi="Times New Roman" w:cs="Times New Roman" w:hint="eastAsia"/>
            </w:rPr>
          </w:rPrChange>
        </w:rPr>
        <w:t>使用者可以通过点击登录页面中的</w:t>
      </w:r>
      <w:proofErr w:type="gramStart"/>
      <w:r w:rsidRPr="002142C8">
        <w:rPr>
          <w:rFonts w:ascii="Times New Roman" w:hAnsi="Times New Roman" w:cs="Times New Roman"/>
          <w:rPrChange w:id="2654" w:author="ghj" w:date="2018-05-25T14:12:00Z">
            <w:rPr>
              <w:rFonts w:ascii="Times New Roman" w:hAnsi="Times New Roman" w:cs="Times New Roman"/>
            </w:rPr>
          </w:rPrChange>
        </w:rPr>
        <w:t>”</w:t>
      </w:r>
      <w:proofErr w:type="gramEnd"/>
      <w:r w:rsidRPr="002142C8">
        <w:rPr>
          <w:rFonts w:ascii="Times New Roman" w:hAnsi="Times New Roman" w:cs="Times New Roman"/>
          <w:rPrChange w:id="2655" w:author="ghj" w:date="2018-05-25T14:12:00Z">
            <w:rPr>
              <w:rFonts w:ascii="Times New Roman" w:hAnsi="Times New Roman" w:cs="Times New Roman"/>
            </w:rPr>
          </w:rPrChange>
        </w:rPr>
        <w:t>Forgot password?</w:t>
      </w:r>
      <w:proofErr w:type="gramStart"/>
      <w:r w:rsidRPr="002142C8">
        <w:rPr>
          <w:rFonts w:ascii="Times New Roman" w:hAnsi="Times New Roman" w:cs="Times New Roman"/>
          <w:rPrChange w:id="2656" w:author="ghj" w:date="2018-05-25T14:12:00Z">
            <w:rPr>
              <w:rFonts w:ascii="Times New Roman" w:hAnsi="Times New Roman" w:cs="Times New Roman"/>
            </w:rPr>
          </w:rPrChange>
        </w:rPr>
        <w:t>”</w:t>
      </w:r>
      <w:r w:rsidRPr="002142C8">
        <w:rPr>
          <w:rFonts w:ascii="Times New Roman" w:hAnsi="Times New Roman" w:cs="Times New Roman"/>
          <w:rPrChange w:id="2657" w:author="ghj" w:date="2018-05-25T14:12:00Z">
            <w:rPr>
              <w:rFonts w:ascii="Times New Roman" w:hAnsi="Times New Roman" w:cs="Times New Roman" w:hint="eastAsia"/>
            </w:rPr>
          </w:rPrChange>
        </w:rPr>
        <w:t>来进入修改密码页面</w:t>
      </w:r>
      <w:proofErr w:type="gramEnd"/>
      <w:r w:rsidR="00BA0618" w:rsidRPr="002142C8">
        <w:rPr>
          <w:rFonts w:ascii="Times New Roman" w:hAnsi="Times New Roman" w:cs="Times New Roman"/>
          <w:rPrChange w:id="2658" w:author="ghj" w:date="2018-05-25T14:12:00Z">
            <w:rPr>
              <w:rFonts w:ascii="Times New Roman" w:hAnsi="Times New Roman" w:cs="Times New Roman" w:hint="eastAsia"/>
            </w:rPr>
          </w:rPrChange>
        </w:rPr>
        <w:t>，忘记</w:t>
      </w:r>
      <w:r w:rsidR="00C65EA1" w:rsidRPr="002142C8">
        <w:rPr>
          <w:rFonts w:ascii="Times New Roman" w:hAnsi="Times New Roman" w:cs="Times New Roman"/>
          <w:rPrChange w:id="2659" w:author="ghj" w:date="2018-05-25T14:12:00Z">
            <w:rPr>
              <w:rFonts w:ascii="Times New Roman" w:hAnsi="Times New Roman" w:cs="Times New Roman" w:hint="eastAsia"/>
            </w:rPr>
          </w:rPrChange>
        </w:rPr>
        <w:t>密码</w:t>
      </w:r>
      <w:r w:rsidR="00BA0618" w:rsidRPr="002142C8">
        <w:rPr>
          <w:rFonts w:ascii="Times New Roman" w:hAnsi="Times New Roman" w:cs="Times New Roman"/>
          <w:rPrChange w:id="2660" w:author="ghj" w:date="2018-05-25T14:12:00Z">
            <w:rPr>
              <w:rFonts w:ascii="Times New Roman" w:hAnsi="Times New Roman" w:cs="Times New Roman" w:hint="eastAsia"/>
            </w:rPr>
          </w:rPrChange>
        </w:rPr>
        <w:t>的</w:t>
      </w:r>
      <w:r w:rsidR="00C65EA1" w:rsidRPr="002142C8">
        <w:rPr>
          <w:rFonts w:ascii="Times New Roman" w:hAnsi="Times New Roman" w:cs="Times New Roman"/>
          <w:rPrChange w:id="2661" w:author="ghj" w:date="2018-05-25T14:12:00Z">
            <w:rPr>
              <w:rFonts w:ascii="Times New Roman" w:hAnsi="Times New Roman" w:cs="Times New Roman" w:hint="eastAsia"/>
            </w:rPr>
          </w:rPrChange>
        </w:rPr>
        <w:t>页面如图</w:t>
      </w:r>
      <w:r w:rsidR="00C65EA1" w:rsidRPr="002142C8">
        <w:rPr>
          <w:rFonts w:ascii="Times New Roman" w:hAnsi="Times New Roman" w:cs="Times New Roman"/>
          <w:rPrChange w:id="2662" w:author="ghj" w:date="2018-05-25T14:12:00Z">
            <w:rPr>
              <w:rFonts w:ascii="Times New Roman" w:hAnsi="Times New Roman" w:cs="Times New Roman" w:hint="eastAsia"/>
            </w:rPr>
          </w:rPrChange>
        </w:rPr>
        <w:t>5</w:t>
      </w:r>
      <w:r w:rsidR="00497FDC" w:rsidRPr="002142C8">
        <w:rPr>
          <w:rFonts w:ascii="Times New Roman" w:hAnsi="Times New Roman" w:cs="Times New Roman"/>
          <w:rPrChange w:id="2663" w:author="ghj" w:date="2018-05-25T14:12:00Z">
            <w:rPr>
              <w:rFonts w:ascii="Times New Roman" w:hAnsi="Times New Roman" w:cs="Times New Roman"/>
            </w:rPr>
          </w:rPrChange>
        </w:rPr>
        <w:t>.</w:t>
      </w:r>
      <w:r w:rsidR="00497FDC" w:rsidRPr="002142C8">
        <w:rPr>
          <w:rFonts w:ascii="Times New Roman" w:hAnsi="Times New Roman" w:cs="Times New Roman"/>
          <w:rPrChange w:id="2664" w:author="ghj" w:date="2018-05-25T14:12:00Z">
            <w:rPr>
              <w:rFonts w:ascii="Times New Roman" w:hAnsi="Times New Roman" w:cs="Times New Roman" w:hint="eastAsia"/>
            </w:rPr>
          </w:rPrChange>
        </w:rPr>
        <w:t>8</w:t>
      </w:r>
      <w:r w:rsidR="00497FDC" w:rsidRPr="002142C8">
        <w:rPr>
          <w:rFonts w:ascii="Times New Roman" w:hAnsi="Times New Roman" w:cs="Times New Roman"/>
          <w:rPrChange w:id="2665" w:author="ghj" w:date="2018-05-25T14:12:00Z">
            <w:rPr>
              <w:rFonts w:ascii="Times New Roman" w:hAnsi="Times New Roman" w:cs="Times New Roman" w:hint="eastAsia"/>
            </w:rPr>
          </w:rPrChange>
        </w:rPr>
        <w:t>所示：</w:t>
      </w:r>
    </w:p>
    <w:p w:rsidR="00C65EA1" w:rsidRPr="002142C8" w:rsidRDefault="00C65EA1" w:rsidP="00C65EA1">
      <w:pPr>
        <w:pStyle w:val="HTML"/>
        <w:shd w:val="clear" w:color="auto" w:fill="FFFFFF"/>
        <w:jc w:val="center"/>
        <w:rPr>
          <w:rFonts w:ascii="Times New Roman" w:hAnsi="Times New Roman" w:cs="Times New Roman"/>
          <w:rPrChange w:id="2666" w:author="ghj" w:date="2018-05-25T14:12:00Z">
            <w:rPr>
              <w:rFonts w:ascii="Times New Roman" w:hAnsi="Times New Roman" w:cs="Times New Roman"/>
            </w:rPr>
          </w:rPrChange>
        </w:rPr>
      </w:pPr>
      <w:r w:rsidRPr="002142C8">
        <w:rPr>
          <w:rFonts w:ascii="Times New Roman" w:hAnsi="Times New Roman" w:cs="Times New Roman"/>
          <w:noProof/>
          <w:rPrChange w:id="2667" w:author="ghj" w:date="2018-05-25T14:12:00Z">
            <w:rPr>
              <w:noProof/>
            </w:rPr>
          </w:rPrChange>
        </w:rPr>
        <w:drawing>
          <wp:inline distT="0" distB="0" distL="0" distR="0">
            <wp:extent cx="5274310" cy="2621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4310" cy="2621915"/>
                    </a:xfrm>
                    <a:prstGeom prst="rect">
                      <a:avLst/>
                    </a:prstGeom>
                  </pic:spPr>
                </pic:pic>
              </a:graphicData>
            </a:graphic>
          </wp:inline>
        </w:drawing>
      </w:r>
    </w:p>
    <w:p w:rsidR="00354E12" w:rsidRPr="002142C8" w:rsidRDefault="00354E12" w:rsidP="00354E12">
      <w:pPr>
        <w:jc w:val="center"/>
        <w:rPr>
          <w:rFonts w:ascii="Times New Roman" w:eastAsia="黑体" w:hAnsi="Times New Roman" w:cs="Times New Roman"/>
          <w:b/>
          <w:szCs w:val="21"/>
          <w:rPrChange w:id="2668"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669"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670" w:author="ghj" w:date="2018-05-25T14:12:00Z">
            <w:rPr>
              <w:rFonts w:ascii="黑体" w:eastAsia="黑体" w:hAnsi="黑体" w:cs="Times New Roman"/>
              <w:b/>
              <w:szCs w:val="21"/>
            </w:rPr>
          </w:rPrChange>
        </w:rPr>
        <w:t>5.</w:t>
      </w:r>
      <w:r w:rsidR="00497FDC" w:rsidRPr="002142C8">
        <w:rPr>
          <w:rFonts w:ascii="Times New Roman" w:eastAsia="黑体" w:hAnsi="Times New Roman" w:cs="Times New Roman"/>
          <w:b/>
          <w:szCs w:val="21"/>
          <w:rPrChange w:id="2671" w:author="ghj" w:date="2018-05-25T14:12:00Z">
            <w:rPr>
              <w:rFonts w:ascii="黑体" w:eastAsia="黑体" w:hAnsi="黑体" w:cs="Times New Roman" w:hint="eastAsia"/>
              <w:b/>
              <w:szCs w:val="21"/>
            </w:rPr>
          </w:rPrChange>
        </w:rPr>
        <w:t>8</w:t>
      </w:r>
      <w:r w:rsidR="00BA0618" w:rsidRPr="002142C8">
        <w:rPr>
          <w:rFonts w:ascii="Times New Roman" w:eastAsia="黑体" w:hAnsi="Times New Roman" w:cs="Times New Roman"/>
          <w:b/>
          <w:szCs w:val="21"/>
          <w:rPrChange w:id="2672" w:author="ghj" w:date="2018-05-25T14:12:00Z">
            <w:rPr>
              <w:rFonts w:ascii="黑体" w:eastAsia="黑体" w:hAnsi="黑体" w:cs="Times New Roman" w:hint="eastAsia"/>
              <w:b/>
              <w:szCs w:val="21"/>
            </w:rPr>
          </w:rPrChange>
        </w:rPr>
        <w:t>忘记</w:t>
      </w:r>
      <w:r w:rsidRPr="002142C8">
        <w:rPr>
          <w:rFonts w:ascii="Times New Roman" w:eastAsia="黑体" w:hAnsi="Times New Roman" w:cs="Times New Roman"/>
          <w:b/>
          <w:szCs w:val="21"/>
          <w:rPrChange w:id="2673" w:author="ghj" w:date="2018-05-25T14:12:00Z">
            <w:rPr>
              <w:rFonts w:ascii="黑体" w:eastAsia="黑体" w:hAnsi="黑体" w:cs="Times New Roman" w:hint="eastAsia"/>
              <w:b/>
              <w:szCs w:val="21"/>
            </w:rPr>
          </w:rPrChange>
        </w:rPr>
        <w:t>密码页面</w:t>
      </w:r>
    </w:p>
    <w:p w:rsidR="00354E12" w:rsidRPr="002142C8" w:rsidRDefault="00354E12" w:rsidP="00354E12">
      <w:pPr>
        <w:pStyle w:val="HTML"/>
        <w:shd w:val="clear" w:color="auto" w:fill="FFFFFF"/>
        <w:ind w:firstLineChars="200" w:firstLine="480"/>
        <w:rPr>
          <w:rFonts w:ascii="Times New Roman" w:hAnsi="Times New Roman" w:cs="Times New Roman"/>
          <w:rPrChange w:id="2674" w:author="ghj" w:date="2018-05-25T14:12:00Z">
            <w:rPr>
              <w:rFonts w:ascii="Times New Roman" w:hAnsi="Times New Roman" w:cs="Times New Roman"/>
            </w:rPr>
          </w:rPrChange>
        </w:rPr>
      </w:pPr>
      <w:r w:rsidRPr="002142C8">
        <w:rPr>
          <w:rFonts w:ascii="Times New Roman" w:hAnsi="Times New Roman" w:cs="Times New Roman"/>
          <w:rPrChange w:id="2675" w:author="ghj" w:date="2018-05-25T14:12:00Z">
            <w:rPr>
              <w:rFonts w:ascii="Times New Roman" w:hAnsi="Times New Roman" w:cs="Times New Roman" w:hint="eastAsia"/>
            </w:rPr>
          </w:rPrChange>
        </w:rPr>
        <w:t>使用者通过输入自己的邮箱来获取验证码，验证码为</w:t>
      </w:r>
      <w:r w:rsidRPr="002142C8">
        <w:rPr>
          <w:rFonts w:ascii="Times New Roman" w:hAnsi="Times New Roman" w:cs="Times New Roman"/>
          <w:rPrChange w:id="2676" w:author="ghj" w:date="2018-05-25T14:12:00Z">
            <w:rPr>
              <w:rFonts w:ascii="Times New Roman" w:hAnsi="Times New Roman" w:cs="Times New Roman" w:hint="eastAsia"/>
            </w:rPr>
          </w:rPrChange>
        </w:rPr>
        <w:t>4</w:t>
      </w:r>
      <w:r w:rsidRPr="002142C8">
        <w:rPr>
          <w:rFonts w:ascii="Times New Roman" w:hAnsi="Times New Roman" w:cs="Times New Roman"/>
          <w:rPrChange w:id="2677" w:author="ghj" w:date="2018-05-25T14:12:00Z">
            <w:rPr>
              <w:rFonts w:ascii="Times New Roman" w:hAnsi="Times New Roman" w:cs="Times New Roman" w:hint="eastAsia"/>
            </w:rPr>
          </w:rPrChange>
        </w:rPr>
        <w:t>位随机数字，保存在</w:t>
      </w:r>
      <w:proofErr w:type="spellStart"/>
      <w:r w:rsidRPr="002142C8">
        <w:rPr>
          <w:rFonts w:ascii="Times New Roman" w:hAnsi="Times New Roman" w:cs="Times New Roman"/>
          <w:rPrChange w:id="2678" w:author="ghj" w:date="2018-05-25T14:12:00Z">
            <w:rPr>
              <w:rFonts w:ascii="Times New Roman" w:hAnsi="Times New Roman" w:cs="Times New Roman" w:hint="eastAsia"/>
            </w:rPr>
          </w:rPrChange>
        </w:rPr>
        <w:t>redis</w:t>
      </w:r>
      <w:proofErr w:type="spellEnd"/>
      <w:r w:rsidRPr="002142C8">
        <w:rPr>
          <w:rFonts w:ascii="Times New Roman" w:hAnsi="Times New Roman" w:cs="Times New Roman"/>
          <w:rPrChange w:id="2679" w:author="ghj" w:date="2018-05-25T14:12:00Z">
            <w:rPr>
              <w:rFonts w:ascii="Times New Roman" w:hAnsi="Times New Roman" w:cs="Times New Roman" w:hint="eastAsia"/>
            </w:rPr>
          </w:rPrChange>
        </w:rPr>
        <w:t>数据库中，并设置了一分钟有效期，使用者必须要验证码失效之前进行验证码的确认。流程图如图</w:t>
      </w:r>
      <w:r w:rsidRPr="002142C8">
        <w:rPr>
          <w:rFonts w:ascii="Times New Roman" w:hAnsi="Times New Roman" w:cs="Times New Roman"/>
          <w:rPrChange w:id="2680" w:author="ghj" w:date="2018-05-25T14:12:00Z">
            <w:rPr>
              <w:rFonts w:ascii="Times New Roman" w:hAnsi="Times New Roman" w:cs="Times New Roman" w:hint="eastAsia"/>
            </w:rPr>
          </w:rPrChange>
        </w:rPr>
        <w:t>5</w:t>
      </w:r>
      <w:r w:rsidR="00497FDC" w:rsidRPr="002142C8">
        <w:rPr>
          <w:rFonts w:ascii="Times New Roman" w:hAnsi="Times New Roman" w:cs="Times New Roman"/>
          <w:rPrChange w:id="2681" w:author="ghj" w:date="2018-05-25T14:12:00Z">
            <w:rPr>
              <w:rFonts w:ascii="Times New Roman" w:hAnsi="Times New Roman" w:cs="Times New Roman"/>
            </w:rPr>
          </w:rPrChange>
        </w:rPr>
        <w:t>.</w:t>
      </w:r>
      <w:r w:rsidR="00497FDC" w:rsidRPr="002142C8">
        <w:rPr>
          <w:rFonts w:ascii="Times New Roman" w:hAnsi="Times New Roman" w:cs="Times New Roman"/>
          <w:rPrChange w:id="2682" w:author="ghj" w:date="2018-05-25T14:12:00Z">
            <w:rPr>
              <w:rFonts w:ascii="Times New Roman" w:hAnsi="Times New Roman" w:cs="Times New Roman" w:hint="eastAsia"/>
            </w:rPr>
          </w:rPrChange>
        </w:rPr>
        <w:t>9</w:t>
      </w:r>
      <w:r w:rsidRPr="002142C8">
        <w:rPr>
          <w:rFonts w:ascii="Times New Roman" w:hAnsi="Times New Roman" w:cs="Times New Roman"/>
          <w:rPrChange w:id="2683" w:author="ghj" w:date="2018-05-25T14:12:00Z">
            <w:rPr>
              <w:rFonts w:ascii="Times New Roman" w:hAnsi="Times New Roman" w:cs="Times New Roman" w:hint="eastAsia"/>
            </w:rPr>
          </w:rPrChange>
        </w:rPr>
        <w:t>所示。</w:t>
      </w:r>
    </w:p>
    <w:p w:rsidR="00354E12" w:rsidRPr="002142C8" w:rsidRDefault="00C75EC6" w:rsidP="00C75EC6">
      <w:pPr>
        <w:pStyle w:val="HTML"/>
        <w:shd w:val="clear" w:color="auto" w:fill="FFFFFF"/>
        <w:jc w:val="center"/>
        <w:rPr>
          <w:rFonts w:ascii="Times New Roman" w:hAnsi="Times New Roman" w:cs="Times New Roman"/>
          <w:rPrChange w:id="2684" w:author="ghj" w:date="2018-05-25T14:12:00Z">
            <w:rPr>
              <w:rFonts w:ascii="Times New Roman" w:hAnsi="Times New Roman" w:cs="Times New Roman"/>
            </w:rPr>
          </w:rPrChange>
        </w:rPr>
      </w:pPr>
      <w:r w:rsidRPr="002142C8">
        <w:rPr>
          <w:rFonts w:ascii="Times New Roman" w:hAnsi="Times New Roman" w:cs="Times New Roman"/>
          <w:noProof/>
          <w:rPrChange w:id="2685" w:author="ghj" w:date="2018-05-25T14:12:00Z">
            <w:rPr>
              <w:noProof/>
            </w:rPr>
          </w:rPrChange>
        </w:rPr>
        <w:drawing>
          <wp:inline distT="0" distB="0" distL="0" distR="0">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326677" cy="3052528"/>
                    </a:xfrm>
                    <a:prstGeom prst="rect">
                      <a:avLst/>
                    </a:prstGeom>
                  </pic:spPr>
                </pic:pic>
              </a:graphicData>
            </a:graphic>
          </wp:inline>
        </w:drawing>
      </w:r>
    </w:p>
    <w:p w:rsidR="008A349B" w:rsidRPr="002142C8" w:rsidRDefault="00C75EC6" w:rsidP="00C75EC6">
      <w:pPr>
        <w:jc w:val="center"/>
        <w:rPr>
          <w:rFonts w:ascii="Times New Roman" w:eastAsia="黑体" w:hAnsi="Times New Roman" w:cs="Times New Roman"/>
          <w:b/>
          <w:szCs w:val="21"/>
          <w:rPrChange w:id="2686"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687"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688" w:author="ghj" w:date="2018-05-25T14:12:00Z">
            <w:rPr>
              <w:rFonts w:ascii="黑体" w:eastAsia="黑体" w:hAnsi="黑体" w:cs="Times New Roman"/>
              <w:b/>
              <w:szCs w:val="21"/>
            </w:rPr>
          </w:rPrChange>
        </w:rPr>
        <w:t>5.</w:t>
      </w:r>
      <w:r w:rsidR="00497FDC" w:rsidRPr="002142C8">
        <w:rPr>
          <w:rFonts w:ascii="Times New Roman" w:eastAsia="黑体" w:hAnsi="Times New Roman" w:cs="Times New Roman"/>
          <w:b/>
          <w:szCs w:val="21"/>
          <w:rPrChange w:id="2689" w:author="ghj" w:date="2018-05-25T14:12:00Z">
            <w:rPr>
              <w:rFonts w:ascii="黑体" w:eastAsia="黑体" w:hAnsi="黑体" w:cs="Times New Roman" w:hint="eastAsia"/>
              <w:b/>
              <w:szCs w:val="21"/>
            </w:rPr>
          </w:rPrChange>
        </w:rPr>
        <w:t>9</w:t>
      </w:r>
      <w:r w:rsidRPr="002142C8">
        <w:rPr>
          <w:rFonts w:ascii="Times New Roman" w:eastAsia="黑体" w:hAnsi="Times New Roman" w:cs="Times New Roman"/>
          <w:b/>
          <w:szCs w:val="21"/>
          <w:rPrChange w:id="2690"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691" w:author="ghj" w:date="2018-05-25T14:12:00Z">
            <w:rPr>
              <w:rFonts w:ascii="黑体" w:eastAsia="黑体" w:hAnsi="黑体" w:cs="Times New Roman" w:hint="eastAsia"/>
              <w:b/>
              <w:szCs w:val="21"/>
            </w:rPr>
          </w:rPrChange>
        </w:rPr>
        <w:t>获取验证码流程</w:t>
      </w:r>
    </w:p>
    <w:p w:rsidR="00C75EC6" w:rsidRPr="002142C8" w:rsidRDefault="00742532" w:rsidP="00C75EC6">
      <w:pPr>
        <w:pStyle w:val="HTML"/>
        <w:shd w:val="clear" w:color="auto" w:fill="FFFFFF"/>
        <w:ind w:firstLineChars="200" w:firstLine="480"/>
        <w:rPr>
          <w:rFonts w:ascii="Times New Roman" w:hAnsi="Times New Roman" w:cs="Times New Roman"/>
          <w:rPrChange w:id="2692" w:author="ghj" w:date="2018-05-25T14:12:00Z">
            <w:rPr>
              <w:rFonts w:ascii="Times New Roman" w:hAnsi="Times New Roman" w:cs="Times New Roman"/>
            </w:rPr>
          </w:rPrChange>
        </w:rPr>
      </w:pPr>
      <w:r w:rsidRPr="002142C8">
        <w:rPr>
          <w:rFonts w:ascii="Times New Roman" w:hAnsi="Times New Roman" w:cs="Times New Roman"/>
          <w:rPrChange w:id="2693" w:author="ghj" w:date="2018-05-25T14:12:00Z">
            <w:rPr>
              <w:rFonts w:ascii="Times New Roman" w:hAnsi="Times New Roman" w:cs="Times New Roman" w:hint="eastAsia"/>
            </w:rPr>
          </w:rPrChange>
        </w:rPr>
        <w:t>其中给邮箱发送验证码功能是通过以在</w:t>
      </w:r>
      <w:r w:rsidRPr="002142C8">
        <w:rPr>
          <w:rFonts w:ascii="Times New Roman" w:hAnsi="Times New Roman" w:cs="Times New Roman"/>
          <w:rPrChange w:id="2694" w:author="ghj" w:date="2018-05-25T14:12:00Z">
            <w:rPr>
              <w:rFonts w:ascii="Times New Roman" w:hAnsi="Times New Roman" w:cs="Times New Roman" w:hint="eastAsia"/>
            </w:rPr>
          </w:rPrChange>
        </w:rPr>
        <w:t>1</w:t>
      </w:r>
      <w:r w:rsidRPr="002142C8">
        <w:rPr>
          <w:rFonts w:ascii="Times New Roman" w:hAnsi="Times New Roman" w:cs="Times New Roman"/>
          <w:rPrChange w:id="2695" w:author="ghj" w:date="2018-05-25T14:12:00Z">
            <w:rPr>
              <w:rFonts w:ascii="Times New Roman" w:hAnsi="Times New Roman" w:cs="Times New Roman"/>
            </w:rPr>
          </w:rPrChange>
        </w:rPr>
        <w:t>63</w:t>
      </w:r>
      <w:r w:rsidRPr="002142C8">
        <w:rPr>
          <w:rFonts w:ascii="Times New Roman" w:hAnsi="Times New Roman" w:cs="Times New Roman"/>
          <w:rPrChange w:id="2696" w:author="ghj" w:date="2018-05-25T14:12:00Z">
            <w:rPr>
              <w:rFonts w:ascii="Times New Roman" w:hAnsi="Times New Roman" w:cs="Times New Roman" w:hint="eastAsia"/>
            </w:rPr>
          </w:rPrChange>
        </w:rPr>
        <w:t>申请的一个邮箱账号配合</w:t>
      </w:r>
      <w:r w:rsidRPr="002142C8">
        <w:rPr>
          <w:rFonts w:ascii="Times New Roman" w:hAnsi="Times New Roman" w:cs="Times New Roman"/>
          <w:rPrChange w:id="2697" w:author="ghj" w:date="2018-05-25T14:12:00Z">
            <w:rPr>
              <w:rFonts w:ascii="Times New Roman" w:hAnsi="Times New Roman" w:cs="Times New Roman" w:hint="eastAsia"/>
            </w:rPr>
          </w:rPrChange>
        </w:rPr>
        <w:t>python</w:t>
      </w:r>
      <w:r w:rsidRPr="002142C8">
        <w:rPr>
          <w:rFonts w:ascii="Times New Roman" w:hAnsi="Times New Roman" w:cs="Times New Roman"/>
          <w:rPrChange w:id="2698" w:author="ghj" w:date="2018-05-25T14:12:00Z">
            <w:rPr>
              <w:rFonts w:ascii="Times New Roman" w:hAnsi="Times New Roman" w:cs="Times New Roman" w:hint="eastAsia"/>
            </w:rPr>
          </w:rPrChange>
        </w:rPr>
        <w:t>内置的</w:t>
      </w:r>
      <w:proofErr w:type="spellStart"/>
      <w:r w:rsidRPr="002142C8">
        <w:rPr>
          <w:rFonts w:ascii="Times New Roman" w:hAnsi="Times New Roman" w:cs="Times New Roman"/>
          <w:rPrChange w:id="2699" w:author="ghj" w:date="2018-05-25T14:12:00Z">
            <w:rPr>
              <w:rFonts w:ascii="Times New Roman" w:hAnsi="Times New Roman" w:cs="Times New Roman" w:hint="eastAsia"/>
            </w:rPr>
          </w:rPrChange>
        </w:rPr>
        <w:t>smtplib</w:t>
      </w:r>
      <w:proofErr w:type="spellEnd"/>
      <w:r w:rsidRPr="002142C8">
        <w:rPr>
          <w:rFonts w:ascii="Times New Roman" w:hAnsi="Times New Roman" w:cs="Times New Roman"/>
          <w:rPrChange w:id="2700" w:author="ghj" w:date="2018-05-25T14:12:00Z">
            <w:rPr>
              <w:rFonts w:ascii="Times New Roman" w:hAnsi="Times New Roman" w:cs="Times New Roman" w:hint="eastAsia"/>
            </w:rPr>
          </w:rPrChange>
        </w:rPr>
        <w:t>库和</w:t>
      </w:r>
      <w:proofErr w:type="spellStart"/>
      <w:r w:rsidRPr="002142C8">
        <w:rPr>
          <w:rFonts w:ascii="Times New Roman" w:hAnsi="Times New Roman" w:cs="Times New Roman"/>
          <w:rPrChange w:id="2701" w:author="ghj" w:date="2018-05-25T14:12:00Z">
            <w:rPr>
              <w:rFonts w:ascii="Times New Roman" w:hAnsi="Times New Roman" w:cs="Times New Roman" w:hint="eastAsia"/>
            </w:rPr>
          </w:rPrChange>
        </w:rPr>
        <w:t>MIMEText</w:t>
      </w:r>
      <w:proofErr w:type="spellEnd"/>
      <w:r w:rsidRPr="002142C8">
        <w:rPr>
          <w:rFonts w:ascii="Times New Roman" w:hAnsi="Times New Roman" w:cs="Times New Roman"/>
          <w:rPrChange w:id="2702" w:author="ghj" w:date="2018-05-25T14:12:00Z">
            <w:rPr>
              <w:rFonts w:ascii="Times New Roman" w:hAnsi="Times New Roman" w:cs="Times New Roman" w:hint="eastAsia"/>
            </w:rPr>
          </w:rPrChange>
        </w:rPr>
        <w:t>，验证</w:t>
      </w:r>
      <w:proofErr w:type="gramStart"/>
      <w:r w:rsidRPr="002142C8">
        <w:rPr>
          <w:rFonts w:ascii="Times New Roman" w:hAnsi="Times New Roman" w:cs="Times New Roman"/>
          <w:rPrChange w:id="2703" w:author="ghj" w:date="2018-05-25T14:12:00Z">
            <w:rPr>
              <w:rFonts w:ascii="Times New Roman" w:hAnsi="Times New Roman" w:cs="Times New Roman" w:hint="eastAsia"/>
            </w:rPr>
          </w:rPrChange>
        </w:rPr>
        <w:t>码通过</w:t>
      </w:r>
      <w:proofErr w:type="gramEnd"/>
      <w:r w:rsidRPr="002142C8">
        <w:rPr>
          <w:rFonts w:ascii="Times New Roman" w:hAnsi="Times New Roman" w:cs="Times New Roman"/>
          <w:rPrChange w:id="2704" w:author="ghj" w:date="2018-05-25T14:12:00Z">
            <w:rPr>
              <w:rFonts w:ascii="Times New Roman" w:hAnsi="Times New Roman" w:cs="Times New Roman" w:hint="eastAsia"/>
            </w:rPr>
          </w:rPrChange>
        </w:rPr>
        <w:t>4</w:t>
      </w:r>
      <w:r w:rsidRPr="002142C8">
        <w:rPr>
          <w:rFonts w:ascii="Times New Roman" w:hAnsi="Times New Roman" w:cs="Times New Roman"/>
          <w:rPrChange w:id="2705" w:author="ghj" w:date="2018-05-25T14:12:00Z">
            <w:rPr>
              <w:rFonts w:ascii="Times New Roman" w:hAnsi="Times New Roman" w:cs="Times New Roman" w:hint="eastAsia"/>
            </w:rPr>
          </w:rPrChange>
        </w:rPr>
        <w:t>次循环生成</w:t>
      </w:r>
      <w:r w:rsidRPr="002142C8">
        <w:rPr>
          <w:rFonts w:ascii="Times New Roman" w:hAnsi="Times New Roman" w:cs="Times New Roman"/>
          <w:rPrChange w:id="2706" w:author="ghj" w:date="2018-05-25T14:12:00Z">
            <w:rPr>
              <w:rFonts w:ascii="Times New Roman" w:hAnsi="Times New Roman" w:cs="Times New Roman" w:hint="eastAsia"/>
            </w:rPr>
          </w:rPrChange>
        </w:rPr>
        <w:t>4</w:t>
      </w:r>
      <w:r w:rsidRPr="002142C8">
        <w:rPr>
          <w:rFonts w:ascii="Times New Roman" w:hAnsi="Times New Roman" w:cs="Times New Roman"/>
          <w:rPrChange w:id="2707" w:author="ghj" w:date="2018-05-25T14:12:00Z">
            <w:rPr>
              <w:rFonts w:ascii="Times New Roman" w:hAnsi="Times New Roman" w:cs="Times New Roman" w:hint="eastAsia"/>
            </w:rPr>
          </w:rPrChange>
        </w:rPr>
        <w:t>个随机数生成。</w:t>
      </w:r>
    </w:p>
    <w:p w:rsidR="00742532" w:rsidRPr="002142C8" w:rsidRDefault="00742532" w:rsidP="00C75EC6">
      <w:pPr>
        <w:pStyle w:val="HTML"/>
        <w:shd w:val="clear" w:color="auto" w:fill="FFFFFF"/>
        <w:ind w:firstLineChars="200" w:firstLine="480"/>
        <w:rPr>
          <w:rFonts w:ascii="Times New Roman" w:hAnsi="Times New Roman" w:cs="Times New Roman"/>
          <w:rPrChange w:id="2708" w:author="ghj" w:date="2018-05-25T14:12:00Z">
            <w:rPr>
              <w:rFonts w:ascii="Times New Roman" w:hAnsi="Times New Roman" w:cs="Times New Roman"/>
            </w:rPr>
          </w:rPrChange>
        </w:rPr>
      </w:pPr>
      <w:r w:rsidRPr="002142C8">
        <w:rPr>
          <w:rFonts w:ascii="Times New Roman" w:hAnsi="Times New Roman" w:cs="Times New Roman"/>
          <w:rPrChange w:id="2709" w:author="ghj" w:date="2018-05-25T14:12:00Z">
            <w:rPr>
              <w:rFonts w:ascii="Times New Roman" w:hAnsi="Times New Roman" w:cs="Times New Roman" w:hint="eastAsia"/>
            </w:rPr>
          </w:rPrChange>
        </w:rPr>
        <w:lastRenderedPageBreak/>
        <w:t>使用者得到验证码后，</w:t>
      </w:r>
      <w:r w:rsidR="00BC3D5B" w:rsidRPr="002142C8">
        <w:rPr>
          <w:rFonts w:ascii="Times New Roman" w:hAnsi="Times New Roman" w:cs="Times New Roman"/>
          <w:rPrChange w:id="2710" w:author="ghj" w:date="2018-05-25T14:12:00Z">
            <w:rPr>
              <w:rFonts w:ascii="Times New Roman" w:hAnsi="Times New Roman" w:cs="Times New Roman" w:hint="eastAsia"/>
            </w:rPr>
          </w:rPrChange>
        </w:rPr>
        <w:t>可进行验证码校验，校验通过后</w:t>
      </w:r>
      <w:proofErr w:type="spellStart"/>
      <w:r w:rsidR="00BC3D5B" w:rsidRPr="002142C8">
        <w:rPr>
          <w:rFonts w:ascii="Times New Roman" w:hAnsi="Times New Roman" w:cs="Times New Roman"/>
          <w:rPrChange w:id="2711" w:author="ghj" w:date="2018-05-25T14:12:00Z">
            <w:rPr>
              <w:rFonts w:ascii="Times New Roman" w:hAnsi="Times New Roman" w:cs="Times New Roman" w:hint="eastAsia"/>
            </w:rPr>
          </w:rPrChange>
        </w:rPr>
        <w:t>redis</w:t>
      </w:r>
      <w:proofErr w:type="spellEnd"/>
      <w:r w:rsidR="00BC3D5B" w:rsidRPr="002142C8">
        <w:rPr>
          <w:rFonts w:ascii="Times New Roman" w:hAnsi="Times New Roman" w:cs="Times New Roman"/>
          <w:rPrChange w:id="2712" w:author="ghj" w:date="2018-05-25T14:12:00Z">
            <w:rPr>
              <w:rFonts w:ascii="Times New Roman" w:hAnsi="Times New Roman" w:cs="Times New Roman" w:hint="eastAsia"/>
            </w:rPr>
          </w:rPrChange>
        </w:rPr>
        <w:t>将删除验证码，并将邮箱作为</w:t>
      </w:r>
      <w:r w:rsidR="00BC3D5B" w:rsidRPr="002142C8">
        <w:rPr>
          <w:rFonts w:ascii="Times New Roman" w:hAnsi="Times New Roman" w:cs="Times New Roman"/>
          <w:rPrChange w:id="2713" w:author="ghj" w:date="2018-05-25T14:12:00Z">
            <w:rPr>
              <w:rFonts w:ascii="Times New Roman" w:hAnsi="Times New Roman" w:cs="Times New Roman" w:hint="eastAsia"/>
            </w:rPr>
          </w:rPrChange>
        </w:rPr>
        <w:t>key</w:t>
      </w:r>
      <w:r w:rsidR="00BC3D5B" w:rsidRPr="002142C8">
        <w:rPr>
          <w:rFonts w:ascii="Times New Roman" w:hAnsi="Times New Roman" w:cs="Times New Roman"/>
          <w:rPrChange w:id="2714" w:author="ghj" w:date="2018-05-25T14:12:00Z">
            <w:rPr>
              <w:rFonts w:ascii="Times New Roman" w:hAnsi="Times New Roman" w:cs="Times New Roman" w:hint="eastAsia"/>
            </w:rPr>
          </w:rPrChange>
        </w:rPr>
        <w:t>重新设置</w:t>
      </w:r>
      <w:r w:rsidR="00BC3D5B" w:rsidRPr="002142C8">
        <w:rPr>
          <w:rFonts w:ascii="Times New Roman" w:hAnsi="Times New Roman" w:cs="Times New Roman"/>
          <w:rPrChange w:id="2715" w:author="ghj" w:date="2018-05-25T14:12:00Z">
            <w:rPr>
              <w:rFonts w:ascii="Times New Roman" w:hAnsi="Times New Roman" w:cs="Times New Roman" w:hint="eastAsia"/>
            </w:rPr>
          </w:rPrChange>
        </w:rPr>
        <w:t>value</w:t>
      </w:r>
      <w:r w:rsidR="00BC3D5B" w:rsidRPr="002142C8">
        <w:rPr>
          <w:rFonts w:ascii="Times New Roman" w:hAnsi="Times New Roman" w:cs="Times New Roman"/>
          <w:rPrChange w:id="2716" w:author="ghj" w:date="2018-05-25T14:12:00Z">
            <w:rPr>
              <w:rFonts w:ascii="Times New Roman" w:hAnsi="Times New Roman" w:cs="Times New Roman" w:hint="eastAsia"/>
            </w:rPr>
          </w:rPrChange>
        </w:rPr>
        <w:t>值为</w:t>
      </w:r>
      <w:r w:rsidR="00BC3D5B" w:rsidRPr="002142C8">
        <w:rPr>
          <w:rFonts w:ascii="Times New Roman" w:hAnsi="Times New Roman" w:cs="Times New Roman"/>
          <w:rPrChange w:id="2717" w:author="ghj" w:date="2018-05-25T14:12:00Z">
            <w:rPr>
              <w:rFonts w:ascii="Times New Roman" w:hAnsi="Times New Roman" w:cs="Times New Roman" w:hint="eastAsia"/>
            </w:rPr>
          </w:rPrChange>
        </w:rPr>
        <w:t>True</w:t>
      </w:r>
      <w:r w:rsidR="00BC3D5B" w:rsidRPr="002142C8">
        <w:rPr>
          <w:rFonts w:ascii="Times New Roman" w:hAnsi="Times New Roman" w:cs="Times New Roman"/>
          <w:rPrChange w:id="2718" w:author="ghj" w:date="2018-05-25T14:12:00Z">
            <w:rPr>
              <w:rFonts w:ascii="Times New Roman" w:hAnsi="Times New Roman" w:cs="Times New Roman" w:hint="eastAsia"/>
            </w:rPr>
          </w:rPrChange>
        </w:rPr>
        <w:t>，超时时间为</w:t>
      </w:r>
      <w:r w:rsidR="00BC3D5B" w:rsidRPr="002142C8">
        <w:rPr>
          <w:rFonts w:ascii="Times New Roman" w:hAnsi="Times New Roman" w:cs="Times New Roman"/>
          <w:rPrChange w:id="2719" w:author="ghj" w:date="2018-05-25T14:12:00Z">
            <w:rPr>
              <w:rFonts w:ascii="Times New Roman" w:hAnsi="Times New Roman" w:cs="Times New Roman" w:hint="eastAsia"/>
            </w:rPr>
          </w:rPrChange>
        </w:rPr>
        <w:t>5</w:t>
      </w:r>
      <w:r w:rsidR="00BC3D5B" w:rsidRPr="002142C8">
        <w:rPr>
          <w:rFonts w:ascii="Times New Roman" w:hAnsi="Times New Roman" w:cs="Times New Roman"/>
          <w:rPrChange w:id="2720" w:author="ghj" w:date="2018-05-25T14:12:00Z">
            <w:rPr>
              <w:rFonts w:ascii="Times New Roman" w:hAnsi="Times New Roman" w:cs="Times New Roman" w:hint="eastAsia"/>
            </w:rPr>
          </w:rPrChange>
        </w:rPr>
        <w:t>分钟，使用者需要在</w:t>
      </w:r>
      <w:r w:rsidR="00BC3D5B" w:rsidRPr="002142C8">
        <w:rPr>
          <w:rFonts w:ascii="Times New Roman" w:hAnsi="Times New Roman" w:cs="Times New Roman"/>
          <w:rPrChange w:id="2721" w:author="ghj" w:date="2018-05-25T14:12:00Z">
            <w:rPr>
              <w:rFonts w:ascii="Times New Roman" w:hAnsi="Times New Roman" w:cs="Times New Roman" w:hint="eastAsia"/>
            </w:rPr>
          </w:rPrChange>
        </w:rPr>
        <w:t>5</w:t>
      </w:r>
      <w:r w:rsidR="00BC3D5B" w:rsidRPr="002142C8">
        <w:rPr>
          <w:rFonts w:ascii="Times New Roman" w:hAnsi="Times New Roman" w:cs="Times New Roman"/>
          <w:rPrChange w:id="2722" w:author="ghj" w:date="2018-05-25T14:12:00Z">
            <w:rPr>
              <w:rFonts w:ascii="Times New Roman" w:hAnsi="Times New Roman" w:cs="Times New Roman" w:hint="eastAsia"/>
            </w:rPr>
          </w:rPrChange>
        </w:rPr>
        <w:t>分钟内进行密码修改，否则需要重新获取验证码。密码修改界面如图</w:t>
      </w:r>
      <w:r w:rsidR="00BC3D5B" w:rsidRPr="002142C8">
        <w:rPr>
          <w:rFonts w:ascii="Times New Roman" w:hAnsi="Times New Roman" w:cs="Times New Roman"/>
          <w:rPrChange w:id="2723" w:author="ghj" w:date="2018-05-25T14:12:00Z">
            <w:rPr>
              <w:rFonts w:ascii="Times New Roman" w:hAnsi="Times New Roman" w:cs="Times New Roman" w:hint="eastAsia"/>
            </w:rPr>
          </w:rPrChange>
        </w:rPr>
        <w:t>5</w:t>
      </w:r>
      <w:r w:rsidR="008A276D" w:rsidRPr="002142C8">
        <w:rPr>
          <w:rFonts w:ascii="Times New Roman" w:hAnsi="Times New Roman" w:cs="Times New Roman"/>
          <w:rPrChange w:id="2724" w:author="ghj" w:date="2018-05-25T14:12:00Z">
            <w:rPr>
              <w:rFonts w:ascii="Times New Roman" w:hAnsi="Times New Roman" w:cs="Times New Roman"/>
            </w:rPr>
          </w:rPrChange>
        </w:rPr>
        <w:t>.</w:t>
      </w:r>
      <w:r w:rsidR="00497FDC" w:rsidRPr="002142C8">
        <w:rPr>
          <w:rFonts w:ascii="Times New Roman" w:hAnsi="Times New Roman" w:cs="Times New Roman"/>
          <w:rPrChange w:id="2725" w:author="ghj" w:date="2018-05-25T14:12:00Z">
            <w:rPr>
              <w:rFonts w:ascii="Times New Roman" w:hAnsi="Times New Roman" w:cs="Times New Roman" w:hint="eastAsia"/>
            </w:rPr>
          </w:rPrChange>
        </w:rPr>
        <w:t>10</w:t>
      </w:r>
      <w:r w:rsidR="00BC3D5B" w:rsidRPr="002142C8">
        <w:rPr>
          <w:rFonts w:ascii="Times New Roman" w:hAnsi="Times New Roman" w:cs="Times New Roman"/>
          <w:rPrChange w:id="2726" w:author="ghj" w:date="2018-05-25T14:12:00Z">
            <w:rPr>
              <w:rFonts w:ascii="Times New Roman" w:hAnsi="Times New Roman" w:cs="Times New Roman" w:hint="eastAsia"/>
            </w:rPr>
          </w:rPrChange>
        </w:rPr>
        <w:t>所示。</w:t>
      </w:r>
    </w:p>
    <w:p w:rsidR="00BC3D5B" w:rsidRPr="002142C8" w:rsidRDefault="00BC3D5B" w:rsidP="007F31E1">
      <w:pPr>
        <w:pStyle w:val="HTML"/>
        <w:shd w:val="clear" w:color="auto" w:fill="FFFFFF"/>
        <w:jc w:val="center"/>
        <w:rPr>
          <w:rFonts w:ascii="Times New Roman" w:hAnsi="Times New Roman" w:cs="Times New Roman"/>
          <w:rPrChange w:id="2727" w:author="ghj" w:date="2018-05-25T14:12:00Z">
            <w:rPr>
              <w:rFonts w:ascii="Times New Roman" w:hAnsi="Times New Roman" w:cs="Times New Roman"/>
            </w:rPr>
          </w:rPrChange>
        </w:rPr>
      </w:pPr>
      <w:r w:rsidRPr="002142C8">
        <w:rPr>
          <w:rFonts w:ascii="Times New Roman" w:hAnsi="Times New Roman" w:cs="Times New Roman"/>
          <w:noProof/>
          <w:rPrChange w:id="2728" w:author="ghj" w:date="2018-05-25T14:12:00Z">
            <w:rPr>
              <w:noProof/>
            </w:rPr>
          </w:rPrChange>
        </w:rPr>
        <w:drawing>
          <wp:inline distT="0" distB="0" distL="0" distR="0">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332531" cy="2139663"/>
                    </a:xfrm>
                    <a:prstGeom prst="rect">
                      <a:avLst/>
                    </a:prstGeom>
                  </pic:spPr>
                </pic:pic>
              </a:graphicData>
            </a:graphic>
          </wp:inline>
        </w:drawing>
      </w:r>
    </w:p>
    <w:p w:rsidR="007F31E1" w:rsidRPr="002142C8" w:rsidRDefault="007F31E1" w:rsidP="007F31E1">
      <w:pPr>
        <w:jc w:val="center"/>
        <w:rPr>
          <w:rFonts w:ascii="Times New Roman" w:eastAsia="黑体" w:hAnsi="Times New Roman" w:cs="Times New Roman"/>
          <w:b/>
          <w:szCs w:val="21"/>
          <w:rPrChange w:id="2729"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730"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731" w:author="ghj" w:date="2018-05-25T14:12:00Z">
            <w:rPr>
              <w:rFonts w:ascii="黑体" w:eastAsia="黑体" w:hAnsi="黑体" w:cs="Times New Roman"/>
              <w:b/>
              <w:szCs w:val="21"/>
            </w:rPr>
          </w:rPrChange>
        </w:rPr>
        <w:t>5.</w:t>
      </w:r>
      <w:r w:rsidR="00497FDC" w:rsidRPr="002142C8">
        <w:rPr>
          <w:rFonts w:ascii="Times New Roman" w:eastAsia="黑体" w:hAnsi="Times New Roman" w:cs="Times New Roman"/>
          <w:b/>
          <w:szCs w:val="21"/>
          <w:rPrChange w:id="2732" w:author="ghj" w:date="2018-05-25T14:12:00Z">
            <w:rPr>
              <w:rFonts w:ascii="黑体" w:eastAsia="黑体" w:hAnsi="黑体" w:cs="Times New Roman" w:hint="eastAsia"/>
              <w:b/>
              <w:szCs w:val="21"/>
            </w:rPr>
          </w:rPrChange>
        </w:rPr>
        <w:t xml:space="preserve">10 </w:t>
      </w:r>
      <w:r w:rsidR="00324FA9" w:rsidRPr="002142C8">
        <w:rPr>
          <w:rFonts w:ascii="Times New Roman" w:eastAsia="黑体" w:hAnsi="Times New Roman" w:cs="Times New Roman"/>
          <w:b/>
          <w:szCs w:val="21"/>
          <w:rPrChange w:id="2733" w:author="ghj" w:date="2018-05-25T14:12:00Z">
            <w:rPr>
              <w:rFonts w:ascii="黑体" w:eastAsia="黑体" w:hAnsi="黑体" w:cs="Times New Roman" w:hint="eastAsia"/>
              <w:b/>
              <w:szCs w:val="21"/>
            </w:rPr>
          </w:rPrChange>
        </w:rPr>
        <w:t>更改使用者的密码界面</w:t>
      </w:r>
    </w:p>
    <w:p w:rsidR="007F31E1" w:rsidRPr="002142C8" w:rsidRDefault="007F31E1" w:rsidP="007F31E1">
      <w:pPr>
        <w:pStyle w:val="HTML"/>
        <w:shd w:val="clear" w:color="auto" w:fill="FFFFFF"/>
        <w:ind w:firstLineChars="200" w:firstLine="480"/>
        <w:rPr>
          <w:rFonts w:ascii="Times New Roman" w:hAnsi="Times New Roman" w:cs="Times New Roman"/>
          <w:rPrChange w:id="2734" w:author="ghj" w:date="2018-05-25T14:12:00Z">
            <w:rPr>
              <w:rFonts w:ascii="Times New Roman" w:hAnsi="Times New Roman" w:cs="Times New Roman"/>
            </w:rPr>
          </w:rPrChange>
        </w:rPr>
      </w:pPr>
      <w:r w:rsidRPr="002142C8">
        <w:rPr>
          <w:rFonts w:ascii="Times New Roman" w:hAnsi="Times New Roman" w:cs="Times New Roman"/>
          <w:rPrChange w:id="2735" w:author="ghj" w:date="2018-05-25T14:12:00Z">
            <w:rPr>
              <w:rFonts w:ascii="Times New Roman" w:hAnsi="Times New Roman" w:cs="Times New Roman" w:hint="eastAsia"/>
            </w:rPr>
          </w:rPrChange>
        </w:rPr>
        <w:t>使用者需要输入两次密码，在后台和前端都有进行两次输入的密码是否一致的验证，两次一致时，密码才会修改成功，然后返回到登录页面。</w:t>
      </w:r>
    </w:p>
    <w:p w:rsidR="007F31E1" w:rsidRPr="002142C8" w:rsidRDefault="007F31E1" w:rsidP="007F31E1">
      <w:pPr>
        <w:pStyle w:val="HTML"/>
        <w:shd w:val="clear" w:color="auto" w:fill="FFFFFF"/>
        <w:ind w:firstLineChars="200" w:firstLine="480"/>
        <w:rPr>
          <w:rFonts w:ascii="Times New Roman" w:hAnsi="Times New Roman" w:cs="Times New Roman"/>
          <w:rPrChange w:id="2736" w:author="ghj" w:date="2018-05-25T14:12:00Z">
            <w:rPr>
              <w:rFonts w:ascii="Times New Roman" w:hAnsi="Times New Roman" w:cs="Times New Roman"/>
            </w:rPr>
          </w:rPrChange>
        </w:rPr>
      </w:pPr>
      <w:r w:rsidRPr="002142C8">
        <w:rPr>
          <w:rFonts w:ascii="Times New Roman" w:hAnsi="Times New Roman" w:cs="Times New Roman"/>
          <w:rPrChange w:id="2737" w:author="ghj" w:date="2018-05-25T14:12:00Z">
            <w:rPr>
              <w:rFonts w:ascii="Times New Roman" w:hAnsi="Times New Roman" w:cs="Times New Roman" w:hint="eastAsia"/>
            </w:rPr>
          </w:rPrChange>
        </w:rPr>
        <w:t>使用者登录成功后将看到</w:t>
      </w:r>
      <w:r w:rsidRPr="002142C8">
        <w:rPr>
          <w:rFonts w:ascii="Times New Roman" w:hAnsi="Times New Roman" w:cs="Times New Roman"/>
          <w:rPrChange w:id="2738" w:author="ghj" w:date="2018-05-25T14:12:00Z">
            <w:rPr>
              <w:rFonts w:ascii="Times New Roman" w:hAnsi="Times New Roman" w:cs="Times New Roman" w:hint="eastAsia"/>
            </w:rPr>
          </w:rPrChange>
        </w:rPr>
        <w:t>home</w:t>
      </w:r>
      <w:r w:rsidRPr="002142C8">
        <w:rPr>
          <w:rFonts w:ascii="Times New Roman" w:hAnsi="Times New Roman" w:cs="Times New Roman"/>
          <w:rPrChange w:id="2739" w:author="ghj" w:date="2018-05-25T14:12:00Z">
            <w:rPr>
              <w:rFonts w:ascii="Times New Roman" w:hAnsi="Times New Roman" w:cs="Times New Roman" w:hint="eastAsia"/>
            </w:rPr>
          </w:rPrChange>
        </w:rPr>
        <w:t>页面，</w:t>
      </w:r>
      <w:r w:rsidRPr="002142C8">
        <w:rPr>
          <w:rFonts w:ascii="Times New Roman" w:hAnsi="Times New Roman" w:cs="Times New Roman"/>
          <w:rPrChange w:id="2740" w:author="ghj" w:date="2018-05-25T14:12:00Z">
            <w:rPr>
              <w:rFonts w:ascii="Times New Roman" w:hAnsi="Times New Roman" w:cs="Times New Roman" w:hint="eastAsia"/>
            </w:rPr>
          </w:rPrChange>
        </w:rPr>
        <w:t>home</w:t>
      </w:r>
      <w:r w:rsidRPr="002142C8">
        <w:rPr>
          <w:rFonts w:ascii="Times New Roman" w:hAnsi="Times New Roman" w:cs="Times New Roman"/>
          <w:rPrChange w:id="2741" w:author="ghj" w:date="2018-05-25T14:12:00Z">
            <w:rPr>
              <w:rFonts w:ascii="Times New Roman" w:hAnsi="Times New Roman" w:cs="Times New Roman" w:hint="eastAsia"/>
            </w:rPr>
          </w:rPrChange>
        </w:rPr>
        <w:t>页面如图</w:t>
      </w:r>
      <w:r w:rsidRPr="002142C8">
        <w:rPr>
          <w:rFonts w:ascii="Times New Roman" w:hAnsi="Times New Roman" w:cs="Times New Roman"/>
          <w:rPrChange w:id="2742" w:author="ghj" w:date="2018-05-25T14:12:00Z">
            <w:rPr>
              <w:rFonts w:ascii="Times New Roman" w:hAnsi="Times New Roman" w:cs="Times New Roman" w:hint="eastAsia"/>
            </w:rPr>
          </w:rPrChange>
        </w:rPr>
        <w:t>5</w:t>
      </w:r>
      <w:r w:rsidR="00FB1864" w:rsidRPr="002142C8">
        <w:rPr>
          <w:rFonts w:ascii="Times New Roman" w:hAnsi="Times New Roman" w:cs="Times New Roman"/>
          <w:rPrChange w:id="2743" w:author="ghj" w:date="2018-05-25T14:12:00Z">
            <w:rPr>
              <w:rFonts w:ascii="Times New Roman" w:hAnsi="Times New Roman" w:cs="Times New Roman"/>
            </w:rPr>
          </w:rPrChange>
        </w:rPr>
        <w:t>.</w:t>
      </w:r>
      <w:r w:rsidR="00497FDC" w:rsidRPr="002142C8">
        <w:rPr>
          <w:rFonts w:ascii="Times New Roman" w:hAnsi="Times New Roman" w:cs="Times New Roman"/>
          <w:rPrChange w:id="2744" w:author="ghj" w:date="2018-05-25T14:12:00Z">
            <w:rPr>
              <w:rFonts w:ascii="Times New Roman" w:hAnsi="Times New Roman" w:cs="Times New Roman" w:hint="eastAsia"/>
            </w:rPr>
          </w:rPrChange>
        </w:rPr>
        <w:t>11</w:t>
      </w:r>
      <w:r w:rsidRPr="002142C8">
        <w:rPr>
          <w:rFonts w:ascii="Times New Roman" w:hAnsi="Times New Roman" w:cs="Times New Roman"/>
          <w:rPrChange w:id="2745" w:author="ghj" w:date="2018-05-25T14:12:00Z">
            <w:rPr>
              <w:rFonts w:ascii="Times New Roman" w:hAnsi="Times New Roman" w:cs="Times New Roman" w:hint="eastAsia"/>
            </w:rPr>
          </w:rPrChange>
        </w:rPr>
        <w:t>所示。</w:t>
      </w:r>
    </w:p>
    <w:p w:rsidR="007F31E1" w:rsidRPr="002142C8" w:rsidRDefault="007F31E1" w:rsidP="007F31E1">
      <w:pPr>
        <w:pStyle w:val="HTML"/>
        <w:shd w:val="clear" w:color="auto" w:fill="FFFFFF"/>
        <w:jc w:val="center"/>
        <w:rPr>
          <w:rFonts w:ascii="Times New Roman" w:hAnsi="Times New Roman" w:cs="Times New Roman"/>
          <w:rPrChange w:id="2746" w:author="ghj" w:date="2018-05-25T14:12:00Z">
            <w:rPr>
              <w:rFonts w:ascii="Times New Roman" w:hAnsi="Times New Roman" w:cs="Times New Roman"/>
            </w:rPr>
          </w:rPrChange>
        </w:rPr>
      </w:pPr>
      <w:r w:rsidRPr="002142C8">
        <w:rPr>
          <w:rFonts w:ascii="Times New Roman" w:hAnsi="Times New Roman" w:cs="Times New Roman"/>
          <w:noProof/>
          <w:rPrChange w:id="2747" w:author="ghj" w:date="2018-05-25T14:12:00Z">
            <w:rPr>
              <w:noProof/>
            </w:rPr>
          </w:rPrChange>
        </w:rPr>
        <w:drawing>
          <wp:inline distT="0" distB="0" distL="0" distR="0">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140902" cy="2012121"/>
                    </a:xfrm>
                    <a:prstGeom prst="rect">
                      <a:avLst/>
                    </a:prstGeom>
                  </pic:spPr>
                </pic:pic>
              </a:graphicData>
            </a:graphic>
          </wp:inline>
        </w:drawing>
      </w:r>
    </w:p>
    <w:p w:rsidR="007F31E1" w:rsidRPr="002142C8" w:rsidRDefault="007F31E1" w:rsidP="007F31E1">
      <w:pPr>
        <w:jc w:val="center"/>
        <w:rPr>
          <w:rFonts w:ascii="Times New Roman" w:eastAsia="黑体" w:hAnsi="Times New Roman" w:cs="Times New Roman"/>
          <w:b/>
          <w:szCs w:val="21"/>
          <w:rPrChange w:id="2748"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749"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750" w:author="ghj" w:date="2018-05-25T14:12:00Z">
            <w:rPr>
              <w:rFonts w:ascii="黑体" w:eastAsia="黑体" w:hAnsi="黑体" w:cs="Times New Roman"/>
              <w:b/>
              <w:szCs w:val="21"/>
            </w:rPr>
          </w:rPrChange>
        </w:rPr>
        <w:t>5.</w:t>
      </w:r>
      <w:r w:rsidR="00497FDC" w:rsidRPr="002142C8">
        <w:rPr>
          <w:rFonts w:ascii="Times New Roman" w:eastAsia="黑体" w:hAnsi="Times New Roman" w:cs="Times New Roman"/>
          <w:b/>
          <w:szCs w:val="21"/>
          <w:rPrChange w:id="2751" w:author="ghj" w:date="2018-05-25T14:12:00Z">
            <w:rPr>
              <w:rFonts w:ascii="黑体" w:eastAsia="黑体" w:hAnsi="黑体" w:cs="Times New Roman" w:hint="eastAsia"/>
              <w:b/>
              <w:szCs w:val="21"/>
            </w:rPr>
          </w:rPrChange>
        </w:rPr>
        <w:t>11</w:t>
      </w:r>
      <w:r w:rsidR="00324FA9" w:rsidRPr="002142C8">
        <w:rPr>
          <w:rFonts w:ascii="Times New Roman" w:eastAsia="黑体" w:hAnsi="Times New Roman" w:cs="Times New Roman"/>
          <w:b/>
          <w:szCs w:val="21"/>
          <w:rPrChange w:id="2752" w:author="ghj" w:date="2018-05-25T14:12:00Z">
            <w:rPr>
              <w:rFonts w:ascii="黑体" w:eastAsia="黑体" w:hAnsi="黑体" w:cs="Times New Roman" w:hint="eastAsia"/>
              <w:b/>
              <w:szCs w:val="21"/>
            </w:rPr>
          </w:rPrChange>
        </w:rPr>
        <w:t>主页面显示</w:t>
      </w:r>
    </w:p>
    <w:p w:rsidR="00FA1E06" w:rsidRPr="002142C8" w:rsidRDefault="00FA1E06" w:rsidP="00FA1E06">
      <w:pPr>
        <w:pStyle w:val="HTML"/>
        <w:shd w:val="clear" w:color="auto" w:fill="FFFFFF"/>
        <w:ind w:firstLineChars="200" w:firstLine="480"/>
        <w:rPr>
          <w:rFonts w:ascii="Times New Roman" w:hAnsi="Times New Roman" w:cs="Times New Roman"/>
          <w:rPrChange w:id="2753" w:author="ghj" w:date="2018-05-25T14:12:00Z">
            <w:rPr>
              <w:rFonts w:ascii="Times New Roman" w:hAnsi="Times New Roman" w:cs="Times New Roman"/>
            </w:rPr>
          </w:rPrChange>
        </w:rPr>
      </w:pPr>
      <w:r w:rsidRPr="002142C8">
        <w:rPr>
          <w:rFonts w:ascii="Times New Roman" w:hAnsi="Times New Roman" w:cs="Times New Roman"/>
          <w:rPrChange w:id="2754" w:author="ghj" w:date="2018-05-25T14:12:00Z">
            <w:rPr>
              <w:rFonts w:ascii="Times New Roman" w:hAnsi="Times New Roman" w:cs="Times New Roman"/>
            </w:rPr>
          </w:rPrChange>
        </w:rPr>
        <w:t>H</w:t>
      </w:r>
      <w:r w:rsidRPr="002142C8">
        <w:rPr>
          <w:rFonts w:ascii="Times New Roman" w:hAnsi="Times New Roman" w:cs="Times New Roman"/>
          <w:rPrChange w:id="2755" w:author="ghj" w:date="2018-05-25T14:12:00Z">
            <w:rPr>
              <w:rFonts w:ascii="Times New Roman" w:hAnsi="Times New Roman" w:cs="Times New Roman" w:hint="eastAsia"/>
            </w:rPr>
          </w:rPrChange>
        </w:rPr>
        <w:t>ome</w:t>
      </w:r>
      <w:r w:rsidRPr="002142C8">
        <w:rPr>
          <w:rFonts w:ascii="Times New Roman" w:hAnsi="Times New Roman" w:cs="Times New Roman"/>
          <w:rPrChange w:id="2756" w:author="ghj" w:date="2018-05-25T14:12:00Z">
            <w:rPr>
              <w:rFonts w:ascii="Times New Roman" w:hAnsi="Times New Roman" w:cs="Times New Roman" w:hint="eastAsia"/>
            </w:rPr>
          </w:rPrChange>
        </w:rPr>
        <w:t>页面中</w:t>
      </w:r>
      <w:r w:rsidR="00122673" w:rsidRPr="002142C8">
        <w:rPr>
          <w:rFonts w:ascii="Times New Roman" w:hAnsi="Times New Roman" w:cs="Times New Roman"/>
          <w:rPrChange w:id="2757" w:author="ghj" w:date="2018-05-25T14:12:00Z">
            <w:rPr>
              <w:rFonts w:ascii="Times New Roman" w:hAnsi="Times New Roman" w:cs="Times New Roman" w:hint="eastAsia"/>
            </w:rPr>
          </w:rPrChange>
        </w:rPr>
        <w:t>可以从左侧功能导航</w:t>
      </w:r>
      <w:proofErr w:type="gramStart"/>
      <w:r w:rsidR="00122673" w:rsidRPr="002142C8">
        <w:rPr>
          <w:rFonts w:ascii="Times New Roman" w:hAnsi="Times New Roman" w:cs="Times New Roman"/>
          <w:rPrChange w:id="2758" w:author="ghj" w:date="2018-05-25T14:12:00Z">
            <w:rPr>
              <w:rFonts w:ascii="Times New Roman" w:hAnsi="Times New Roman" w:cs="Times New Roman" w:hint="eastAsia"/>
            </w:rPr>
          </w:rPrChange>
        </w:rPr>
        <w:t>栏进入</w:t>
      </w:r>
      <w:proofErr w:type="gramEnd"/>
      <w:r w:rsidR="00122673" w:rsidRPr="002142C8">
        <w:rPr>
          <w:rFonts w:ascii="Times New Roman" w:hAnsi="Times New Roman" w:cs="Times New Roman"/>
          <w:rPrChange w:id="2759" w:author="ghj" w:date="2018-05-25T14:12:00Z">
            <w:rPr>
              <w:rFonts w:ascii="Times New Roman" w:hAnsi="Times New Roman" w:cs="Times New Roman" w:hint="eastAsia"/>
            </w:rPr>
          </w:rPrChange>
        </w:rPr>
        <w:t>查看未命名设备和我的家电页面。</w:t>
      </w:r>
    </w:p>
    <w:p w:rsidR="007F31E1" w:rsidRPr="002142C8" w:rsidRDefault="007F31E1" w:rsidP="003927AD">
      <w:pPr>
        <w:pStyle w:val="2"/>
        <w:spacing w:before="60" w:afterLines="50" w:after="156" w:line="240" w:lineRule="auto"/>
        <w:jc w:val="left"/>
        <w:rPr>
          <w:rFonts w:ascii="Times New Roman" w:eastAsia="宋体" w:hAnsi="Times New Roman" w:cs="Times New Roman"/>
          <w:sz w:val="28"/>
          <w:szCs w:val="28"/>
          <w:rPrChange w:id="2760"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2761" w:author="ghj" w:date="2018-05-25T14:12:00Z">
            <w:rPr>
              <w:rFonts w:ascii="宋体" w:eastAsia="宋体" w:hAnsi="宋体"/>
              <w:sz w:val="28"/>
              <w:szCs w:val="28"/>
            </w:rPr>
          </w:rPrChange>
        </w:rPr>
        <w:t>5.</w:t>
      </w:r>
      <w:r w:rsidR="00EC4B48" w:rsidRPr="002142C8">
        <w:rPr>
          <w:rFonts w:ascii="Times New Roman" w:eastAsia="宋体" w:hAnsi="Times New Roman" w:cs="Times New Roman"/>
          <w:sz w:val="28"/>
          <w:szCs w:val="28"/>
          <w:rPrChange w:id="2762" w:author="ghj" w:date="2018-05-25T14:12:00Z">
            <w:rPr>
              <w:rFonts w:ascii="宋体" w:eastAsia="宋体" w:hAnsi="宋体"/>
              <w:sz w:val="28"/>
              <w:szCs w:val="28"/>
            </w:rPr>
          </w:rPrChange>
        </w:rPr>
        <w:t>4</w:t>
      </w:r>
      <w:r w:rsidRPr="002142C8">
        <w:rPr>
          <w:rFonts w:ascii="Times New Roman" w:eastAsia="宋体" w:hAnsi="Times New Roman" w:cs="Times New Roman"/>
          <w:sz w:val="28"/>
          <w:szCs w:val="28"/>
          <w:rPrChange w:id="2763" w:author="ghj" w:date="2018-05-25T14:12:00Z">
            <w:rPr>
              <w:rFonts w:ascii="宋体" w:eastAsia="宋体" w:hAnsi="宋体"/>
              <w:sz w:val="28"/>
              <w:szCs w:val="28"/>
            </w:rPr>
          </w:rPrChange>
        </w:rPr>
        <w:t xml:space="preserve"> </w:t>
      </w:r>
      <w:r w:rsidRPr="002142C8">
        <w:rPr>
          <w:rFonts w:ascii="Times New Roman" w:eastAsia="宋体" w:hAnsi="Times New Roman" w:cs="Times New Roman"/>
          <w:sz w:val="28"/>
          <w:szCs w:val="28"/>
          <w:rPrChange w:id="2764" w:author="ghj" w:date="2018-05-25T14:12:00Z">
            <w:rPr>
              <w:rFonts w:ascii="宋体" w:eastAsia="宋体" w:hAnsi="宋体" w:hint="eastAsia"/>
              <w:sz w:val="28"/>
              <w:szCs w:val="28"/>
            </w:rPr>
          </w:rPrChange>
        </w:rPr>
        <w:t>未命名设备</w:t>
      </w:r>
    </w:p>
    <w:p w:rsidR="007F31E1" w:rsidRPr="002142C8" w:rsidRDefault="00122673" w:rsidP="007F31E1">
      <w:pPr>
        <w:pStyle w:val="HTML"/>
        <w:shd w:val="clear" w:color="auto" w:fill="FFFFFF"/>
        <w:ind w:firstLineChars="200" w:firstLine="480"/>
        <w:rPr>
          <w:rFonts w:ascii="Times New Roman" w:hAnsi="Times New Roman" w:cs="Times New Roman"/>
          <w:rPrChange w:id="2765" w:author="ghj" w:date="2018-05-25T14:12:00Z">
            <w:rPr>
              <w:rFonts w:ascii="Times New Roman" w:hAnsi="Times New Roman" w:cs="Times New Roman"/>
            </w:rPr>
          </w:rPrChange>
        </w:rPr>
      </w:pPr>
      <w:r w:rsidRPr="002142C8">
        <w:rPr>
          <w:rFonts w:ascii="Times New Roman" w:hAnsi="Times New Roman" w:cs="Times New Roman"/>
          <w:rPrChange w:id="2766" w:author="ghj" w:date="2018-05-25T14:12:00Z">
            <w:rPr>
              <w:rFonts w:ascii="Times New Roman" w:hAnsi="Times New Roman" w:cs="Times New Roman" w:hint="eastAsia"/>
            </w:rPr>
          </w:rPrChange>
        </w:rPr>
        <w:t>在硬件设计部分，红外学习功能使用的是</w:t>
      </w:r>
      <w:r w:rsidRPr="002142C8">
        <w:rPr>
          <w:rFonts w:ascii="Times New Roman" w:hAnsi="Times New Roman" w:cs="Times New Roman"/>
          <w:rPrChange w:id="2767" w:author="ghj" w:date="2018-05-25T14:12:00Z">
            <w:rPr>
              <w:rFonts w:ascii="Times New Roman" w:hAnsi="Times New Roman" w:cs="Times New Roman" w:hint="eastAsia"/>
            </w:rPr>
          </w:rPrChange>
        </w:rPr>
        <w:t>lirc</w:t>
      </w:r>
      <w:r w:rsidRPr="002142C8">
        <w:rPr>
          <w:rFonts w:ascii="Times New Roman" w:hAnsi="Times New Roman" w:cs="Times New Roman"/>
          <w:rPrChange w:id="2768" w:author="ghj" w:date="2018-05-25T14:12:00Z">
            <w:rPr>
              <w:rFonts w:ascii="Times New Roman" w:hAnsi="Times New Roman" w:cs="Times New Roman" w:hint="eastAsia"/>
            </w:rPr>
          </w:rPrChange>
        </w:rPr>
        <w:t>，它在录制时需要指定一个</w:t>
      </w:r>
      <w:r w:rsidRPr="002142C8">
        <w:rPr>
          <w:rFonts w:ascii="Times New Roman" w:hAnsi="Times New Roman" w:cs="Times New Roman"/>
          <w:rPrChange w:id="2769" w:author="ghj" w:date="2018-05-25T14:12:00Z">
            <w:rPr>
              <w:rFonts w:ascii="Times New Roman" w:hAnsi="Times New Roman" w:cs="Times New Roman" w:hint="eastAsia"/>
            </w:rPr>
          </w:rPrChange>
        </w:rPr>
        <w:t>name</w:t>
      </w:r>
      <w:r w:rsidRPr="002142C8">
        <w:rPr>
          <w:rFonts w:ascii="Times New Roman" w:hAnsi="Times New Roman" w:cs="Times New Roman"/>
          <w:rPrChange w:id="2770" w:author="ghj" w:date="2018-05-25T14:12:00Z">
            <w:rPr>
              <w:rFonts w:ascii="Times New Roman" w:hAnsi="Times New Roman" w:cs="Times New Roman" w:hint="eastAsia"/>
            </w:rPr>
          </w:rPrChange>
        </w:rPr>
        <w:t>参数，学习代码中使用的是</w:t>
      </w:r>
      <w:proofErr w:type="spellStart"/>
      <w:r w:rsidRPr="002142C8">
        <w:rPr>
          <w:rFonts w:ascii="Times New Roman" w:hAnsi="Times New Roman" w:cs="Times New Roman"/>
          <w:rPrChange w:id="2771" w:author="ghj" w:date="2018-05-25T14:12:00Z">
            <w:rPr>
              <w:rFonts w:ascii="Times New Roman" w:hAnsi="Times New Roman" w:cs="Times New Roman" w:hint="eastAsia"/>
            </w:rPr>
          </w:rPrChange>
        </w:rPr>
        <w:t>uuid</w:t>
      </w:r>
      <w:proofErr w:type="spellEnd"/>
      <w:r w:rsidRPr="002142C8">
        <w:rPr>
          <w:rFonts w:ascii="Times New Roman" w:hAnsi="Times New Roman" w:cs="Times New Roman"/>
          <w:rPrChange w:id="2772" w:author="ghj" w:date="2018-05-25T14:12:00Z">
            <w:rPr>
              <w:rFonts w:ascii="Times New Roman" w:hAnsi="Times New Roman" w:cs="Times New Roman" w:hint="eastAsia"/>
            </w:rPr>
          </w:rPrChange>
        </w:rPr>
        <w:t>来代替</w:t>
      </w:r>
      <w:r w:rsidRPr="002142C8">
        <w:rPr>
          <w:rFonts w:ascii="Times New Roman" w:hAnsi="Times New Roman" w:cs="Times New Roman"/>
          <w:rPrChange w:id="2773" w:author="ghj" w:date="2018-05-25T14:12:00Z">
            <w:rPr>
              <w:rFonts w:ascii="Times New Roman" w:hAnsi="Times New Roman" w:cs="Times New Roman" w:hint="eastAsia"/>
            </w:rPr>
          </w:rPrChange>
        </w:rPr>
        <w:t>name</w:t>
      </w:r>
      <w:r w:rsidRPr="002142C8">
        <w:rPr>
          <w:rFonts w:ascii="Times New Roman" w:hAnsi="Times New Roman" w:cs="Times New Roman"/>
          <w:rPrChange w:id="2774" w:author="ghj" w:date="2018-05-25T14:12:00Z">
            <w:rPr>
              <w:rFonts w:ascii="Times New Roman" w:hAnsi="Times New Roman" w:cs="Times New Roman" w:hint="eastAsia"/>
            </w:rPr>
          </w:rPrChange>
        </w:rPr>
        <w:t>参数，但是</w:t>
      </w:r>
      <w:proofErr w:type="spellStart"/>
      <w:r w:rsidRPr="002142C8">
        <w:rPr>
          <w:rFonts w:ascii="Times New Roman" w:hAnsi="Times New Roman" w:cs="Times New Roman"/>
          <w:rPrChange w:id="2775" w:author="ghj" w:date="2018-05-25T14:12:00Z">
            <w:rPr>
              <w:rFonts w:ascii="Times New Roman" w:hAnsi="Times New Roman" w:cs="Times New Roman" w:hint="eastAsia"/>
            </w:rPr>
          </w:rPrChange>
        </w:rPr>
        <w:t>uuid</w:t>
      </w:r>
      <w:proofErr w:type="spellEnd"/>
      <w:r w:rsidRPr="002142C8">
        <w:rPr>
          <w:rFonts w:ascii="Times New Roman" w:hAnsi="Times New Roman" w:cs="Times New Roman"/>
          <w:rPrChange w:id="2776" w:author="ghj" w:date="2018-05-25T14:12:00Z">
            <w:rPr>
              <w:rFonts w:ascii="Times New Roman" w:hAnsi="Times New Roman" w:cs="Times New Roman" w:hint="eastAsia"/>
            </w:rPr>
          </w:rPrChange>
        </w:rPr>
        <w:t>仅仅只是一串在同一时空下不重复的字符串，本身并没有任何意义。所以在学习完成之后，使用者需要登录到系统中，此时系统会提示刚刚学习的设备没有命名，没有命名的设备是不允许被使用的。</w:t>
      </w:r>
    </w:p>
    <w:p w:rsidR="00122673" w:rsidRPr="002142C8" w:rsidRDefault="00122673" w:rsidP="007674CB">
      <w:pPr>
        <w:pStyle w:val="HTML"/>
        <w:shd w:val="clear" w:color="auto" w:fill="FFFFFF"/>
        <w:ind w:firstLineChars="200" w:firstLine="480"/>
        <w:rPr>
          <w:rFonts w:ascii="Times New Roman" w:hAnsi="Times New Roman" w:cs="Times New Roman"/>
          <w:rPrChange w:id="2777" w:author="ghj" w:date="2018-05-25T14:12:00Z">
            <w:rPr>
              <w:rFonts w:ascii="Times New Roman" w:hAnsi="Times New Roman" w:cs="Times New Roman"/>
            </w:rPr>
          </w:rPrChange>
        </w:rPr>
      </w:pPr>
      <w:r w:rsidRPr="002142C8">
        <w:rPr>
          <w:rFonts w:ascii="Times New Roman" w:hAnsi="Times New Roman" w:cs="Times New Roman"/>
          <w:rPrChange w:id="2778" w:author="ghj" w:date="2018-05-25T14:12:00Z">
            <w:rPr>
              <w:rFonts w:ascii="Times New Roman" w:hAnsi="Times New Roman" w:cs="Times New Roman" w:hint="eastAsia"/>
            </w:rPr>
          </w:rPrChange>
        </w:rPr>
        <w:t>使用者可以通过任何页面的右上角的信息进入未命名页面，学习过的所有未命名的设备都会在这个页面显示，如图</w:t>
      </w:r>
      <w:r w:rsidRPr="002142C8">
        <w:rPr>
          <w:rFonts w:ascii="Times New Roman" w:hAnsi="Times New Roman" w:cs="Times New Roman"/>
          <w:rPrChange w:id="2779" w:author="ghj" w:date="2018-05-25T14:12:00Z">
            <w:rPr>
              <w:rFonts w:ascii="Times New Roman" w:hAnsi="Times New Roman" w:cs="Times New Roman" w:hint="eastAsia"/>
            </w:rPr>
          </w:rPrChange>
        </w:rPr>
        <w:t>5</w:t>
      </w:r>
      <w:r w:rsidR="00AB7384" w:rsidRPr="002142C8">
        <w:rPr>
          <w:rFonts w:ascii="Times New Roman" w:hAnsi="Times New Roman" w:cs="Times New Roman"/>
          <w:rPrChange w:id="2780" w:author="ghj" w:date="2018-05-25T14:12:00Z">
            <w:rPr>
              <w:rFonts w:ascii="Times New Roman" w:hAnsi="Times New Roman" w:cs="Times New Roman"/>
            </w:rPr>
          </w:rPrChange>
        </w:rPr>
        <w:t>.</w:t>
      </w:r>
      <w:r w:rsidR="00AB7384" w:rsidRPr="002142C8">
        <w:rPr>
          <w:rFonts w:ascii="Times New Roman" w:hAnsi="Times New Roman" w:cs="Times New Roman"/>
          <w:rPrChange w:id="2781" w:author="ghj" w:date="2018-05-25T14:12:00Z">
            <w:rPr>
              <w:rFonts w:ascii="Times New Roman" w:hAnsi="Times New Roman" w:cs="Times New Roman" w:hint="eastAsia"/>
            </w:rPr>
          </w:rPrChange>
        </w:rPr>
        <w:t>1</w:t>
      </w:r>
      <w:r w:rsidR="00384B37" w:rsidRPr="002142C8">
        <w:rPr>
          <w:rFonts w:ascii="Times New Roman" w:hAnsi="Times New Roman" w:cs="Times New Roman"/>
          <w:rPrChange w:id="2782" w:author="ghj" w:date="2018-05-25T14:12:00Z">
            <w:rPr>
              <w:rFonts w:ascii="Times New Roman" w:hAnsi="Times New Roman" w:cs="Times New Roman" w:hint="eastAsia"/>
            </w:rPr>
          </w:rPrChange>
        </w:rPr>
        <w:t>2</w:t>
      </w:r>
      <w:r w:rsidRPr="002142C8">
        <w:rPr>
          <w:rFonts w:ascii="Times New Roman" w:hAnsi="Times New Roman" w:cs="Times New Roman"/>
          <w:rPrChange w:id="2783" w:author="ghj" w:date="2018-05-25T14:12:00Z">
            <w:rPr>
              <w:rFonts w:ascii="Times New Roman" w:hAnsi="Times New Roman" w:cs="Times New Roman" w:hint="eastAsia"/>
            </w:rPr>
          </w:rPrChange>
        </w:rPr>
        <w:t>所示。</w:t>
      </w:r>
      <w:r w:rsidR="007674CB" w:rsidRPr="002142C8">
        <w:rPr>
          <w:rFonts w:ascii="Times New Roman" w:hAnsi="Times New Roman" w:cs="Times New Roman"/>
          <w:rPrChange w:id="2784" w:author="ghj" w:date="2018-05-25T14:12:00Z">
            <w:rPr>
              <w:rFonts w:ascii="Times New Roman" w:hAnsi="Times New Roman" w:cs="Times New Roman" w:hint="eastAsia"/>
            </w:rPr>
          </w:rPrChange>
        </w:rPr>
        <w:t>这些数据由跳转到这个页面时候携带而来的，在跳转到这个页面之前，后台先进行查询操作，由于没有命名的设备，在数据库中的记录中的</w:t>
      </w:r>
      <w:r w:rsidR="007674CB" w:rsidRPr="002142C8">
        <w:rPr>
          <w:rFonts w:ascii="Times New Roman" w:hAnsi="Times New Roman" w:cs="Times New Roman"/>
          <w:rPrChange w:id="2785" w:author="ghj" w:date="2018-05-25T14:12:00Z">
            <w:rPr>
              <w:rFonts w:ascii="Times New Roman" w:hAnsi="Times New Roman" w:cs="Times New Roman" w:hint="eastAsia"/>
            </w:rPr>
          </w:rPrChange>
        </w:rPr>
        <w:t>state</w:t>
      </w:r>
      <w:r w:rsidR="007674CB" w:rsidRPr="002142C8">
        <w:rPr>
          <w:rFonts w:ascii="Times New Roman" w:hAnsi="Times New Roman" w:cs="Times New Roman"/>
          <w:rPrChange w:id="2786" w:author="ghj" w:date="2018-05-25T14:12:00Z">
            <w:rPr>
              <w:rFonts w:ascii="Times New Roman" w:hAnsi="Times New Roman" w:cs="Times New Roman" w:hint="eastAsia"/>
            </w:rPr>
          </w:rPrChange>
        </w:rPr>
        <w:t>字段会是</w:t>
      </w:r>
      <w:r w:rsidR="007674CB" w:rsidRPr="002142C8">
        <w:rPr>
          <w:rFonts w:ascii="Times New Roman" w:hAnsi="Times New Roman" w:cs="Times New Roman"/>
          <w:rPrChange w:id="2787" w:author="ghj" w:date="2018-05-25T14:12:00Z">
            <w:rPr>
              <w:rFonts w:ascii="Times New Roman" w:hAnsi="Times New Roman" w:cs="Times New Roman" w:hint="eastAsia"/>
            </w:rPr>
          </w:rPrChange>
        </w:rPr>
        <w:t>0</w:t>
      </w:r>
      <w:r w:rsidR="007674CB" w:rsidRPr="002142C8">
        <w:rPr>
          <w:rFonts w:ascii="Times New Roman" w:hAnsi="Times New Roman" w:cs="Times New Roman"/>
          <w:rPrChange w:id="2788" w:author="ghj" w:date="2018-05-25T14:12:00Z">
            <w:rPr>
              <w:rFonts w:ascii="Times New Roman" w:hAnsi="Times New Roman" w:cs="Times New Roman" w:hint="eastAsia"/>
            </w:rPr>
          </w:rPrChange>
        </w:rPr>
        <w:t>，所以未命名设备查询所有设备并过滤</w:t>
      </w:r>
      <w:r w:rsidR="007674CB" w:rsidRPr="002142C8">
        <w:rPr>
          <w:rFonts w:ascii="Times New Roman" w:hAnsi="Times New Roman" w:cs="Times New Roman"/>
          <w:rPrChange w:id="2789" w:author="ghj" w:date="2018-05-25T14:12:00Z">
            <w:rPr>
              <w:rFonts w:ascii="Times New Roman" w:hAnsi="Times New Roman" w:cs="Times New Roman" w:hint="eastAsia"/>
            </w:rPr>
          </w:rPrChange>
        </w:rPr>
        <w:t>state</w:t>
      </w:r>
      <w:r w:rsidR="007674CB" w:rsidRPr="002142C8">
        <w:rPr>
          <w:rFonts w:ascii="Times New Roman" w:hAnsi="Times New Roman" w:cs="Times New Roman"/>
          <w:rPrChange w:id="2790" w:author="ghj" w:date="2018-05-25T14:12:00Z">
            <w:rPr>
              <w:rFonts w:ascii="Times New Roman" w:hAnsi="Times New Roman" w:cs="Times New Roman" w:hint="eastAsia"/>
            </w:rPr>
          </w:rPrChange>
        </w:rPr>
        <w:t>字段为</w:t>
      </w:r>
      <w:r w:rsidR="007674CB" w:rsidRPr="002142C8">
        <w:rPr>
          <w:rFonts w:ascii="Times New Roman" w:hAnsi="Times New Roman" w:cs="Times New Roman"/>
          <w:rPrChange w:id="2791" w:author="ghj" w:date="2018-05-25T14:12:00Z">
            <w:rPr>
              <w:rFonts w:ascii="Times New Roman" w:hAnsi="Times New Roman" w:cs="Times New Roman" w:hint="eastAsia"/>
            </w:rPr>
          </w:rPrChange>
        </w:rPr>
        <w:t>0</w:t>
      </w:r>
      <w:r w:rsidR="007674CB" w:rsidRPr="002142C8">
        <w:rPr>
          <w:rFonts w:ascii="Times New Roman" w:hAnsi="Times New Roman" w:cs="Times New Roman"/>
          <w:rPrChange w:id="2792" w:author="ghj" w:date="2018-05-25T14:12:00Z">
            <w:rPr>
              <w:rFonts w:ascii="Times New Roman" w:hAnsi="Times New Roman" w:cs="Times New Roman" w:hint="eastAsia"/>
            </w:rPr>
          </w:rPrChange>
        </w:rPr>
        <w:t>，相关逻辑如图</w:t>
      </w:r>
      <w:r w:rsidR="007674CB" w:rsidRPr="002142C8">
        <w:rPr>
          <w:rFonts w:ascii="Times New Roman" w:hAnsi="Times New Roman" w:cs="Times New Roman"/>
          <w:rPrChange w:id="2793" w:author="ghj" w:date="2018-05-25T14:12:00Z">
            <w:rPr>
              <w:rFonts w:ascii="Times New Roman" w:hAnsi="Times New Roman" w:cs="Times New Roman" w:hint="eastAsia"/>
            </w:rPr>
          </w:rPrChange>
        </w:rPr>
        <w:t>5</w:t>
      </w:r>
      <w:r w:rsidR="007674CB" w:rsidRPr="002142C8">
        <w:rPr>
          <w:rFonts w:ascii="Times New Roman" w:hAnsi="Times New Roman" w:cs="Times New Roman"/>
          <w:rPrChange w:id="2794" w:author="ghj" w:date="2018-05-25T14:12:00Z">
            <w:rPr>
              <w:rFonts w:ascii="Times New Roman" w:hAnsi="Times New Roman" w:cs="Times New Roman"/>
            </w:rPr>
          </w:rPrChange>
        </w:rPr>
        <w:t>.</w:t>
      </w:r>
      <w:r w:rsidR="00AB7384" w:rsidRPr="002142C8">
        <w:rPr>
          <w:rFonts w:ascii="Times New Roman" w:hAnsi="Times New Roman" w:cs="Times New Roman"/>
          <w:rPrChange w:id="2795" w:author="ghj" w:date="2018-05-25T14:12:00Z">
            <w:rPr>
              <w:rFonts w:ascii="Times New Roman" w:hAnsi="Times New Roman" w:cs="Times New Roman"/>
            </w:rPr>
          </w:rPrChange>
        </w:rPr>
        <w:t>1</w:t>
      </w:r>
      <w:r w:rsidR="00384B37" w:rsidRPr="002142C8">
        <w:rPr>
          <w:rFonts w:ascii="Times New Roman" w:hAnsi="Times New Roman" w:cs="Times New Roman"/>
          <w:rPrChange w:id="2796" w:author="ghj" w:date="2018-05-25T14:12:00Z">
            <w:rPr>
              <w:rFonts w:ascii="Times New Roman" w:hAnsi="Times New Roman" w:cs="Times New Roman" w:hint="eastAsia"/>
            </w:rPr>
          </w:rPrChange>
        </w:rPr>
        <w:t>3</w:t>
      </w:r>
      <w:r w:rsidR="007674CB" w:rsidRPr="002142C8">
        <w:rPr>
          <w:rFonts w:ascii="Times New Roman" w:hAnsi="Times New Roman" w:cs="Times New Roman"/>
          <w:rPrChange w:id="2797" w:author="ghj" w:date="2018-05-25T14:12:00Z">
            <w:rPr>
              <w:rFonts w:ascii="Times New Roman" w:hAnsi="Times New Roman" w:cs="Times New Roman" w:hint="eastAsia"/>
            </w:rPr>
          </w:rPrChange>
        </w:rPr>
        <w:t>所示。</w:t>
      </w:r>
    </w:p>
    <w:p w:rsidR="007674CB" w:rsidRPr="002142C8" w:rsidRDefault="007674CB" w:rsidP="007674CB">
      <w:pPr>
        <w:pStyle w:val="HTML"/>
        <w:shd w:val="clear" w:color="auto" w:fill="FFFFFF"/>
        <w:ind w:firstLineChars="200" w:firstLine="480"/>
        <w:rPr>
          <w:rFonts w:ascii="Times New Roman" w:hAnsi="Times New Roman" w:cs="Times New Roman"/>
          <w:rPrChange w:id="2798" w:author="ghj" w:date="2018-05-25T14:12:00Z">
            <w:rPr>
              <w:rFonts w:ascii="Times New Roman" w:hAnsi="Times New Roman" w:cs="Times New Roman"/>
            </w:rPr>
          </w:rPrChange>
        </w:rPr>
      </w:pPr>
    </w:p>
    <w:p w:rsidR="00122673" w:rsidRPr="002142C8" w:rsidRDefault="00122673" w:rsidP="007674CB">
      <w:pPr>
        <w:pStyle w:val="HTML"/>
        <w:shd w:val="clear" w:color="auto" w:fill="FFFFFF"/>
        <w:jc w:val="center"/>
        <w:rPr>
          <w:rFonts w:ascii="Times New Roman" w:hAnsi="Times New Roman" w:cs="Times New Roman"/>
          <w:rPrChange w:id="2799" w:author="ghj" w:date="2018-05-25T14:12:00Z">
            <w:rPr>
              <w:rFonts w:ascii="Times New Roman" w:hAnsi="Times New Roman" w:cs="Times New Roman"/>
            </w:rPr>
          </w:rPrChange>
        </w:rPr>
      </w:pPr>
      <w:r w:rsidRPr="002142C8">
        <w:rPr>
          <w:rFonts w:ascii="Times New Roman" w:hAnsi="Times New Roman" w:cs="Times New Roman"/>
          <w:noProof/>
          <w:rPrChange w:id="2800" w:author="ghj" w:date="2018-05-25T14:12:00Z">
            <w:rPr>
              <w:noProof/>
            </w:rPr>
          </w:rPrChange>
        </w:rPr>
        <w:drawing>
          <wp:inline distT="0" distB="0" distL="0" distR="0">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796294" cy="836147"/>
                    </a:xfrm>
                    <a:prstGeom prst="rect">
                      <a:avLst/>
                    </a:prstGeom>
                  </pic:spPr>
                </pic:pic>
              </a:graphicData>
            </a:graphic>
          </wp:inline>
        </w:drawing>
      </w:r>
    </w:p>
    <w:p w:rsidR="007674CB" w:rsidRPr="002142C8" w:rsidRDefault="007674CB" w:rsidP="007674CB">
      <w:pPr>
        <w:jc w:val="center"/>
        <w:rPr>
          <w:rFonts w:ascii="Times New Roman" w:eastAsia="黑体" w:hAnsi="Times New Roman" w:cs="Times New Roman"/>
          <w:b/>
          <w:szCs w:val="21"/>
          <w:rPrChange w:id="2801"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802"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803" w:author="ghj" w:date="2018-05-25T14:12:00Z">
            <w:rPr>
              <w:rFonts w:ascii="黑体" w:eastAsia="黑体" w:hAnsi="黑体" w:cs="Times New Roman"/>
              <w:b/>
              <w:szCs w:val="21"/>
            </w:rPr>
          </w:rPrChange>
        </w:rPr>
        <w:t>5.</w:t>
      </w:r>
      <w:r w:rsidR="00A0787C" w:rsidRPr="002142C8">
        <w:rPr>
          <w:rFonts w:ascii="Times New Roman" w:eastAsia="黑体" w:hAnsi="Times New Roman" w:cs="Times New Roman"/>
          <w:b/>
          <w:szCs w:val="21"/>
          <w:rPrChange w:id="2804" w:author="ghj" w:date="2018-05-25T14:12:00Z">
            <w:rPr>
              <w:rFonts w:ascii="黑体" w:eastAsia="黑体" w:hAnsi="黑体" w:cs="Times New Roman" w:hint="eastAsia"/>
              <w:b/>
              <w:szCs w:val="21"/>
            </w:rPr>
          </w:rPrChange>
        </w:rPr>
        <w:t>1</w:t>
      </w:r>
      <w:r w:rsidR="00384B37" w:rsidRPr="002142C8">
        <w:rPr>
          <w:rFonts w:ascii="Times New Roman" w:eastAsia="黑体" w:hAnsi="Times New Roman" w:cs="Times New Roman"/>
          <w:b/>
          <w:szCs w:val="21"/>
          <w:rPrChange w:id="2805" w:author="ghj" w:date="2018-05-25T14:12:00Z">
            <w:rPr>
              <w:rFonts w:ascii="黑体" w:eastAsia="黑体" w:hAnsi="黑体" w:cs="Times New Roman" w:hint="eastAsia"/>
              <w:b/>
              <w:szCs w:val="21"/>
            </w:rPr>
          </w:rPrChange>
        </w:rPr>
        <w:t>2</w:t>
      </w:r>
      <w:r w:rsidRPr="002142C8">
        <w:rPr>
          <w:rFonts w:ascii="Times New Roman" w:eastAsia="黑体" w:hAnsi="Times New Roman" w:cs="Times New Roman"/>
          <w:b/>
          <w:szCs w:val="21"/>
          <w:rPrChange w:id="2806"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807" w:author="ghj" w:date="2018-05-25T14:12:00Z">
            <w:rPr>
              <w:rFonts w:ascii="黑体" w:eastAsia="黑体" w:hAnsi="黑体" w:cs="Times New Roman" w:hint="eastAsia"/>
              <w:b/>
              <w:szCs w:val="21"/>
            </w:rPr>
          </w:rPrChange>
        </w:rPr>
        <w:t>未命名设备</w:t>
      </w:r>
      <w:r w:rsidR="00324FA9" w:rsidRPr="002142C8">
        <w:rPr>
          <w:rFonts w:ascii="Times New Roman" w:eastAsia="黑体" w:hAnsi="Times New Roman" w:cs="Times New Roman"/>
          <w:b/>
          <w:szCs w:val="21"/>
          <w:rPrChange w:id="2808" w:author="ghj" w:date="2018-05-25T14:12:00Z">
            <w:rPr>
              <w:rFonts w:ascii="黑体" w:eastAsia="黑体" w:hAnsi="黑体" w:cs="Times New Roman" w:hint="eastAsia"/>
              <w:b/>
              <w:szCs w:val="21"/>
            </w:rPr>
          </w:rPrChange>
        </w:rPr>
        <w:t>的</w:t>
      </w:r>
      <w:r w:rsidR="00F7491D" w:rsidRPr="002142C8">
        <w:rPr>
          <w:rFonts w:ascii="Times New Roman" w:eastAsia="黑体" w:hAnsi="Times New Roman" w:cs="Times New Roman"/>
          <w:b/>
          <w:szCs w:val="21"/>
          <w:rPrChange w:id="2809" w:author="ghj" w:date="2018-05-25T14:12:00Z">
            <w:rPr>
              <w:rFonts w:ascii="黑体" w:eastAsia="黑体" w:hAnsi="黑体" w:cs="Times New Roman" w:hint="eastAsia"/>
              <w:b/>
              <w:szCs w:val="21"/>
            </w:rPr>
          </w:rPrChange>
        </w:rPr>
        <w:t>展示</w:t>
      </w:r>
    </w:p>
    <w:p w:rsidR="007674CB" w:rsidRPr="002142C8" w:rsidRDefault="007674CB" w:rsidP="007674CB">
      <w:pPr>
        <w:jc w:val="center"/>
        <w:rPr>
          <w:rFonts w:ascii="Times New Roman" w:eastAsia="黑体" w:hAnsi="Times New Roman" w:cs="Times New Roman"/>
          <w:b/>
          <w:szCs w:val="21"/>
          <w:rPrChange w:id="2810" w:author="ghj" w:date="2018-05-25T14:12:00Z">
            <w:rPr>
              <w:rFonts w:ascii="黑体" w:eastAsia="黑体" w:hAnsi="黑体" w:cs="Times New Roman"/>
              <w:b/>
              <w:szCs w:val="21"/>
            </w:rPr>
          </w:rPrChange>
        </w:rPr>
      </w:pPr>
      <w:r w:rsidRPr="002142C8">
        <w:rPr>
          <w:rFonts w:ascii="Times New Roman" w:hAnsi="Times New Roman" w:cs="Times New Roman"/>
          <w:noProof/>
          <w:rPrChange w:id="2811" w:author="ghj" w:date="2018-05-25T14:12:00Z">
            <w:rPr>
              <w:noProof/>
            </w:rPr>
          </w:rPrChange>
        </w:rPr>
        <w:drawing>
          <wp:inline distT="0" distB="0" distL="0" distR="0">
            <wp:extent cx="1552208" cy="27660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564121" cy="2787289"/>
                    </a:xfrm>
                    <a:prstGeom prst="rect">
                      <a:avLst/>
                    </a:prstGeom>
                  </pic:spPr>
                </pic:pic>
              </a:graphicData>
            </a:graphic>
          </wp:inline>
        </w:drawing>
      </w:r>
    </w:p>
    <w:p w:rsidR="00F7491D" w:rsidRPr="002142C8" w:rsidRDefault="00F7491D" w:rsidP="00F7491D">
      <w:pPr>
        <w:jc w:val="center"/>
        <w:rPr>
          <w:rFonts w:ascii="Times New Roman" w:eastAsia="黑体" w:hAnsi="Times New Roman" w:cs="Times New Roman"/>
          <w:b/>
          <w:szCs w:val="21"/>
          <w:rPrChange w:id="2812"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813"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814" w:author="ghj" w:date="2018-05-25T14:12:00Z">
            <w:rPr>
              <w:rFonts w:ascii="黑体" w:eastAsia="黑体" w:hAnsi="黑体" w:cs="Times New Roman"/>
              <w:b/>
              <w:szCs w:val="21"/>
            </w:rPr>
          </w:rPrChange>
        </w:rPr>
        <w:t>5.</w:t>
      </w:r>
      <w:r w:rsidR="00A0787C" w:rsidRPr="002142C8">
        <w:rPr>
          <w:rFonts w:ascii="Times New Roman" w:eastAsia="黑体" w:hAnsi="Times New Roman" w:cs="Times New Roman"/>
          <w:b/>
          <w:szCs w:val="21"/>
          <w:rPrChange w:id="2815" w:author="ghj" w:date="2018-05-25T14:12:00Z">
            <w:rPr>
              <w:rFonts w:ascii="黑体" w:eastAsia="黑体" w:hAnsi="黑体" w:cs="Times New Roman"/>
              <w:b/>
              <w:szCs w:val="21"/>
            </w:rPr>
          </w:rPrChange>
        </w:rPr>
        <w:t>1</w:t>
      </w:r>
      <w:r w:rsidR="00384B37" w:rsidRPr="002142C8">
        <w:rPr>
          <w:rFonts w:ascii="Times New Roman" w:eastAsia="黑体" w:hAnsi="Times New Roman" w:cs="Times New Roman"/>
          <w:b/>
          <w:szCs w:val="21"/>
          <w:rPrChange w:id="2816" w:author="ghj" w:date="2018-05-25T14:12:00Z">
            <w:rPr>
              <w:rFonts w:ascii="黑体" w:eastAsia="黑体" w:hAnsi="黑体" w:cs="Times New Roman" w:hint="eastAsia"/>
              <w:b/>
              <w:szCs w:val="21"/>
            </w:rPr>
          </w:rPrChange>
        </w:rPr>
        <w:t>3</w:t>
      </w:r>
      <w:r w:rsidRPr="002142C8">
        <w:rPr>
          <w:rFonts w:ascii="Times New Roman" w:eastAsia="黑体" w:hAnsi="Times New Roman" w:cs="Times New Roman"/>
          <w:b/>
          <w:szCs w:val="21"/>
          <w:rPrChange w:id="2817"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818" w:author="ghj" w:date="2018-05-25T14:12:00Z">
            <w:rPr>
              <w:rFonts w:ascii="黑体" w:eastAsia="黑体" w:hAnsi="黑体" w:cs="Times New Roman" w:hint="eastAsia"/>
              <w:b/>
              <w:szCs w:val="21"/>
            </w:rPr>
          </w:rPrChange>
        </w:rPr>
        <w:t>获取未命名设备</w:t>
      </w:r>
    </w:p>
    <w:p w:rsidR="00F7491D" w:rsidRPr="002142C8" w:rsidRDefault="00F7491D" w:rsidP="00F7491D">
      <w:pPr>
        <w:pStyle w:val="HTML"/>
        <w:shd w:val="clear" w:color="auto" w:fill="FFFFFF"/>
        <w:ind w:firstLineChars="200" w:firstLine="480"/>
        <w:rPr>
          <w:rFonts w:ascii="Times New Roman" w:hAnsi="Times New Roman" w:cs="Times New Roman"/>
          <w:rPrChange w:id="2819" w:author="ghj" w:date="2018-05-25T14:12:00Z">
            <w:rPr>
              <w:rFonts w:ascii="Times New Roman" w:hAnsi="Times New Roman" w:cs="Times New Roman"/>
            </w:rPr>
          </w:rPrChange>
        </w:rPr>
      </w:pPr>
      <w:r w:rsidRPr="002142C8">
        <w:rPr>
          <w:rFonts w:ascii="Times New Roman" w:hAnsi="Times New Roman" w:cs="Times New Roman"/>
          <w:rPrChange w:id="2820" w:author="ghj" w:date="2018-05-25T14:12:00Z">
            <w:rPr>
              <w:rFonts w:ascii="Times New Roman" w:hAnsi="Times New Roman" w:cs="Times New Roman" w:hint="eastAsia"/>
            </w:rPr>
          </w:rPrChange>
        </w:rPr>
        <w:t>使用者点击删除时，</w:t>
      </w:r>
      <w:r w:rsidRPr="002142C8">
        <w:rPr>
          <w:rFonts w:ascii="Times New Roman" w:hAnsi="Times New Roman" w:cs="Times New Roman"/>
          <w:rPrChange w:id="2821" w:author="ghj" w:date="2018-05-25T14:12:00Z">
            <w:rPr>
              <w:rFonts w:ascii="Times New Roman" w:hAnsi="Times New Roman" w:cs="Times New Roman" w:hint="eastAsia"/>
            </w:rPr>
          </w:rPrChange>
        </w:rPr>
        <w:t>ajax</w:t>
      </w:r>
      <w:r w:rsidRPr="002142C8">
        <w:rPr>
          <w:rFonts w:ascii="Times New Roman" w:hAnsi="Times New Roman" w:cs="Times New Roman"/>
          <w:rPrChange w:id="2822" w:author="ghj" w:date="2018-05-25T14:12:00Z">
            <w:rPr>
              <w:rFonts w:ascii="Times New Roman" w:hAnsi="Times New Roman" w:cs="Times New Roman" w:hint="eastAsia"/>
            </w:rPr>
          </w:rPrChange>
        </w:rPr>
        <w:t>请求会携带该设备的</w:t>
      </w:r>
      <w:r w:rsidRPr="002142C8">
        <w:rPr>
          <w:rFonts w:ascii="Times New Roman" w:hAnsi="Times New Roman" w:cs="Times New Roman"/>
          <w:rPrChange w:id="2823" w:author="ghj" w:date="2018-05-25T14:12:00Z">
            <w:rPr>
              <w:rFonts w:ascii="Times New Roman" w:hAnsi="Times New Roman" w:cs="Times New Roman" w:hint="eastAsia"/>
            </w:rPr>
          </w:rPrChange>
        </w:rPr>
        <w:t>id</w:t>
      </w:r>
      <w:r w:rsidRPr="002142C8">
        <w:rPr>
          <w:rFonts w:ascii="Times New Roman" w:hAnsi="Times New Roman" w:cs="Times New Roman"/>
          <w:rPrChange w:id="2824" w:author="ghj" w:date="2018-05-25T14:12:00Z">
            <w:rPr>
              <w:rFonts w:ascii="Times New Roman" w:hAnsi="Times New Roman" w:cs="Times New Roman" w:hint="eastAsia"/>
            </w:rPr>
          </w:rPrChange>
        </w:rPr>
        <w:t>，后台收到</w:t>
      </w:r>
      <w:r w:rsidRPr="002142C8">
        <w:rPr>
          <w:rFonts w:ascii="Times New Roman" w:hAnsi="Times New Roman" w:cs="Times New Roman"/>
          <w:rPrChange w:id="2825" w:author="ghj" w:date="2018-05-25T14:12:00Z">
            <w:rPr>
              <w:rFonts w:ascii="Times New Roman" w:hAnsi="Times New Roman" w:cs="Times New Roman" w:hint="eastAsia"/>
            </w:rPr>
          </w:rPrChange>
        </w:rPr>
        <w:t>id</w:t>
      </w:r>
      <w:r w:rsidRPr="002142C8">
        <w:rPr>
          <w:rFonts w:ascii="Times New Roman" w:hAnsi="Times New Roman" w:cs="Times New Roman"/>
          <w:rPrChange w:id="2826" w:author="ghj" w:date="2018-05-25T14:12:00Z">
            <w:rPr>
              <w:rFonts w:ascii="Times New Roman" w:hAnsi="Times New Roman" w:cs="Times New Roman" w:hint="eastAsia"/>
            </w:rPr>
          </w:rPrChange>
        </w:rPr>
        <w:t>之后，执行</w:t>
      </w:r>
      <w:proofErr w:type="spellStart"/>
      <w:r w:rsidRPr="002142C8">
        <w:rPr>
          <w:rFonts w:ascii="Times New Roman" w:hAnsi="Times New Roman" w:cs="Times New Roman"/>
          <w:rPrChange w:id="2827" w:author="ghj" w:date="2018-05-25T14:12:00Z">
            <w:rPr>
              <w:rFonts w:ascii="Times New Roman" w:hAnsi="Times New Roman" w:cs="Times New Roman" w:hint="eastAsia"/>
            </w:rPr>
          </w:rPrChange>
        </w:rPr>
        <w:t>sql</w:t>
      </w:r>
      <w:proofErr w:type="spellEnd"/>
      <w:r w:rsidRPr="002142C8">
        <w:rPr>
          <w:rFonts w:ascii="Times New Roman" w:hAnsi="Times New Roman" w:cs="Times New Roman"/>
          <w:rPrChange w:id="2828" w:author="ghj" w:date="2018-05-25T14:12:00Z">
            <w:rPr>
              <w:rFonts w:ascii="Times New Roman" w:hAnsi="Times New Roman" w:cs="Times New Roman" w:hint="eastAsia"/>
            </w:rPr>
          </w:rPrChange>
        </w:rPr>
        <w:t>删除语句。删除不能恢复。</w:t>
      </w:r>
    </w:p>
    <w:p w:rsidR="00F7491D" w:rsidRPr="002142C8" w:rsidRDefault="00F7491D" w:rsidP="00F7491D">
      <w:pPr>
        <w:pStyle w:val="HTML"/>
        <w:shd w:val="clear" w:color="auto" w:fill="FFFFFF"/>
        <w:ind w:firstLineChars="200" w:firstLine="480"/>
        <w:rPr>
          <w:rFonts w:ascii="Times New Roman" w:hAnsi="Times New Roman" w:cs="Times New Roman"/>
          <w:rPrChange w:id="2829" w:author="ghj" w:date="2018-05-25T14:12:00Z">
            <w:rPr>
              <w:rFonts w:ascii="Times New Roman" w:hAnsi="Times New Roman" w:cs="Times New Roman"/>
            </w:rPr>
          </w:rPrChange>
        </w:rPr>
      </w:pPr>
      <w:r w:rsidRPr="002142C8">
        <w:rPr>
          <w:rFonts w:ascii="Times New Roman" w:hAnsi="Times New Roman" w:cs="Times New Roman"/>
          <w:rPrChange w:id="2830" w:author="ghj" w:date="2018-05-25T14:12:00Z">
            <w:rPr>
              <w:rFonts w:ascii="Times New Roman" w:hAnsi="Times New Roman" w:cs="Times New Roman" w:hint="eastAsia"/>
            </w:rPr>
          </w:rPrChange>
        </w:rPr>
        <w:t>点击命名时，弹出输入框，如图</w:t>
      </w:r>
      <w:r w:rsidRPr="002142C8">
        <w:rPr>
          <w:rFonts w:ascii="Times New Roman" w:hAnsi="Times New Roman" w:cs="Times New Roman"/>
          <w:rPrChange w:id="2831" w:author="ghj" w:date="2018-05-25T14:12:00Z">
            <w:rPr>
              <w:rFonts w:ascii="Times New Roman" w:hAnsi="Times New Roman" w:cs="Times New Roman" w:hint="eastAsia"/>
            </w:rPr>
          </w:rPrChange>
        </w:rPr>
        <w:t>5</w:t>
      </w:r>
      <w:r w:rsidRPr="002142C8">
        <w:rPr>
          <w:rFonts w:ascii="Times New Roman" w:hAnsi="Times New Roman" w:cs="Times New Roman"/>
          <w:rPrChange w:id="2832" w:author="ghj" w:date="2018-05-25T14:12:00Z">
            <w:rPr>
              <w:rFonts w:ascii="Times New Roman" w:hAnsi="Times New Roman" w:cs="Times New Roman"/>
            </w:rPr>
          </w:rPrChange>
        </w:rPr>
        <w:t>.1</w:t>
      </w:r>
      <w:r w:rsidR="000F3A2A" w:rsidRPr="002142C8">
        <w:rPr>
          <w:rFonts w:ascii="Times New Roman" w:hAnsi="Times New Roman" w:cs="Times New Roman"/>
          <w:rPrChange w:id="2833" w:author="ghj" w:date="2018-05-25T14:12:00Z">
            <w:rPr>
              <w:rFonts w:ascii="Times New Roman" w:hAnsi="Times New Roman" w:cs="Times New Roman" w:hint="eastAsia"/>
            </w:rPr>
          </w:rPrChange>
        </w:rPr>
        <w:t>4</w:t>
      </w:r>
      <w:r w:rsidR="000F3A2A" w:rsidRPr="002142C8">
        <w:rPr>
          <w:rFonts w:ascii="Times New Roman" w:hAnsi="Times New Roman" w:cs="Times New Roman"/>
          <w:rPrChange w:id="2834" w:author="ghj" w:date="2018-05-25T14:12:00Z">
            <w:rPr>
              <w:rFonts w:ascii="Times New Roman" w:hAnsi="Times New Roman" w:cs="Times New Roman" w:hint="eastAsia"/>
            </w:rPr>
          </w:rPrChange>
        </w:rPr>
        <w:t>所示：</w:t>
      </w:r>
    </w:p>
    <w:p w:rsidR="00F7491D" w:rsidRPr="002142C8" w:rsidRDefault="00F7491D" w:rsidP="00F7491D">
      <w:pPr>
        <w:pStyle w:val="HTML"/>
        <w:shd w:val="clear" w:color="auto" w:fill="FFFFFF"/>
        <w:jc w:val="center"/>
        <w:rPr>
          <w:rFonts w:ascii="Times New Roman" w:hAnsi="Times New Roman" w:cs="Times New Roman"/>
          <w:rPrChange w:id="2835" w:author="ghj" w:date="2018-05-25T14:12:00Z">
            <w:rPr>
              <w:rFonts w:ascii="Times New Roman" w:hAnsi="Times New Roman" w:cs="Times New Roman"/>
            </w:rPr>
          </w:rPrChange>
        </w:rPr>
      </w:pPr>
      <w:r w:rsidRPr="002142C8">
        <w:rPr>
          <w:rFonts w:ascii="Times New Roman" w:hAnsi="Times New Roman" w:cs="Times New Roman"/>
          <w:noProof/>
          <w:rPrChange w:id="2836" w:author="ghj" w:date="2018-05-25T14:12:00Z">
            <w:rPr>
              <w:noProof/>
            </w:rPr>
          </w:rPrChange>
        </w:rPr>
        <w:drawing>
          <wp:inline distT="0" distB="0" distL="0" distR="0">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41233" cy="1507847"/>
                    </a:xfrm>
                    <a:prstGeom prst="rect">
                      <a:avLst/>
                    </a:prstGeom>
                  </pic:spPr>
                </pic:pic>
              </a:graphicData>
            </a:graphic>
          </wp:inline>
        </w:drawing>
      </w:r>
    </w:p>
    <w:p w:rsidR="00F7491D" w:rsidRPr="002142C8" w:rsidRDefault="00F7491D" w:rsidP="00F7491D">
      <w:pPr>
        <w:pStyle w:val="HTML"/>
        <w:shd w:val="clear" w:color="auto" w:fill="FFFFFF"/>
        <w:jc w:val="center"/>
        <w:rPr>
          <w:rFonts w:ascii="Times New Roman" w:hAnsi="Times New Roman" w:cs="Times New Roman"/>
          <w:rPrChange w:id="2837" w:author="ghj" w:date="2018-05-25T14:12:00Z">
            <w:rPr>
              <w:rFonts w:ascii="Times New Roman" w:hAnsi="Times New Roman" w:cs="Times New Roman"/>
            </w:rPr>
          </w:rPrChange>
        </w:rPr>
      </w:pPr>
    </w:p>
    <w:p w:rsidR="00F7491D" w:rsidRPr="002142C8" w:rsidRDefault="00F7491D" w:rsidP="002700CC">
      <w:pPr>
        <w:jc w:val="center"/>
        <w:rPr>
          <w:rFonts w:ascii="Times New Roman" w:eastAsia="黑体" w:hAnsi="Times New Roman" w:cs="Times New Roman"/>
          <w:b/>
          <w:szCs w:val="21"/>
          <w:rPrChange w:id="2838"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839"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840" w:author="ghj" w:date="2018-05-25T14:12:00Z">
            <w:rPr>
              <w:rFonts w:ascii="黑体" w:eastAsia="黑体" w:hAnsi="黑体" w:cs="Times New Roman"/>
              <w:b/>
              <w:szCs w:val="21"/>
            </w:rPr>
          </w:rPrChange>
        </w:rPr>
        <w:t>5.1</w:t>
      </w:r>
      <w:r w:rsidR="000F3A2A" w:rsidRPr="002142C8">
        <w:rPr>
          <w:rFonts w:ascii="Times New Roman" w:eastAsia="黑体" w:hAnsi="Times New Roman" w:cs="Times New Roman"/>
          <w:b/>
          <w:szCs w:val="21"/>
          <w:rPrChange w:id="2841" w:author="ghj" w:date="2018-05-25T14:12:00Z">
            <w:rPr>
              <w:rFonts w:ascii="黑体" w:eastAsia="黑体" w:hAnsi="黑体" w:cs="Times New Roman" w:hint="eastAsia"/>
              <w:b/>
              <w:szCs w:val="21"/>
            </w:rPr>
          </w:rPrChange>
        </w:rPr>
        <w:t>4</w:t>
      </w:r>
      <w:r w:rsidRPr="002142C8">
        <w:rPr>
          <w:rFonts w:ascii="Times New Roman" w:eastAsia="黑体" w:hAnsi="Times New Roman" w:cs="Times New Roman"/>
          <w:b/>
          <w:szCs w:val="21"/>
          <w:rPrChange w:id="2842"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843" w:author="ghj" w:date="2018-05-25T14:12:00Z">
            <w:rPr>
              <w:rFonts w:ascii="黑体" w:eastAsia="黑体" w:hAnsi="黑体" w:cs="Times New Roman" w:hint="eastAsia"/>
              <w:b/>
              <w:szCs w:val="21"/>
            </w:rPr>
          </w:rPrChange>
        </w:rPr>
        <w:t>输入新的名字</w:t>
      </w:r>
    </w:p>
    <w:p w:rsidR="002700CC" w:rsidRPr="002142C8" w:rsidRDefault="00F7491D" w:rsidP="002700CC">
      <w:pPr>
        <w:pStyle w:val="HTML"/>
        <w:shd w:val="clear" w:color="auto" w:fill="FFFFFF"/>
        <w:ind w:firstLineChars="200" w:firstLine="480"/>
        <w:rPr>
          <w:rFonts w:ascii="Times New Roman" w:hAnsi="Times New Roman" w:cs="Times New Roman"/>
          <w:rPrChange w:id="2844" w:author="ghj" w:date="2018-05-25T14:12:00Z">
            <w:rPr>
              <w:rFonts w:ascii="Times New Roman" w:hAnsi="Times New Roman" w:cs="Times New Roman"/>
            </w:rPr>
          </w:rPrChange>
        </w:rPr>
      </w:pPr>
      <w:r w:rsidRPr="002142C8">
        <w:rPr>
          <w:rFonts w:ascii="Times New Roman" w:hAnsi="Times New Roman" w:cs="Times New Roman"/>
          <w:rPrChange w:id="2845" w:author="ghj" w:date="2018-05-25T14:12:00Z">
            <w:rPr>
              <w:rFonts w:ascii="Times New Roman" w:hAnsi="Times New Roman" w:cs="Times New Roman" w:hint="eastAsia"/>
            </w:rPr>
          </w:rPrChange>
        </w:rPr>
        <w:t>确定后，后台处理逻辑流程图如图</w:t>
      </w:r>
      <w:r w:rsidRPr="002142C8">
        <w:rPr>
          <w:rFonts w:ascii="Times New Roman" w:hAnsi="Times New Roman" w:cs="Times New Roman"/>
          <w:rPrChange w:id="2846" w:author="ghj" w:date="2018-05-25T14:12:00Z">
            <w:rPr>
              <w:rFonts w:ascii="Times New Roman" w:hAnsi="Times New Roman" w:cs="Times New Roman" w:hint="eastAsia"/>
            </w:rPr>
          </w:rPrChange>
        </w:rPr>
        <w:t>5</w:t>
      </w:r>
      <w:r w:rsidRPr="002142C8">
        <w:rPr>
          <w:rFonts w:ascii="Times New Roman" w:hAnsi="Times New Roman" w:cs="Times New Roman"/>
          <w:rPrChange w:id="2847" w:author="ghj" w:date="2018-05-25T14:12:00Z">
            <w:rPr>
              <w:rFonts w:ascii="Times New Roman" w:hAnsi="Times New Roman" w:cs="Times New Roman"/>
            </w:rPr>
          </w:rPrChange>
        </w:rPr>
        <w:t>.1</w:t>
      </w:r>
      <w:r w:rsidR="000F3A2A" w:rsidRPr="002142C8">
        <w:rPr>
          <w:rFonts w:ascii="Times New Roman" w:hAnsi="Times New Roman" w:cs="Times New Roman"/>
          <w:rPrChange w:id="2848" w:author="ghj" w:date="2018-05-25T14:12:00Z">
            <w:rPr>
              <w:rFonts w:ascii="Times New Roman" w:hAnsi="Times New Roman" w:cs="Times New Roman" w:hint="eastAsia"/>
            </w:rPr>
          </w:rPrChange>
        </w:rPr>
        <w:t>5</w:t>
      </w:r>
      <w:r w:rsidRPr="002142C8">
        <w:rPr>
          <w:rFonts w:ascii="Times New Roman" w:hAnsi="Times New Roman" w:cs="Times New Roman"/>
          <w:rPrChange w:id="2849" w:author="ghj" w:date="2018-05-25T14:12:00Z">
            <w:rPr>
              <w:rFonts w:ascii="Times New Roman" w:hAnsi="Times New Roman" w:cs="Times New Roman" w:hint="eastAsia"/>
            </w:rPr>
          </w:rPrChange>
        </w:rPr>
        <w:t>所示。</w:t>
      </w:r>
    </w:p>
    <w:p w:rsidR="007674CB" w:rsidRPr="002142C8" w:rsidRDefault="002700CC" w:rsidP="002700CC">
      <w:pPr>
        <w:pStyle w:val="HTML"/>
        <w:shd w:val="clear" w:color="auto" w:fill="FFFFFF"/>
        <w:jc w:val="center"/>
        <w:rPr>
          <w:rFonts w:ascii="Times New Roman" w:hAnsi="Times New Roman" w:cs="Times New Roman"/>
          <w:rPrChange w:id="2850" w:author="ghj" w:date="2018-05-25T14:12:00Z">
            <w:rPr>
              <w:rFonts w:ascii="Times New Roman" w:hAnsi="Times New Roman" w:cs="Times New Roman"/>
            </w:rPr>
          </w:rPrChange>
        </w:rPr>
      </w:pPr>
      <w:r w:rsidRPr="002142C8">
        <w:rPr>
          <w:rFonts w:ascii="Times New Roman" w:hAnsi="Times New Roman" w:cs="Times New Roman"/>
          <w:noProof/>
          <w:rPrChange w:id="2851" w:author="ghj" w:date="2018-05-25T14:12:00Z">
            <w:rPr>
              <w:noProof/>
            </w:rPr>
          </w:rPrChange>
        </w:rPr>
        <w:drawing>
          <wp:inline distT="0" distB="0" distL="0" distR="0">
            <wp:extent cx="4588510" cy="134793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01821" cy="1351847"/>
                    </a:xfrm>
                    <a:prstGeom prst="rect">
                      <a:avLst/>
                    </a:prstGeom>
                  </pic:spPr>
                </pic:pic>
              </a:graphicData>
            </a:graphic>
          </wp:inline>
        </w:drawing>
      </w:r>
    </w:p>
    <w:p w:rsidR="002700CC" w:rsidRPr="002142C8" w:rsidRDefault="002700CC" w:rsidP="002700CC">
      <w:pPr>
        <w:jc w:val="center"/>
        <w:rPr>
          <w:rFonts w:ascii="Times New Roman" w:eastAsia="黑体" w:hAnsi="Times New Roman" w:cs="Times New Roman"/>
          <w:b/>
          <w:szCs w:val="21"/>
          <w:rPrChange w:id="2852"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853"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854" w:author="ghj" w:date="2018-05-25T14:12:00Z">
            <w:rPr>
              <w:rFonts w:ascii="黑体" w:eastAsia="黑体" w:hAnsi="黑体" w:cs="Times New Roman"/>
              <w:b/>
              <w:szCs w:val="21"/>
            </w:rPr>
          </w:rPrChange>
        </w:rPr>
        <w:t>5.1</w:t>
      </w:r>
      <w:r w:rsidR="000F3A2A" w:rsidRPr="002142C8">
        <w:rPr>
          <w:rFonts w:ascii="Times New Roman" w:eastAsia="黑体" w:hAnsi="Times New Roman" w:cs="Times New Roman"/>
          <w:b/>
          <w:szCs w:val="21"/>
          <w:rPrChange w:id="2855" w:author="ghj" w:date="2018-05-25T14:12:00Z">
            <w:rPr>
              <w:rFonts w:ascii="黑体" w:eastAsia="黑体" w:hAnsi="黑体" w:cs="Times New Roman" w:hint="eastAsia"/>
              <w:b/>
              <w:szCs w:val="21"/>
            </w:rPr>
          </w:rPrChange>
        </w:rPr>
        <w:t>5</w:t>
      </w:r>
      <w:r w:rsidRPr="002142C8">
        <w:rPr>
          <w:rFonts w:ascii="Times New Roman" w:eastAsia="黑体" w:hAnsi="Times New Roman" w:cs="Times New Roman"/>
          <w:b/>
          <w:szCs w:val="21"/>
          <w:rPrChange w:id="2856"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857" w:author="ghj" w:date="2018-05-25T14:12:00Z">
            <w:rPr>
              <w:rFonts w:ascii="黑体" w:eastAsia="黑体" w:hAnsi="黑体" w:cs="Times New Roman" w:hint="eastAsia"/>
              <w:b/>
              <w:szCs w:val="21"/>
            </w:rPr>
          </w:rPrChange>
        </w:rPr>
        <w:t>重命名</w:t>
      </w:r>
      <w:r w:rsidR="00324FA9" w:rsidRPr="002142C8">
        <w:rPr>
          <w:rFonts w:ascii="Times New Roman" w:eastAsia="黑体" w:hAnsi="Times New Roman" w:cs="Times New Roman"/>
          <w:b/>
          <w:szCs w:val="21"/>
          <w:rPrChange w:id="2858" w:author="ghj" w:date="2018-05-25T14:12:00Z">
            <w:rPr>
              <w:rFonts w:ascii="黑体" w:eastAsia="黑体" w:hAnsi="黑体" w:cs="Times New Roman" w:hint="eastAsia"/>
              <w:b/>
              <w:szCs w:val="21"/>
            </w:rPr>
          </w:rPrChange>
        </w:rPr>
        <w:t>的</w:t>
      </w:r>
      <w:r w:rsidRPr="002142C8">
        <w:rPr>
          <w:rFonts w:ascii="Times New Roman" w:eastAsia="黑体" w:hAnsi="Times New Roman" w:cs="Times New Roman"/>
          <w:b/>
          <w:szCs w:val="21"/>
          <w:rPrChange w:id="2859" w:author="ghj" w:date="2018-05-25T14:12:00Z">
            <w:rPr>
              <w:rFonts w:ascii="黑体" w:eastAsia="黑体" w:hAnsi="黑体" w:cs="Times New Roman" w:hint="eastAsia"/>
              <w:b/>
              <w:szCs w:val="21"/>
            </w:rPr>
          </w:rPrChange>
        </w:rPr>
        <w:t>逻辑</w:t>
      </w:r>
      <w:r w:rsidR="00324FA9" w:rsidRPr="002142C8">
        <w:rPr>
          <w:rFonts w:ascii="Times New Roman" w:eastAsia="黑体" w:hAnsi="Times New Roman" w:cs="Times New Roman"/>
          <w:b/>
          <w:szCs w:val="21"/>
          <w:rPrChange w:id="2860" w:author="ghj" w:date="2018-05-25T14:12:00Z">
            <w:rPr>
              <w:rFonts w:ascii="黑体" w:eastAsia="黑体" w:hAnsi="黑体" w:cs="Times New Roman" w:hint="eastAsia"/>
              <w:b/>
              <w:szCs w:val="21"/>
            </w:rPr>
          </w:rPrChange>
        </w:rPr>
        <w:t>处理</w:t>
      </w:r>
    </w:p>
    <w:p w:rsidR="002700CC" w:rsidRPr="002142C8" w:rsidRDefault="002700CC" w:rsidP="002700CC">
      <w:pPr>
        <w:pStyle w:val="HTML"/>
        <w:shd w:val="clear" w:color="auto" w:fill="FFFFFF"/>
        <w:ind w:firstLineChars="200" w:firstLine="480"/>
        <w:rPr>
          <w:rFonts w:ascii="Times New Roman" w:hAnsi="Times New Roman" w:cs="Times New Roman"/>
          <w:rPrChange w:id="2861" w:author="ghj" w:date="2018-05-25T14:12:00Z">
            <w:rPr>
              <w:rFonts w:ascii="Times New Roman" w:hAnsi="Times New Roman" w:cs="Times New Roman"/>
            </w:rPr>
          </w:rPrChange>
        </w:rPr>
      </w:pPr>
      <w:r w:rsidRPr="002142C8">
        <w:rPr>
          <w:rFonts w:ascii="Times New Roman" w:hAnsi="Times New Roman" w:cs="Times New Roman"/>
          <w:rPrChange w:id="2862" w:author="ghj" w:date="2018-05-25T14:12:00Z">
            <w:rPr>
              <w:rFonts w:ascii="Times New Roman" w:hAnsi="Times New Roman" w:cs="Times New Roman" w:hint="eastAsia"/>
            </w:rPr>
          </w:rPrChange>
        </w:rPr>
        <w:lastRenderedPageBreak/>
        <w:t>重命名逻辑判定同名设备是不行的（基于一种智能</w:t>
      </w:r>
      <w:r w:rsidRPr="002142C8">
        <w:rPr>
          <w:rFonts w:ascii="Times New Roman" w:hAnsi="Times New Roman" w:cs="Times New Roman"/>
          <w:color w:val="FF0000"/>
          <w:rPrChange w:id="2863" w:author="ghj" w:date="2018-05-25T14:12:00Z">
            <w:rPr>
              <w:rFonts w:ascii="Times New Roman" w:hAnsi="Times New Roman" w:cs="Times New Roman" w:hint="eastAsia"/>
            </w:rPr>
          </w:rPrChange>
        </w:rPr>
        <w:t>家居想法</w:t>
      </w:r>
      <w:r w:rsidRPr="002142C8">
        <w:rPr>
          <w:rFonts w:ascii="Times New Roman" w:hAnsi="Times New Roman" w:cs="Times New Roman"/>
          <w:rPrChange w:id="2864" w:author="ghj" w:date="2018-05-25T14:12:00Z">
            <w:rPr>
              <w:rFonts w:ascii="Times New Roman" w:hAnsi="Times New Roman" w:cs="Times New Roman" w:hint="eastAsia"/>
            </w:rPr>
          </w:rPrChange>
        </w:rPr>
        <w:t>，一个家庭里面可以做到为每一个自己学习的设备起一个不同的名字）</w:t>
      </w:r>
      <w:r w:rsidR="00EC4B48" w:rsidRPr="002142C8">
        <w:rPr>
          <w:rFonts w:ascii="Times New Roman" w:hAnsi="Times New Roman" w:cs="Times New Roman"/>
          <w:rPrChange w:id="2865" w:author="ghj" w:date="2018-05-25T14:12:00Z">
            <w:rPr>
              <w:rFonts w:ascii="Times New Roman" w:hAnsi="Times New Roman" w:cs="Times New Roman" w:hint="eastAsia"/>
            </w:rPr>
          </w:rPrChange>
        </w:rPr>
        <w:t>，命名成功后，将刷新本页面，同时该设备不再在该页面中，会</w:t>
      </w:r>
      <w:r w:rsidRPr="002142C8">
        <w:rPr>
          <w:rFonts w:ascii="Times New Roman" w:hAnsi="Times New Roman" w:cs="Times New Roman"/>
          <w:rPrChange w:id="2866" w:author="ghj" w:date="2018-05-25T14:12:00Z">
            <w:rPr>
              <w:rFonts w:ascii="Times New Roman" w:hAnsi="Times New Roman" w:cs="Times New Roman" w:hint="eastAsia"/>
            </w:rPr>
          </w:rPrChange>
        </w:rPr>
        <w:t>出现在我的家电页面中</w:t>
      </w:r>
      <w:r w:rsidR="00EC4B48" w:rsidRPr="002142C8">
        <w:rPr>
          <w:rFonts w:ascii="Times New Roman" w:hAnsi="Times New Roman" w:cs="Times New Roman"/>
          <w:rPrChange w:id="2867" w:author="ghj" w:date="2018-05-25T14:12:00Z">
            <w:rPr>
              <w:rFonts w:ascii="Times New Roman" w:hAnsi="Times New Roman" w:cs="Times New Roman" w:hint="eastAsia"/>
            </w:rPr>
          </w:rPrChange>
        </w:rPr>
        <w:t>。</w:t>
      </w:r>
    </w:p>
    <w:p w:rsidR="00EC4B48" w:rsidRPr="002142C8" w:rsidRDefault="00EC4B48" w:rsidP="003927AD">
      <w:pPr>
        <w:pStyle w:val="2"/>
        <w:spacing w:before="60" w:afterLines="50" w:after="156" w:line="240" w:lineRule="auto"/>
        <w:jc w:val="left"/>
        <w:rPr>
          <w:rFonts w:ascii="Times New Roman" w:eastAsia="宋体" w:hAnsi="Times New Roman" w:cs="Times New Roman"/>
          <w:sz w:val="28"/>
          <w:szCs w:val="28"/>
          <w:rPrChange w:id="2868"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2869" w:author="ghj" w:date="2018-05-25T14:12:00Z">
            <w:rPr>
              <w:rFonts w:ascii="宋体" w:eastAsia="宋体" w:hAnsi="宋体"/>
              <w:sz w:val="28"/>
              <w:szCs w:val="28"/>
            </w:rPr>
          </w:rPrChange>
        </w:rPr>
        <w:t xml:space="preserve">5.5 </w:t>
      </w:r>
      <w:r w:rsidRPr="002142C8">
        <w:rPr>
          <w:rFonts w:ascii="Times New Roman" w:eastAsia="宋体" w:hAnsi="Times New Roman" w:cs="Times New Roman"/>
          <w:sz w:val="28"/>
          <w:szCs w:val="28"/>
          <w:rPrChange w:id="2870" w:author="ghj" w:date="2018-05-25T14:12:00Z">
            <w:rPr>
              <w:rFonts w:ascii="宋体" w:eastAsia="宋体" w:hAnsi="宋体" w:hint="eastAsia"/>
              <w:sz w:val="28"/>
              <w:szCs w:val="28"/>
            </w:rPr>
          </w:rPrChange>
        </w:rPr>
        <w:t>我的家电</w:t>
      </w:r>
    </w:p>
    <w:p w:rsidR="00EC4B48" w:rsidRPr="002142C8" w:rsidRDefault="00EC4B48" w:rsidP="00EC4B48">
      <w:pPr>
        <w:pStyle w:val="HTML"/>
        <w:shd w:val="clear" w:color="auto" w:fill="FFFFFF"/>
        <w:ind w:firstLineChars="200" w:firstLine="480"/>
        <w:rPr>
          <w:rFonts w:ascii="Times New Roman" w:hAnsi="Times New Roman" w:cs="Times New Roman"/>
          <w:rPrChange w:id="2871" w:author="ghj" w:date="2018-05-25T14:12:00Z">
            <w:rPr>
              <w:rFonts w:ascii="Times New Roman" w:hAnsi="Times New Roman" w:cs="Times New Roman"/>
            </w:rPr>
          </w:rPrChange>
        </w:rPr>
      </w:pPr>
      <w:r w:rsidRPr="002142C8">
        <w:rPr>
          <w:rFonts w:ascii="Times New Roman" w:hAnsi="Times New Roman" w:cs="Times New Roman"/>
          <w:rPrChange w:id="2872" w:author="ghj" w:date="2018-05-25T14:12:00Z">
            <w:rPr>
              <w:rFonts w:ascii="Times New Roman" w:hAnsi="Times New Roman" w:cs="Times New Roman" w:hint="eastAsia"/>
            </w:rPr>
          </w:rPrChange>
        </w:rPr>
        <w:t>我的家电页面展示了所</w:t>
      </w:r>
      <w:r w:rsidRPr="002142C8">
        <w:rPr>
          <w:rFonts w:ascii="Times New Roman" w:hAnsi="Times New Roman" w:cs="Times New Roman"/>
          <w:color w:val="FF0000"/>
          <w:rPrChange w:id="2873" w:author="ghj" w:date="2018-05-25T14:12:00Z">
            <w:rPr>
              <w:rFonts w:ascii="Times New Roman" w:hAnsi="Times New Roman" w:cs="Times New Roman" w:hint="eastAsia"/>
            </w:rPr>
          </w:rPrChange>
        </w:rPr>
        <w:t>有学习好了并且命名好了的家电信息</w:t>
      </w:r>
      <w:r w:rsidRPr="002142C8">
        <w:rPr>
          <w:rFonts w:ascii="Times New Roman" w:hAnsi="Times New Roman" w:cs="Times New Roman"/>
          <w:rPrChange w:id="2874" w:author="ghj" w:date="2018-05-25T14:12:00Z">
            <w:rPr>
              <w:rFonts w:ascii="Times New Roman" w:hAnsi="Times New Roman" w:cs="Times New Roman" w:hint="eastAsia"/>
            </w:rPr>
          </w:rPrChange>
        </w:rPr>
        <w:t>，在前端的设计只显示了序号、自己命名的名字、创建时间、类型以及操作列。</w:t>
      </w:r>
      <w:r w:rsidR="004B7259" w:rsidRPr="002142C8">
        <w:rPr>
          <w:rFonts w:ascii="Times New Roman" w:hAnsi="Times New Roman" w:cs="Times New Roman"/>
          <w:rPrChange w:id="2875" w:author="ghj" w:date="2018-05-25T14:12:00Z">
            <w:rPr>
              <w:rFonts w:ascii="Times New Roman" w:hAnsi="Times New Roman" w:cs="Times New Roman" w:hint="eastAsia"/>
            </w:rPr>
          </w:rPrChange>
        </w:rPr>
        <w:t>家电</w:t>
      </w:r>
      <w:r w:rsidRPr="002142C8">
        <w:rPr>
          <w:rFonts w:ascii="Times New Roman" w:hAnsi="Times New Roman" w:cs="Times New Roman"/>
          <w:rPrChange w:id="2876" w:author="ghj" w:date="2018-05-25T14:12:00Z">
            <w:rPr>
              <w:rFonts w:ascii="Times New Roman" w:hAnsi="Times New Roman" w:cs="Times New Roman" w:hint="eastAsia"/>
            </w:rPr>
          </w:rPrChange>
        </w:rPr>
        <w:t>信息的获取和</w:t>
      </w:r>
      <w:r w:rsidR="004B7259" w:rsidRPr="002142C8">
        <w:rPr>
          <w:rFonts w:ascii="Times New Roman" w:hAnsi="Times New Roman" w:cs="Times New Roman"/>
          <w:rPrChange w:id="2877" w:author="ghj" w:date="2018-05-25T14:12:00Z">
            <w:rPr>
              <w:rFonts w:ascii="Times New Roman" w:hAnsi="Times New Roman" w:cs="Times New Roman" w:hint="eastAsia"/>
            </w:rPr>
          </w:rPrChange>
        </w:rPr>
        <w:t>上文中</w:t>
      </w:r>
      <w:r w:rsidRPr="002142C8">
        <w:rPr>
          <w:rFonts w:ascii="Times New Roman" w:hAnsi="Times New Roman" w:cs="Times New Roman"/>
          <w:rPrChange w:id="2878" w:author="ghj" w:date="2018-05-25T14:12:00Z">
            <w:rPr>
              <w:rFonts w:ascii="Times New Roman" w:hAnsi="Times New Roman" w:cs="Times New Roman" w:hint="eastAsia"/>
            </w:rPr>
          </w:rPrChange>
        </w:rPr>
        <w:t>未命名设备信息的获取原理</w:t>
      </w:r>
      <w:r w:rsidR="004B7259" w:rsidRPr="002142C8">
        <w:rPr>
          <w:rFonts w:ascii="Times New Roman" w:hAnsi="Times New Roman" w:cs="Times New Roman"/>
          <w:rPrChange w:id="2879" w:author="ghj" w:date="2018-05-25T14:12:00Z">
            <w:rPr>
              <w:rFonts w:ascii="Times New Roman" w:hAnsi="Times New Roman" w:cs="Times New Roman" w:hint="eastAsia"/>
            </w:rPr>
          </w:rPrChange>
        </w:rPr>
        <w:t>是一样的</w:t>
      </w:r>
      <w:r w:rsidR="00102494" w:rsidRPr="002142C8">
        <w:rPr>
          <w:rFonts w:ascii="Times New Roman" w:hAnsi="Times New Roman" w:cs="Times New Roman"/>
          <w:rPrChange w:id="2880" w:author="ghj" w:date="2018-05-25T14:12:00Z">
            <w:rPr>
              <w:rFonts w:ascii="Times New Roman" w:hAnsi="Times New Roman" w:cs="Times New Roman" w:hint="eastAsia"/>
            </w:rPr>
          </w:rPrChange>
        </w:rPr>
        <w:t>。</w:t>
      </w:r>
    </w:p>
    <w:p w:rsidR="00102494" w:rsidRPr="002142C8" w:rsidRDefault="00102494" w:rsidP="00EC4B48">
      <w:pPr>
        <w:pStyle w:val="HTML"/>
        <w:shd w:val="clear" w:color="auto" w:fill="FFFFFF"/>
        <w:ind w:firstLineChars="200" w:firstLine="480"/>
        <w:rPr>
          <w:rFonts w:ascii="Times New Roman" w:hAnsi="Times New Roman" w:cs="Times New Roman"/>
          <w:rPrChange w:id="2881" w:author="ghj" w:date="2018-05-25T14:12:00Z">
            <w:rPr>
              <w:rFonts w:ascii="Times New Roman" w:hAnsi="Times New Roman" w:cs="Times New Roman"/>
            </w:rPr>
          </w:rPrChange>
        </w:rPr>
      </w:pPr>
      <w:r w:rsidRPr="002142C8">
        <w:rPr>
          <w:rFonts w:ascii="Times New Roman" w:hAnsi="Times New Roman" w:cs="Times New Roman"/>
          <w:rPrChange w:id="2882" w:author="ghj" w:date="2018-05-25T14:12:00Z">
            <w:rPr>
              <w:rFonts w:ascii="Times New Roman" w:hAnsi="Times New Roman" w:cs="Times New Roman" w:hint="eastAsia"/>
            </w:rPr>
          </w:rPrChange>
        </w:rPr>
        <w:t>操作</w:t>
      </w:r>
      <w:proofErr w:type="gramStart"/>
      <w:r w:rsidRPr="002142C8">
        <w:rPr>
          <w:rFonts w:ascii="Times New Roman" w:hAnsi="Times New Roman" w:cs="Times New Roman"/>
          <w:rPrChange w:id="2883" w:author="ghj" w:date="2018-05-25T14:12:00Z">
            <w:rPr>
              <w:rFonts w:ascii="Times New Roman" w:hAnsi="Times New Roman" w:cs="Times New Roman" w:hint="eastAsia"/>
            </w:rPr>
          </w:rPrChange>
        </w:rPr>
        <w:t>列同样</w:t>
      </w:r>
      <w:proofErr w:type="gramEnd"/>
      <w:r w:rsidRPr="002142C8">
        <w:rPr>
          <w:rFonts w:ascii="Times New Roman" w:hAnsi="Times New Roman" w:cs="Times New Roman"/>
          <w:rPrChange w:id="2884" w:author="ghj" w:date="2018-05-25T14:12:00Z">
            <w:rPr>
              <w:rFonts w:ascii="Times New Roman" w:hAnsi="Times New Roman" w:cs="Times New Roman" w:hint="eastAsia"/>
            </w:rPr>
          </w:rPrChange>
        </w:rPr>
        <w:t>有两个功能，一个是使用该设备，一个是删除该设备，删除逻辑和未命名设备的删除是同一个，所以系统设计的时候也只是设计了一个</w:t>
      </w:r>
      <w:r w:rsidRPr="002142C8">
        <w:rPr>
          <w:rFonts w:ascii="Times New Roman" w:hAnsi="Times New Roman" w:cs="Times New Roman"/>
          <w:rPrChange w:id="2885" w:author="ghj" w:date="2018-05-25T14:12:00Z">
            <w:rPr>
              <w:rFonts w:ascii="Times New Roman" w:hAnsi="Times New Roman" w:cs="Times New Roman" w:hint="eastAsia"/>
            </w:rPr>
          </w:rPrChange>
        </w:rPr>
        <w:t>API</w:t>
      </w:r>
      <w:r w:rsidRPr="002142C8">
        <w:rPr>
          <w:rFonts w:ascii="Times New Roman" w:hAnsi="Times New Roman" w:cs="Times New Roman"/>
          <w:rPrChange w:id="2886" w:author="ghj" w:date="2018-05-25T14:12:00Z">
            <w:rPr>
              <w:rFonts w:ascii="Times New Roman" w:hAnsi="Times New Roman" w:cs="Times New Roman" w:hint="eastAsia"/>
            </w:rPr>
          </w:rPrChange>
        </w:rPr>
        <w:t>，两个删除都是使用</w:t>
      </w:r>
      <w:r w:rsidRPr="002142C8">
        <w:rPr>
          <w:rFonts w:ascii="Times New Roman" w:hAnsi="Times New Roman" w:cs="Times New Roman"/>
          <w:rPrChange w:id="2887" w:author="ghj" w:date="2018-05-25T14:12:00Z">
            <w:rPr>
              <w:rFonts w:ascii="Times New Roman" w:hAnsi="Times New Roman" w:cs="Times New Roman" w:hint="eastAsia"/>
            </w:rPr>
          </w:rPrChange>
        </w:rPr>
        <w:t>ajax</w:t>
      </w:r>
      <w:r w:rsidRPr="002142C8">
        <w:rPr>
          <w:rFonts w:ascii="Times New Roman" w:hAnsi="Times New Roman" w:cs="Times New Roman"/>
          <w:rPrChange w:id="2888" w:author="ghj" w:date="2018-05-25T14:12:00Z">
            <w:rPr>
              <w:rFonts w:ascii="Times New Roman" w:hAnsi="Times New Roman" w:cs="Times New Roman" w:hint="eastAsia"/>
            </w:rPr>
          </w:rPrChange>
        </w:rPr>
        <w:t>请求同一个动作。</w:t>
      </w:r>
    </w:p>
    <w:p w:rsidR="00102494" w:rsidRPr="002142C8" w:rsidRDefault="00102494" w:rsidP="00EC4B48">
      <w:pPr>
        <w:pStyle w:val="HTML"/>
        <w:shd w:val="clear" w:color="auto" w:fill="FFFFFF"/>
        <w:ind w:firstLineChars="200" w:firstLine="480"/>
        <w:rPr>
          <w:rFonts w:ascii="Times New Roman" w:hAnsi="Times New Roman" w:cs="Times New Roman"/>
          <w:rPrChange w:id="2889" w:author="ghj" w:date="2018-05-25T14:12:00Z">
            <w:rPr>
              <w:rFonts w:ascii="Times New Roman" w:hAnsi="Times New Roman" w:cs="Times New Roman"/>
            </w:rPr>
          </w:rPrChange>
        </w:rPr>
      </w:pPr>
      <w:r w:rsidRPr="002142C8">
        <w:rPr>
          <w:rFonts w:ascii="Times New Roman" w:hAnsi="Times New Roman" w:cs="Times New Roman"/>
          <w:rPrChange w:id="2890" w:author="ghj" w:date="2018-05-25T14:12:00Z">
            <w:rPr>
              <w:rFonts w:ascii="Times New Roman" w:hAnsi="Times New Roman" w:cs="Times New Roman" w:hint="eastAsia"/>
            </w:rPr>
          </w:rPrChange>
        </w:rPr>
        <w:t>整个远程遥控系统的</w:t>
      </w:r>
      <w:r w:rsidR="004B7259" w:rsidRPr="002142C8">
        <w:rPr>
          <w:rFonts w:ascii="Times New Roman" w:hAnsi="Times New Roman" w:cs="Times New Roman"/>
          <w:rPrChange w:id="2891" w:author="ghj" w:date="2018-05-25T14:12:00Z">
            <w:rPr>
              <w:rFonts w:ascii="Times New Roman" w:hAnsi="Times New Roman" w:cs="Times New Roman" w:hint="eastAsia"/>
            </w:rPr>
          </w:rPrChange>
        </w:rPr>
        <w:t>中心</w:t>
      </w:r>
      <w:r w:rsidRPr="002142C8">
        <w:rPr>
          <w:rFonts w:ascii="Times New Roman" w:hAnsi="Times New Roman" w:cs="Times New Roman"/>
          <w:rPrChange w:id="2892" w:author="ghj" w:date="2018-05-25T14:12:00Z">
            <w:rPr>
              <w:rFonts w:ascii="Times New Roman" w:hAnsi="Times New Roman" w:cs="Times New Roman" w:hint="eastAsia"/>
            </w:rPr>
          </w:rPrChange>
        </w:rPr>
        <w:t>在于</w:t>
      </w:r>
      <w:r w:rsidR="004B7259" w:rsidRPr="002142C8">
        <w:rPr>
          <w:rFonts w:ascii="Times New Roman" w:hAnsi="Times New Roman" w:cs="Times New Roman"/>
          <w:rPrChange w:id="2893" w:author="ghj" w:date="2018-05-25T14:12:00Z">
            <w:rPr>
              <w:rFonts w:ascii="Times New Roman" w:hAnsi="Times New Roman" w:cs="Times New Roman" w:hint="eastAsia"/>
            </w:rPr>
          </w:rPrChange>
        </w:rPr>
        <w:t>点击了</w:t>
      </w:r>
      <w:r w:rsidRPr="002142C8">
        <w:rPr>
          <w:rFonts w:ascii="Times New Roman" w:hAnsi="Times New Roman" w:cs="Times New Roman"/>
          <w:rPrChange w:id="2894" w:author="ghj" w:date="2018-05-25T14:12:00Z">
            <w:rPr>
              <w:rFonts w:ascii="Times New Roman" w:hAnsi="Times New Roman" w:cs="Times New Roman" w:hint="eastAsia"/>
            </w:rPr>
          </w:rPrChange>
        </w:rPr>
        <w:t>使用设备。本课题设计了一个</w:t>
      </w:r>
      <w:proofErr w:type="gramStart"/>
      <w:r w:rsidRPr="002142C8">
        <w:rPr>
          <w:rFonts w:ascii="Times New Roman" w:hAnsi="Times New Roman" w:cs="Times New Roman"/>
          <w:rPrChange w:id="2895" w:author="ghj" w:date="2018-05-25T14:12:00Z">
            <w:rPr>
              <w:rFonts w:ascii="Times New Roman" w:hAnsi="Times New Roman" w:cs="Times New Roman" w:hint="eastAsia"/>
            </w:rPr>
          </w:rPrChange>
        </w:rPr>
        <w:t>网页版</w:t>
      </w:r>
      <w:proofErr w:type="gramEnd"/>
      <w:r w:rsidRPr="002142C8">
        <w:rPr>
          <w:rFonts w:ascii="Times New Roman" w:hAnsi="Times New Roman" w:cs="Times New Roman"/>
          <w:rPrChange w:id="2896" w:author="ghj" w:date="2018-05-25T14:12:00Z">
            <w:rPr>
              <w:rFonts w:ascii="Times New Roman" w:hAnsi="Times New Roman" w:cs="Times New Roman" w:hint="eastAsia"/>
            </w:rPr>
          </w:rPrChange>
        </w:rPr>
        <w:t>的虚拟遥控器，如图</w:t>
      </w:r>
      <w:r w:rsidRPr="002142C8">
        <w:rPr>
          <w:rFonts w:ascii="Times New Roman" w:hAnsi="Times New Roman" w:cs="Times New Roman"/>
          <w:rPrChange w:id="2897" w:author="ghj" w:date="2018-05-25T14:12:00Z">
            <w:rPr>
              <w:rFonts w:ascii="Times New Roman" w:hAnsi="Times New Roman" w:cs="Times New Roman" w:hint="eastAsia"/>
            </w:rPr>
          </w:rPrChange>
        </w:rPr>
        <w:t>5</w:t>
      </w:r>
      <w:r w:rsidR="00B77AF7" w:rsidRPr="002142C8">
        <w:rPr>
          <w:rFonts w:ascii="Times New Roman" w:hAnsi="Times New Roman" w:cs="Times New Roman"/>
          <w:rPrChange w:id="2898" w:author="ghj" w:date="2018-05-25T14:12:00Z">
            <w:rPr>
              <w:rFonts w:ascii="Times New Roman" w:hAnsi="Times New Roman" w:cs="Times New Roman"/>
            </w:rPr>
          </w:rPrChange>
        </w:rPr>
        <w:t>.1</w:t>
      </w:r>
      <w:r w:rsidR="009A5E2B" w:rsidRPr="002142C8">
        <w:rPr>
          <w:rFonts w:ascii="Times New Roman" w:hAnsi="Times New Roman" w:cs="Times New Roman"/>
          <w:rPrChange w:id="2899" w:author="ghj" w:date="2018-05-25T14:12:00Z">
            <w:rPr>
              <w:rFonts w:ascii="Times New Roman" w:hAnsi="Times New Roman" w:cs="Times New Roman" w:hint="eastAsia"/>
            </w:rPr>
          </w:rPrChange>
        </w:rPr>
        <w:t>6</w:t>
      </w:r>
      <w:r w:rsidRPr="002142C8">
        <w:rPr>
          <w:rFonts w:ascii="Times New Roman" w:hAnsi="Times New Roman" w:cs="Times New Roman"/>
          <w:rPrChange w:id="2900" w:author="ghj" w:date="2018-05-25T14:12:00Z">
            <w:rPr>
              <w:rFonts w:ascii="Times New Roman" w:hAnsi="Times New Roman" w:cs="Times New Roman" w:hint="eastAsia"/>
            </w:rPr>
          </w:rPrChange>
        </w:rPr>
        <w:t>所示，当使用者点击使用按钮时，则会进入虚拟按键界面。这个按键的所有按键都是与</w:t>
      </w:r>
      <w:r w:rsidR="00C93FA2" w:rsidRPr="002142C8">
        <w:rPr>
          <w:rFonts w:ascii="Times New Roman" w:hAnsi="Times New Roman" w:cs="Times New Roman"/>
          <w:rPrChange w:id="2901" w:author="ghj" w:date="2018-05-25T14:12:00Z">
            <w:rPr>
              <w:rFonts w:ascii="Times New Roman" w:hAnsi="Times New Roman" w:cs="Times New Roman" w:hint="eastAsia"/>
            </w:rPr>
          </w:rPrChange>
        </w:rPr>
        <w:t>硬件中的两个</w:t>
      </w:r>
      <w:r w:rsidR="00C93FA2" w:rsidRPr="002142C8">
        <w:rPr>
          <w:rFonts w:ascii="Times New Roman" w:hAnsi="Times New Roman" w:cs="Times New Roman"/>
          <w:rPrChange w:id="2902" w:author="ghj" w:date="2018-05-25T14:12:00Z">
            <w:rPr>
              <w:rFonts w:ascii="Times New Roman" w:hAnsi="Times New Roman" w:cs="Times New Roman" w:hint="eastAsia"/>
            </w:rPr>
          </w:rPrChange>
        </w:rPr>
        <w:t>4*</w:t>
      </w:r>
      <w:r w:rsidR="00C93FA2" w:rsidRPr="002142C8">
        <w:rPr>
          <w:rFonts w:ascii="Times New Roman" w:hAnsi="Times New Roman" w:cs="Times New Roman"/>
          <w:rPrChange w:id="2903" w:author="ghj" w:date="2018-05-25T14:12:00Z">
            <w:rPr>
              <w:rFonts w:ascii="Times New Roman" w:hAnsi="Times New Roman" w:cs="Times New Roman"/>
            </w:rPr>
          </w:rPrChange>
        </w:rPr>
        <w:t>4</w:t>
      </w:r>
      <w:r w:rsidR="00C93FA2" w:rsidRPr="002142C8">
        <w:rPr>
          <w:rFonts w:ascii="Times New Roman" w:hAnsi="Times New Roman" w:cs="Times New Roman"/>
          <w:rPrChange w:id="2904" w:author="ghj" w:date="2018-05-25T14:12:00Z">
            <w:rPr>
              <w:rFonts w:ascii="Times New Roman" w:hAnsi="Times New Roman" w:cs="Times New Roman" w:hint="eastAsia"/>
            </w:rPr>
          </w:rPrChange>
        </w:rPr>
        <w:t>矩阵键盘的键值是一一对应的。</w:t>
      </w:r>
    </w:p>
    <w:p w:rsidR="00102494" w:rsidRPr="002142C8" w:rsidRDefault="00102494" w:rsidP="00102494">
      <w:pPr>
        <w:pStyle w:val="HTML"/>
        <w:shd w:val="clear" w:color="auto" w:fill="FFFFFF"/>
        <w:jc w:val="center"/>
        <w:rPr>
          <w:rFonts w:ascii="Times New Roman" w:hAnsi="Times New Roman" w:cs="Times New Roman"/>
          <w:rPrChange w:id="2905" w:author="ghj" w:date="2018-05-25T14:12:00Z">
            <w:rPr>
              <w:rFonts w:ascii="Times New Roman" w:hAnsi="Times New Roman" w:cs="Times New Roman"/>
            </w:rPr>
          </w:rPrChange>
        </w:rPr>
      </w:pPr>
      <w:r w:rsidRPr="002142C8">
        <w:rPr>
          <w:rFonts w:ascii="Times New Roman" w:hAnsi="Times New Roman" w:cs="Times New Roman"/>
          <w:noProof/>
          <w:rPrChange w:id="2906" w:author="ghj" w:date="2018-05-25T14:12:00Z">
            <w:rPr>
              <w:noProof/>
            </w:rPr>
          </w:rPrChange>
        </w:rPr>
        <w:drawing>
          <wp:inline distT="0" distB="0" distL="0" distR="0">
            <wp:extent cx="4984750" cy="245336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990249" cy="2456072"/>
                    </a:xfrm>
                    <a:prstGeom prst="rect">
                      <a:avLst/>
                    </a:prstGeom>
                  </pic:spPr>
                </pic:pic>
              </a:graphicData>
            </a:graphic>
          </wp:inline>
        </w:drawing>
      </w:r>
    </w:p>
    <w:p w:rsidR="00102494" w:rsidRPr="002142C8" w:rsidRDefault="00102494" w:rsidP="00102494">
      <w:pPr>
        <w:jc w:val="center"/>
        <w:rPr>
          <w:rFonts w:ascii="Times New Roman" w:eastAsia="黑体" w:hAnsi="Times New Roman" w:cs="Times New Roman"/>
          <w:b/>
          <w:szCs w:val="21"/>
          <w:rPrChange w:id="2907"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908"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909" w:author="ghj" w:date="2018-05-25T14:12:00Z">
            <w:rPr>
              <w:rFonts w:ascii="黑体" w:eastAsia="黑体" w:hAnsi="黑体" w:cs="Times New Roman"/>
              <w:b/>
              <w:szCs w:val="21"/>
            </w:rPr>
          </w:rPrChange>
        </w:rPr>
        <w:t>5.1</w:t>
      </w:r>
      <w:r w:rsidR="009A5E2B" w:rsidRPr="002142C8">
        <w:rPr>
          <w:rFonts w:ascii="Times New Roman" w:eastAsia="黑体" w:hAnsi="Times New Roman" w:cs="Times New Roman"/>
          <w:b/>
          <w:szCs w:val="21"/>
          <w:rPrChange w:id="2910" w:author="ghj" w:date="2018-05-25T14:12:00Z">
            <w:rPr>
              <w:rFonts w:ascii="黑体" w:eastAsia="黑体" w:hAnsi="黑体" w:cs="Times New Roman" w:hint="eastAsia"/>
              <w:b/>
              <w:szCs w:val="21"/>
            </w:rPr>
          </w:rPrChange>
        </w:rPr>
        <w:t>6</w:t>
      </w:r>
      <w:r w:rsidRPr="002142C8">
        <w:rPr>
          <w:rFonts w:ascii="Times New Roman" w:eastAsia="黑体" w:hAnsi="Times New Roman" w:cs="Times New Roman"/>
          <w:b/>
          <w:szCs w:val="21"/>
          <w:rPrChange w:id="2911" w:author="ghj" w:date="2018-05-25T14:12:00Z">
            <w:rPr>
              <w:rFonts w:ascii="黑体" w:eastAsia="黑体" w:hAnsi="黑体" w:cs="Times New Roman"/>
              <w:b/>
              <w:szCs w:val="21"/>
            </w:rPr>
          </w:rPrChange>
        </w:rPr>
        <w:t xml:space="preserve"> </w:t>
      </w:r>
      <w:r w:rsidR="00C93FA2" w:rsidRPr="002142C8">
        <w:rPr>
          <w:rFonts w:ascii="Times New Roman" w:eastAsia="黑体" w:hAnsi="Times New Roman" w:cs="Times New Roman"/>
          <w:b/>
          <w:szCs w:val="21"/>
          <w:rPrChange w:id="2912" w:author="ghj" w:date="2018-05-25T14:12:00Z">
            <w:rPr>
              <w:rFonts w:ascii="黑体" w:eastAsia="黑体" w:hAnsi="黑体" w:cs="Times New Roman" w:hint="eastAsia"/>
              <w:b/>
              <w:szCs w:val="21"/>
            </w:rPr>
          </w:rPrChange>
        </w:rPr>
        <w:t>网页</w:t>
      </w:r>
      <w:r w:rsidR="00324FA9" w:rsidRPr="002142C8">
        <w:rPr>
          <w:rFonts w:ascii="Times New Roman" w:eastAsia="黑体" w:hAnsi="Times New Roman" w:cs="Times New Roman"/>
          <w:b/>
          <w:szCs w:val="21"/>
          <w:rPrChange w:id="2913" w:author="ghj" w:date="2018-05-25T14:12:00Z">
            <w:rPr>
              <w:rFonts w:ascii="黑体" w:eastAsia="黑体" w:hAnsi="黑体" w:cs="Times New Roman" w:hint="eastAsia"/>
              <w:b/>
              <w:szCs w:val="21"/>
            </w:rPr>
          </w:rPrChange>
        </w:rPr>
        <w:t>虚拟</w:t>
      </w:r>
      <w:r w:rsidR="00C93FA2" w:rsidRPr="002142C8">
        <w:rPr>
          <w:rFonts w:ascii="Times New Roman" w:eastAsia="黑体" w:hAnsi="Times New Roman" w:cs="Times New Roman"/>
          <w:b/>
          <w:szCs w:val="21"/>
          <w:rPrChange w:id="2914" w:author="ghj" w:date="2018-05-25T14:12:00Z">
            <w:rPr>
              <w:rFonts w:ascii="黑体" w:eastAsia="黑体" w:hAnsi="黑体" w:cs="Times New Roman" w:hint="eastAsia"/>
              <w:b/>
              <w:szCs w:val="21"/>
            </w:rPr>
          </w:rPrChange>
        </w:rPr>
        <w:t>遥控器</w:t>
      </w:r>
      <w:r w:rsidR="00324FA9" w:rsidRPr="002142C8">
        <w:rPr>
          <w:rFonts w:ascii="Times New Roman" w:eastAsia="黑体" w:hAnsi="Times New Roman" w:cs="Times New Roman"/>
          <w:b/>
          <w:szCs w:val="21"/>
          <w:rPrChange w:id="2915" w:author="ghj" w:date="2018-05-25T14:12:00Z">
            <w:rPr>
              <w:rFonts w:ascii="黑体" w:eastAsia="黑体" w:hAnsi="黑体" w:cs="Times New Roman" w:hint="eastAsia"/>
              <w:b/>
              <w:szCs w:val="21"/>
            </w:rPr>
          </w:rPrChange>
        </w:rPr>
        <w:t>示意</w:t>
      </w:r>
    </w:p>
    <w:p w:rsidR="00102494" w:rsidRPr="002142C8" w:rsidRDefault="00C93FA2" w:rsidP="00C93FA2">
      <w:pPr>
        <w:pStyle w:val="HTML"/>
        <w:shd w:val="clear" w:color="auto" w:fill="FFFFFF"/>
        <w:ind w:firstLineChars="200" w:firstLine="480"/>
        <w:rPr>
          <w:rFonts w:ascii="Times New Roman" w:hAnsi="Times New Roman" w:cs="Times New Roman"/>
          <w:rPrChange w:id="2916" w:author="ghj" w:date="2018-05-25T14:12:00Z">
            <w:rPr>
              <w:rFonts w:ascii="Times New Roman" w:hAnsi="Times New Roman" w:cs="Times New Roman"/>
            </w:rPr>
          </w:rPrChange>
        </w:rPr>
      </w:pPr>
      <w:r w:rsidRPr="002142C8">
        <w:rPr>
          <w:rFonts w:ascii="Times New Roman" w:hAnsi="Times New Roman" w:cs="Times New Roman"/>
          <w:rPrChange w:id="2917" w:author="ghj" w:date="2018-05-25T14:12:00Z">
            <w:rPr>
              <w:rFonts w:ascii="Times New Roman" w:hAnsi="Times New Roman" w:cs="Times New Roman" w:hint="eastAsia"/>
            </w:rPr>
          </w:rPrChange>
        </w:rPr>
        <w:t>由于存在学习过程中只学了一部分按键，所以可能不会所有按键都有效，本课题的设计是如果该设备没有学习那个按键，则使这个按键禁用，让使用者不能点击，如图</w:t>
      </w:r>
      <w:r w:rsidRPr="002142C8">
        <w:rPr>
          <w:rFonts w:ascii="Times New Roman" w:hAnsi="Times New Roman" w:cs="Times New Roman"/>
          <w:rPrChange w:id="2918" w:author="ghj" w:date="2018-05-25T14:12:00Z">
            <w:rPr>
              <w:rFonts w:ascii="Times New Roman" w:hAnsi="Times New Roman" w:cs="Times New Roman" w:hint="eastAsia"/>
            </w:rPr>
          </w:rPrChange>
        </w:rPr>
        <w:t>5</w:t>
      </w:r>
      <w:r w:rsidR="000144C3" w:rsidRPr="002142C8">
        <w:rPr>
          <w:rFonts w:ascii="Times New Roman" w:hAnsi="Times New Roman" w:cs="Times New Roman"/>
          <w:rPrChange w:id="2919" w:author="ghj" w:date="2018-05-25T14:12:00Z">
            <w:rPr>
              <w:rFonts w:ascii="Times New Roman" w:hAnsi="Times New Roman" w:cs="Times New Roman"/>
            </w:rPr>
          </w:rPrChange>
        </w:rPr>
        <w:t>.1</w:t>
      </w:r>
      <w:r w:rsidR="009A5E2B" w:rsidRPr="002142C8">
        <w:rPr>
          <w:rFonts w:ascii="Times New Roman" w:hAnsi="Times New Roman" w:cs="Times New Roman"/>
          <w:rPrChange w:id="2920" w:author="ghj" w:date="2018-05-25T14:12:00Z">
            <w:rPr>
              <w:rFonts w:ascii="Times New Roman" w:hAnsi="Times New Roman" w:cs="Times New Roman" w:hint="eastAsia"/>
            </w:rPr>
          </w:rPrChange>
        </w:rPr>
        <w:t>7</w:t>
      </w:r>
      <w:r w:rsidR="009A5E2B" w:rsidRPr="002142C8">
        <w:rPr>
          <w:rFonts w:ascii="Times New Roman" w:hAnsi="Times New Roman" w:cs="Times New Roman"/>
          <w:rPrChange w:id="2921" w:author="ghj" w:date="2018-05-25T14:12:00Z">
            <w:rPr>
              <w:rFonts w:ascii="Times New Roman" w:hAnsi="Times New Roman" w:cs="Times New Roman" w:hint="eastAsia"/>
            </w:rPr>
          </w:rPrChange>
        </w:rPr>
        <w:t>所示：</w:t>
      </w:r>
    </w:p>
    <w:p w:rsidR="00C93FA2" w:rsidRPr="002142C8" w:rsidRDefault="00C93FA2" w:rsidP="00C93FA2">
      <w:pPr>
        <w:pStyle w:val="HTML"/>
        <w:shd w:val="clear" w:color="auto" w:fill="FFFFFF"/>
        <w:jc w:val="center"/>
        <w:rPr>
          <w:rFonts w:ascii="Times New Roman" w:hAnsi="Times New Roman" w:cs="Times New Roman"/>
          <w:rPrChange w:id="2922" w:author="ghj" w:date="2018-05-25T14:12:00Z">
            <w:rPr>
              <w:rFonts w:ascii="Times New Roman" w:hAnsi="Times New Roman" w:cs="Times New Roman"/>
            </w:rPr>
          </w:rPrChange>
        </w:rPr>
      </w:pPr>
      <w:r w:rsidRPr="002142C8">
        <w:rPr>
          <w:rFonts w:ascii="Times New Roman" w:hAnsi="Times New Roman" w:cs="Times New Roman"/>
          <w:noProof/>
          <w:rPrChange w:id="2923" w:author="ghj" w:date="2018-05-25T14:12:00Z">
            <w:rPr>
              <w:noProof/>
            </w:rPr>
          </w:rPrChange>
        </w:rPr>
        <w:drawing>
          <wp:inline distT="0" distB="0" distL="0" distR="0">
            <wp:extent cx="2324100" cy="218357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332518" cy="2191482"/>
                    </a:xfrm>
                    <a:prstGeom prst="rect">
                      <a:avLst/>
                    </a:prstGeom>
                  </pic:spPr>
                </pic:pic>
              </a:graphicData>
            </a:graphic>
          </wp:inline>
        </w:drawing>
      </w:r>
    </w:p>
    <w:p w:rsidR="00C93FA2" w:rsidRPr="002142C8" w:rsidRDefault="00C93FA2" w:rsidP="00C93FA2">
      <w:pPr>
        <w:jc w:val="center"/>
        <w:rPr>
          <w:rFonts w:ascii="Times New Roman" w:eastAsia="黑体" w:hAnsi="Times New Roman" w:cs="Times New Roman"/>
          <w:b/>
          <w:szCs w:val="21"/>
          <w:rPrChange w:id="2924"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925" w:author="ghj" w:date="2018-05-25T14:12:00Z">
            <w:rPr>
              <w:rFonts w:ascii="黑体" w:eastAsia="黑体" w:hAnsi="黑体" w:cs="Times New Roman" w:hint="eastAsia"/>
              <w:b/>
              <w:szCs w:val="21"/>
            </w:rPr>
          </w:rPrChange>
        </w:rPr>
        <w:lastRenderedPageBreak/>
        <w:t>图</w:t>
      </w:r>
      <w:r w:rsidRPr="002142C8">
        <w:rPr>
          <w:rFonts w:ascii="Times New Roman" w:eastAsia="黑体" w:hAnsi="Times New Roman" w:cs="Times New Roman"/>
          <w:b/>
          <w:szCs w:val="21"/>
          <w:rPrChange w:id="2926" w:author="ghj" w:date="2018-05-25T14:12:00Z">
            <w:rPr>
              <w:rFonts w:ascii="黑体" w:eastAsia="黑体" w:hAnsi="黑体" w:cs="Times New Roman"/>
              <w:b/>
              <w:szCs w:val="21"/>
            </w:rPr>
          </w:rPrChange>
        </w:rPr>
        <w:t>5.</w:t>
      </w:r>
      <w:r w:rsidR="000144C3" w:rsidRPr="002142C8">
        <w:rPr>
          <w:rFonts w:ascii="Times New Roman" w:eastAsia="黑体" w:hAnsi="Times New Roman" w:cs="Times New Roman"/>
          <w:b/>
          <w:szCs w:val="21"/>
          <w:rPrChange w:id="2927" w:author="ghj" w:date="2018-05-25T14:12:00Z">
            <w:rPr>
              <w:rFonts w:ascii="黑体" w:eastAsia="黑体" w:hAnsi="黑体" w:cs="Times New Roman"/>
              <w:b/>
              <w:szCs w:val="21"/>
            </w:rPr>
          </w:rPrChange>
        </w:rPr>
        <w:t>1</w:t>
      </w:r>
      <w:r w:rsidR="009A5E2B" w:rsidRPr="002142C8">
        <w:rPr>
          <w:rFonts w:ascii="Times New Roman" w:eastAsia="黑体" w:hAnsi="Times New Roman" w:cs="Times New Roman"/>
          <w:b/>
          <w:szCs w:val="21"/>
          <w:rPrChange w:id="2928" w:author="ghj" w:date="2018-05-25T14:12:00Z">
            <w:rPr>
              <w:rFonts w:ascii="黑体" w:eastAsia="黑体" w:hAnsi="黑体" w:cs="Times New Roman" w:hint="eastAsia"/>
              <w:b/>
              <w:szCs w:val="21"/>
            </w:rPr>
          </w:rPrChange>
        </w:rPr>
        <w:t>7</w:t>
      </w:r>
      <w:r w:rsidR="00324FA9" w:rsidRPr="002142C8">
        <w:rPr>
          <w:rFonts w:ascii="Times New Roman" w:eastAsia="黑体" w:hAnsi="Times New Roman" w:cs="Times New Roman"/>
          <w:b/>
          <w:szCs w:val="21"/>
          <w:rPrChange w:id="2929" w:author="ghj" w:date="2018-05-25T14:12:00Z">
            <w:rPr>
              <w:rFonts w:ascii="黑体" w:eastAsia="黑体" w:hAnsi="黑体" w:cs="Times New Roman" w:hint="eastAsia"/>
              <w:b/>
              <w:szCs w:val="21"/>
            </w:rPr>
          </w:rPrChange>
        </w:rPr>
        <w:t>尚</w:t>
      </w:r>
      <w:r w:rsidRPr="002142C8">
        <w:rPr>
          <w:rFonts w:ascii="Times New Roman" w:eastAsia="黑体" w:hAnsi="Times New Roman" w:cs="Times New Roman"/>
          <w:b/>
          <w:szCs w:val="21"/>
          <w:rPrChange w:id="2930" w:author="ghj" w:date="2018-05-25T14:12:00Z">
            <w:rPr>
              <w:rFonts w:ascii="黑体" w:eastAsia="黑体" w:hAnsi="黑体" w:cs="Times New Roman" w:hint="eastAsia"/>
              <w:b/>
              <w:szCs w:val="21"/>
            </w:rPr>
          </w:rPrChange>
        </w:rPr>
        <w:t>未学习</w:t>
      </w:r>
      <w:r w:rsidR="00324FA9" w:rsidRPr="002142C8">
        <w:rPr>
          <w:rFonts w:ascii="Times New Roman" w:eastAsia="黑体" w:hAnsi="Times New Roman" w:cs="Times New Roman"/>
          <w:b/>
          <w:szCs w:val="21"/>
          <w:rPrChange w:id="2931" w:author="ghj" w:date="2018-05-25T14:12:00Z">
            <w:rPr>
              <w:rFonts w:ascii="黑体" w:eastAsia="黑体" w:hAnsi="黑体" w:cs="Times New Roman" w:hint="eastAsia"/>
              <w:b/>
              <w:szCs w:val="21"/>
            </w:rPr>
          </w:rPrChange>
        </w:rPr>
        <w:t>的</w:t>
      </w:r>
      <w:r w:rsidRPr="002142C8">
        <w:rPr>
          <w:rFonts w:ascii="Times New Roman" w:eastAsia="黑体" w:hAnsi="Times New Roman" w:cs="Times New Roman"/>
          <w:b/>
          <w:szCs w:val="21"/>
          <w:rPrChange w:id="2932" w:author="ghj" w:date="2018-05-25T14:12:00Z">
            <w:rPr>
              <w:rFonts w:ascii="黑体" w:eastAsia="黑体" w:hAnsi="黑体" w:cs="Times New Roman" w:hint="eastAsia"/>
              <w:b/>
              <w:szCs w:val="21"/>
            </w:rPr>
          </w:rPrChange>
        </w:rPr>
        <w:t>按键示意</w:t>
      </w:r>
    </w:p>
    <w:p w:rsidR="00C93FA2" w:rsidRPr="002142C8" w:rsidRDefault="00C93FA2" w:rsidP="00C93FA2">
      <w:pPr>
        <w:pStyle w:val="HTML"/>
        <w:shd w:val="clear" w:color="auto" w:fill="FFFFFF"/>
        <w:ind w:firstLineChars="200" w:firstLine="480"/>
        <w:rPr>
          <w:rFonts w:ascii="Times New Roman" w:hAnsi="Times New Roman" w:cs="Times New Roman"/>
          <w:rPrChange w:id="2933" w:author="ghj" w:date="2018-05-25T14:12:00Z">
            <w:rPr>
              <w:rFonts w:ascii="Times New Roman" w:hAnsi="Times New Roman" w:cs="Times New Roman"/>
            </w:rPr>
          </w:rPrChange>
        </w:rPr>
      </w:pPr>
      <w:r w:rsidRPr="002142C8">
        <w:rPr>
          <w:rFonts w:ascii="Times New Roman" w:hAnsi="Times New Roman" w:cs="Times New Roman"/>
          <w:rPrChange w:id="2934" w:author="ghj" w:date="2018-05-25T14:12:00Z">
            <w:rPr>
              <w:rFonts w:ascii="Times New Roman" w:hAnsi="Times New Roman" w:cs="Times New Roman" w:hint="eastAsia"/>
            </w:rPr>
          </w:rPrChange>
        </w:rPr>
        <w:t>没有学习到的按键</w:t>
      </w:r>
      <w:proofErr w:type="gramStart"/>
      <w:r w:rsidRPr="002142C8">
        <w:rPr>
          <w:rFonts w:ascii="Times New Roman" w:hAnsi="Times New Roman" w:cs="Times New Roman"/>
          <w:rPrChange w:id="2935" w:author="ghj" w:date="2018-05-25T14:12:00Z">
            <w:rPr>
              <w:rFonts w:ascii="Times New Roman" w:hAnsi="Times New Roman" w:cs="Times New Roman" w:hint="eastAsia"/>
            </w:rPr>
          </w:rPrChange>
        </w:rPr>
        <w:t>会变灰且不能</w:t>
      </w:r>
      <w:proofErr w:type="gramEnd"/>
      <w:r w:rsidRPr="002142C8">
        <w:rPr>
          <w:rFonts w:ascii="Times New Roman" w:hAnsi="Times New Roman" w:cs="Times New Roman"/>
          <w:rPrChange w:id="2936" w:author="ghj" w:date="2018-05-25T14:12:00Z">
            <w:rPr>
              <w:rFonts w:ascii="Times New Roman" w:hAnsi="Times New Roman" w:cs="Times New Roman" w:hint="eastAsia"/>
            </w:rPr>
          </w:rPrChange>
        </w:rPr>
        <w:t>点击。这个功能的实现</w:t>
      </w:r>
      <w:r w:rsidR="004B7259" w:rsidRPr="002142C8">
        <w:rPr>
          <w:rFonts w:ascii="Times New Roman" w:hAnsi="Times New Roman" w:cs="Times New Roman"/>
          <w:rPrChange w:id="2937" w:author="ghj" w:date="2018-05-25T14:12:00Z">
            <w:rPr>
              <w:rFonts w:ascii="Times New Roman" w:hAnsi="Times New Roman" w:cs="Times New Roman" w:hint="eastAsia"/>
            </w:rPr>
          </w:rPrChange>
        </w:rPr>
        <w:t>是基于</w:t>
      </w:r>
      <w:r w:rsidRPr="002142C8">
        <w:rPr>
          <w:rFonts w:ascii="Times New Roman" w:hAnsi="Times New Roman" w:cs="Times New Roman"/>
          <w:rPrChange w:id="2938" w:author="ghj" w:date="2018-05-25T14:12:00Z">
            <w:rPr>
              <w:rFonts w:ascii="Times New Roman" w:hAnsi="Times New Roman" w:cs="Times New Roman" w:hint="eastAsia"/>
            </w:rPr>
          </w:rPrChange>
        </w:rPr>
        <w:t>jQuery</w:t>
      </w:r>
      <w:r w:rsidR="004B7259" w:rsidRPr="002142C8">
        <w:rPr>
          <w:rFonts w:ascii="Times New Roman" w:hAnsi="Times New Roman" w:cs="Times New Roman"/>
          <w:color w:val="FF0000"/>
          <w:rPrChange w:id="2939" w:author="ghj" w:date="2018-05-25T14:12:00Z">
            <w:rPr>
              <w:rFonts w:ascii="Times New Roman" w:hAnsi="Times New Roman" w:cs="Times New Roman" w:hint="eastAsia"/>
            </w:rPr>
          </w:rPrChange>
        </w:rPr>
        <w:t>这个</w:t>
      </w:r>
      <w:proofErr w:type="spellStart"/>
      <w:r w:rsidR="004B7259" w:rsidRPr="002142C8">
        <w:rPr>
          <w:rFonts w:ascii="Times New Roman" w:hAnsi="Times New Roman" w:cs="Times New Roman"/>
          <w:rPrChange w:id="2940" w:author="ghj" w:date="2018-05-25T14:12:00Z">
            <w:rPr>
              <w:rFonts w:ascii="Times New Roman" w:hAnsi="Times New Roman" w:cs="Times New Roman" w:hint="eastAsia"/>
            </w:rPr>
          </w:rPrChange>
        </w:rPr>
        <w:t>js</w:t>
      </w:r>
      <w:proofErr w:type="spellEnd"/>
      <w:r w:rsidR="004B7259" w:rsidRPr="002142C8">
        <w:rPr>
          <w:rFonts w:ascii="Times New Roman" w:hAnsi="Times New Roman" w:cs="Times New Roman"/>
          <w:rPrChange w:id="2941" w:author="ghj" w:date="2018-05-25T14:12:00Z">
            <w:rPr>
              <w:rFonts w:ascii="Times New Roman" w:hAnsi="Times New Roman" w:cs="Times New Roman" w:hint="eastAsia"/>
            </w:rPr>
          </w:rPrChange>
        </w:rPr>
        <w:t>文件封装库的</w:t>
      </w:r>
      <w:r w:rsidR="006017B5" w:rsidRPr="002142C8">
        <w:rPr>
          <w:rFonts w:ascii="Times New Roman" w:hAnsi="Times New Roman" w:cs="Times New Roman"/>
          <w:rPrChange w:id="2942" w:author="ghj" w:date="2018-05-25T14:12:00Z">
            <w:rPr>
              <w:rFonts w:ascii="Times New Roman" w:hAnsi="Times New Roman" w:cs="Times New Roman" w:hint="eastAsia"/>
            </w:rPr>
          </w:rPrChange>
        </w:rPr>
        <w:t>。</w:t>
      </w:r>
      <w:r w:rsidRPr="002142C8">
        <w:rPr>
          <w:rFonts w:ascii="Times New Roman" w:hAnsi="Times New Roman" w:cs="Times New Roman"/>
          <w:rPrChange w:id="2943" w:author="ghj" w:date="2018-05-25T14:12:00Z">
            <w:rPr>
              <w:rFonts w:ascii="Times New Roman" w:hAnsi="Times New Roman" w:cs="Times New Roman" w:hint="eastAsia"/>
            </w:rPr>
          </w:rPrChange>
        </w:rPr>
        <w:t>逻辑如图</w:t>
      </w:r>
      <w:r w:rsidRPr="002142C8">
        <w:rPr>
          <w:rFonts w:ascii="Times New Roman" w:hAnsi="Times New Roman" w:cs="Times New Roman"/>
          <w:rPrChange w:id="2944" w:author="ghj" w:date="2018-05-25T14:12:00Z">
            <w:rPr>
              <w:rFonts w:ascii="Times New Roman" w:hAnsi="Times New Roman" w:cs="Times New Roman" w:hint="eastAsia"/>
            </w:rPr>
          </w:rPrChange>
        </w:rPr>
        <w:t>5</w:t>
      </w:r>
      <w:r w:rsidR="000144C3" w:rsidRPr="002142C8">
        <w:rPr>
          <w:rFonts w:ascii="Times New Roman" w:hAnsi="Times New Roman" w:cs="Times New Roman"/>
          <w:rPrChange w:id="2945" w:author="ghj" w:date="2018-05-25T14:12:00Z">
            <w:rPr>
              <w:rFonts w:ascii="Times New Roman" w:hAnsi="Times New Roman" w:cs="Times New Roman"/>
            </w:rPr>
          </w:rPrChange>
        </w:rPr>
        <w:t>.1</w:t>
      </w:r>
      <w:r w:rsidR="009A5E2B" w:rsidRPr="002142C8">
        <w:rPr>
          <w:rFonts w:ascii="Times New Roman" w:hAnsi="Times New Roman" w:cs="Times New Roman"/>
          <w:rPrChange w:id="2946" w:author="ghj" w:date="2018-05-25T14:12:00Z">
            <w:rPr>
              <w:rFonts w:ascii="Times New Roman" w:hAnsi="Times New Roman" w:cs="Times New Roman" w:hint="eastAsia"/>
            </w:rPr>
          </w:rPrChange>
        </w:rPr>
        <w:t>8</w:t>
      </w:r>
      <w:r w:rsidR="009A5E2B" w:rsidRPr="002142C8">
        <w:rPr>
          <w:rFonts w:ascii="Times New Roman" w:hAnsi="Times New Roman" w:cs="Times New Roman"/>
          <w:rPrChange w:id="2947" w:author="ghj" w:date="2018-05-25T14:12:00Z">
            <w:rPr>
              <w:rFonts w:ascii="Times New Roman" w:hAnsi="Times New Roman" w:cs="Times New Roman" w:hint="eastAsia"/>
            </w:rPr>
          </w:rPrChange>
        </w:rPr>
        <w:t>所示：</w:t>
      </w:r>
    </w:p>
    <w:p w:rsidR="006017B5" w:rsidRPr="002142C8" w:rsidRDefault="006017B5" w:rsidP="006017B5">
      <w:pPr>
        <w:pStyle w:val="HTML"/>
        <w:shd w:val="clear" w:color="auto" w:fill="FFFFFF"/>
        <w:jc w:val="center"/>
        <w:rPr>
          <w:rFonts w:ascii="Times New Roman" w:hAnsi="Times New Roman" w:cs="Times New Roman"/>
          <w:rPrChange w:id="2948" w:author="ghj" w:date="2018-05-25T14:12:00Z">
            <w:rPr>
              <w:rFonts w:ascii="Times New Roman" w:hAnsi="Times New Roman" w:cs="Times New Roman"/>
            </w:rPr>
          </w:rPrChange>
        </w:rPr>
      </w:pPr>
      <w:r w:rsidRPr="002142C8">
        <w:rPr>
          <w:rFonts w:ascii="Times New Roman" w:hAnsi="Times New Roman" w:cs="Times New Roman"/>
          <w:noProof/>
          <w:rPrChange w:id="2949" w:author="ghj" w:date="2018-05-25T14:12:00Z">
            <w:rPr>
              <w:noProof/>
            </w:rPr>
          </w:rPrChange>
        </w:rPr>
        <w:drawing>
          <wp:inline distT="0" distB="0" distL="0" distR="0">
            <wp:extent cx="2532177" cy="38938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538262" cy="3903177"/>
                    </a:xfrm>
                    <a:prstGeom prst="rect">
                      <a:avLst/>
                    </a:prstGeom>
                  </pic:spPr>
                </pic:pic>
              </a:graphicData>
            </a:graphic>
          </wp:inline>
        </w:drawing>
      </w:r>
    </w:p>
    <w:p w:rsidR="005F09F7" w:rsidRPr="002142C8" w:rsidRDefault="005F09F7" w:rsidP="005F09F7">
      <w:pPr>
        <w:jc w:val="center"/>
        <w:rPr>
          <w:rFonts w:ascii="Times New Roman" w:eastAsia="黑体" w:hAnsi="Times New Roman" w:cs="Times New Roman"/>
          <w:b/>
          <w:szCs w:val="21"/>
          <w:rPrChange w:id="2950"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951"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952" w:author="ghj" w:date="2018-05-25T14:12:00Z">
            <w:rPr>
              <w:rFonts w:ascii="黑体" w:eastAsia="黑体" w:hAnsi="黑体" w:cs="Times New Roman"/>
              <w:b/>
              <w:szCs w:val="21"/>
            </w:rPr>
          </w:rPrChange>
        </w:rPr>
        <w:t>5.</w:t>
      </w:r>
      <w:r w:rsidR="000144C3" w:rsidRPr="002142C8">
        <w:rPr>
          <w:rFonts w:ascii="Times New Roman" w:eastAsia="黑体" w:hAnsi="Times New Roman" w:cs="Times New Roman"/>
          <w:b/>
          <w:szCs w:val="21"/>
          <w:rPrChange w:id="2953" w:author="ghj" w:date="2018-05-25T14:12:00Z">
            <w:rPr>
              <w:rFonts w:ascii="黑体" w:eastAsia="黑体" w:hAnsi="黑体" w:cs="Times New Roman"/>
              <w:b/>
              <w:szCs w:val="21"/>
            </w:rPr>
          </w:rPrChange>
        </w:rPr>
        <w:t>1</w:t>
      </w:r>
      <w:r w:rsidR="009A5E2B" w:rsidRPr="002142C8">
        <w:rPr>
          <w:rFonts w:ascii="Times New Roman" w:eastAsia="黑体" w:hAnsi="Times New Roman" w:cs="Times New Roman"/>
          <w:b/>
          <w:szCs w:val="21"/>
          <w:rPrChange w:id="2954" w:author="ghj" w:date="2018-05-25T14:12:00Z">
            <w:rPr>
              <w:rFonts w:ascii="黑体" w:eastAsia="黑体" w:hAnsi="黑体" w:cs="Times New Roman" w:hint="eastAsia"/>
              <w:b/>
              <w:szCs w:val="21"/>
            </w:rPr>
          </w:rPrChange>
        </w:rPr>
        <w:t>8</w:t>
      </w:r>
      <w:r w:rsidRPr="002142C8">
        <w:rPr>
          <w:rFonts w:ascii="Times New Roman" w:eastAsia="黑体" w:hAnsi="Times New Roman" w:cs="Times New Roman"/>
          <w:b/>
          <w:szCs w:val="21"/>
          <w:rPrChange w:id="2955"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956" w:author="ghj" w:date="2018-05-25T14:12:00Z">
            <w:rPr>
              <w:rFonts w:ascii="黑体" w:eastAsia="黑体" w:hAnsi="黑体" w:cs="Times New Roman" w:hint="eastAsia"/>
              <w:b/>
              <w:szCs w:val="21"/>
            </w:rPr>
          </w:rPrChange>
        </w:rPr>
        <w:t>按键能否点击逻辑图</w:t>
      </w:r>
    </w:p>
    <w:p w:rsidR="005F09F7" w:rsidRPr="002142C8" w:rsidRDefault="005F09F7" w:rsidP="005F09F7">
      <w:pPr>
        <w:pStyle w:val="HTML"/>
        <w:shd w:val="clear" w:color="auto" w:fill="FFFFFF"/>
        <w:ind w:firstLineChars="200" w:firstLine="480"/>
        <w:rPr>
          <w:rFonts w:ascii="Times New Roman" w:hAnsi="Times New Roman" w:cs="Times New Roman"/>
          <w:rPrChange w:id="2957" w:author="ghj" w:date="2018-05-25T14:12:00Z">
            <w:rPr>
              <w:rFonts w:ascii="Times New Roman" w:hAnsi="Times New Roman" w:cs="Times New Roman"/>
            </w:rPr>
          </w:rPrChange>
        </w:rPr>
      </w:pPr>
      <w:r w:rsidRPr="002142C8">
        <w:rPr>
          <w:rFonts w:ascii="Times New Roman" w:hAnsi="Times New Roman" w:cs="Times New Roman"/>
          <w:rPrChange w:id="2958" w:author="ghj" w:date="2018-05-25T14:12:00Z">
            <w:rPr>
              <w:rFonts w:ascii="Times New Roman" w:hAnsi="Times New Roman" w:cs="Times New Roman" w:hint="eastAsia"/>
            </w:rPr>
          </w:rPrChange>
        </w:rPr>
        <w:t>部分代码如图</w:t>
      </w:r>
      <w:r w:rsidRPr="002142C8">
        <w:rPr>
          <w:rFonts w:ascii="Times New Roman" w:hAnsi="Times New Roman" w:cs="Times New Roman"/>
          <w:rPrChange w:id="2959" w:author="ghj" w:date="2018-05-25T14:12:00Z">
            <w:rPr>
              <w:rFonts w:ascii="Times New Roman" w:hAnsi="Times New Roman" w:cs="Times New Roman" w:hint="eastAsia"/>
            </w:rPr>
          </w:rPrChange>
        </w:rPr>
        <w:t>5</w:t>
      </w:r>
      <w:r w:rsidR="00B50CED" w:rsidRPr="002142C8">
        <w:rPr>
          <w:rFonts w:ascii="Times New Roman" w:hAnsi="Times New Roman" w:cs="Times New Roman"/>
          <w:rPrChange w:id="2960" w:author="ghj" w:date="2018-05-25T14:12:00Z">
            <w:rPr>
              <w:rFonts w:ascii="Times New Roman" w:hAnsi="Times New Roman" w:cs="Times New Roman"/>
            </w:rPr>
          </w:rPrChange>
        </w:rPr>
        <w:t>.1</w:t>
      </w:r>
      <w:r w:rsidR="009A5E2B" w:rsidRPr="002142C8">
        <w:rPr>
          <w:rFonts w:ascii="Times New Roman" w:hAnsi="Times New Roman" w:cs="Times New Roman"/>
          <w:rPrChange w:id="2961" w:author="ghj" w:date="2018-05-25T14:12:00Z">
            <w:rPr>
              <w:rFonts w:ascii="Times New Roman" w:hAnsi="Times New Roman" w:cs="Times New Roman" w:hint="eastAsia"/>
            </w:rPr>
          </w:rPrChange>
        </w:rPr>
        <w:t>9</w:t>
      </w:r>
      <w:r w:rsidRPr="002142C8">
        <w:rPr>
          <w:rFonts w:ascii="Times New Roman" w:hAnsi="Times New Roman" w:cs="Times New Roman"/>
          <w:rPrChange w:id="2962" w:author="ghj" w:date="2018-05-25T14:12:00Z">
            <w:rPr>
              <w:rFonts w:ascii="Times New Roman" w:hAnsi="Times New Roman" w:cs="Times New Roman" w:hint="eastAsia"/>
            </w:rPr>
          </w:rPrChange>
        </w:rPr>
        <w:t>所示。</w:t>
      </w:r>
    </w:p>
    <w:p w:rsidR="005F09F7" w:rsidRPr="002142C8" w:rsidRDefault="005F09F7" w:rsidP="005F09F7">
      <w:pPr>
        <w:pStyle w:val="HTML"/>
        <w:shd w:val="clear" w:color="auto" w:fill="FFFFFF"/>
        <w:jc w:val="center"/>
        <w:rPr>
          <w:rFonts w:ascii="Times New Roman" w:hAnsi="Times New Roman" w:cs="Times New Roman"/>
          <w:rPrChange w:id="2963" w:author="ghj" w:date="2018-05-25T14:12:00Z">
            <w:rPr>
              <w:rFonts w:ascii="Times New Roman" w:hAnsi="Times New Roman" w:cs="Times New Roman"/>
            </w:rPr>
          </w:rPrChange>
        </w:rPr>
      </w:pPr>
      <w:r w:rsidRPr="002142C8">
        <w:rPr>
          <w:rFonts w:ascii="Times New Roman" w:hAnsi="Times New Roman" w:cs="Times New Roman"/>
          <w:noProof/>
          <w:rPrChange w:id="2964" w:author="ghj" w:date="2018-05-25T14:12:00Z">
            <w:rPr>
              <w:noProof/>
            </w:rPr>
          </w:rPrChange>
        </w:rPr>
        <w:drawing>
          <wp:inline distT="0" distB="0" distL="0" distR="0">
            <wp:extent cx="4290432" cy="24767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290432" cy="2476715"/>
                    </a:xfrm>
                    <a:prstGeom prst="rect">
                      <a:avLst/>
                    </a:prstGeom>
                  </pic:spPr>
                </pic:pic>
              </a:graphicData>
            </a:graphic>
          </wp:inline>
        </w:drawing>
      </w:r>
    </w:p>
    <w:p w:rsidR="005F09F7" w:rsidRPr="002142C8" w:rsidRDefault="005F09F7" w:rsidP="005F09F7">
      <w:pPr>
        <w:jc w:val="center"/>
        <w:rPr>
          <w:rFonts w:ascii="Times New Roman" w:eastAsia="黑体" w:hAnsi="Times New Roman" w:cs="Times New Roman"/>
          <w:b/>
          <w:szCs w:val="21"/>
          <w:rPrChange w:id="2965"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966"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967" w:author="ghj" w:date="2018-05-25T14:12:00Z">
            <w:rPr>
              <w:rFonts w:ascii="黑体" w:eastAsia="黑体" w:hAnsi="黑体" w:cs="Times New Roman"/>
              <w:b/>
              <w:szCs w:val="21"/>
            </w:rPr>
          </w:rPrChange>
        </w:rPr>
        <w:t>5.1</w:t>
      </w:r>
      <w:r w:rsidR="009A5E2B" w:rsidRPr="002142C8">
        <w:rPr>
          <w:rFonts w:ascii="Times New Roman" w:eastAsia="黑体" w:hAnsi="Times New Roman" w:cs="Times New Roman"/>
          <w:b/>
          <w:szCs w:val="21"/>
          <w:rPrChange w:id="2968" w:author="ghj" w:date="2018-05-25T14:12:00Z">
            <w:rPr>
              <w:rFonts w:ascii="黑体" w:eastAsia="黑体" w:hAnsi="黑体" w:cs="Times New Roman" w:hint="eastAsia"/>
              <w:b/>
              <w:szCs w:val="21"/>
            </w:rPr>
          </w:rPrChange>
        </w:rPr>
        <w:t>9</w:t>
      </w:r>
      <w:r w:rsidRPr="002142C8">
        <w:rPr>
          <w:rFonts w:ascii="Times New Roman" w:eastAsia="黑体" w:hAnsi="Times New Roman" w:cs="Times New Roman"/>
          <w:b/>
          <w:szCs w:val="21"/>
          <w:rPrChange w:id="2969"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2970" w:author="ghj" w:date="2018-05-25T14:12:00Z">
            <w:rPr>
              <w:rFonts w:ascii="黑体" w:eastAsia="黑体" w:hAnsi="黑体" w:cs="Times New Roman" w:hint="eastAsia"/>
              <w:b/>
              <w:szCs w:val="21"/>
            </w:rPr>
          </w:rPrChange>
        </w:rPr>
        <w:t>按键能否点击代码</w:t>
      </w:r>
    </w:p>
    <w:p w:rsidR="005F09F7" w:rsidRPr="002142C8" w:rsidRDefault="005F09F7" w:rsidP="005F09F7">
      <w:pPr>
        <w:pStyle w:val="HTML"/>
        <w:shd w:val="clear" w:color="auto" w:fill="FFFFFF"/>
        <w:ind w:firstLineChars="200" w:firstLine="480"/>
        <w:rPr>
          <w:rFonts w:ascii="Times New Roman" w:hAnsi="Times New Roman" w:cs="Times New Roman"/>
          <w:rPrChange w:id="2971" w:author="ghj" w:date="2018-05-25T14:12:00Z">
            <w:rPr>
              <w:rFonts w:ascii="Times New Roman" w:hAnsi="Times New Roman" w:cs="Times New Roman"/>
            </w:rPr>
          </w:rPrChange>
        </w:rPr>
      </w:pPr>
      <w:r w:rsidRPr="002142C8">
        <w:rPr>
          <w:rFonts w:ascii="Times New Roman" w:hAnsi="Times New Roman" w:cs="Times New Roman"/>
          <w:rPrChange w:id="2972" w:author="ghj" w:date="2018-05-25T14:12:00Z">
            <w:rPr>
              <w:rFonts w:ascii="Times New Roman" w:hAnsi="Times New Roman" w:cs="Times New Roman" w:hint="eastAsia"/>
            </w:rPr>
          </w:rPrChange>
        </w:rPr>
        <w:t>系统设计时为每个按钮都增加了一个</w:t>
      </w:r>
      <w:r w:rsidRPr="002142C8">
        <w:rPr>
          <w:rFonts w:ascii="Times New Roman" w:hAnsi="Times New Roman" w:cs="Times New Roman"/>
          <w:rPrChange w:id="2973" w:author="ghj" w:date="2018-05-25T14:12:00Z">
            <w:rPr>
              <w:rFonts w:ascii="Times New Roman" w:hAnsi="Times New Roman" w:cs="Times New Roman" w:hint="eastAsia"/>
            </w:rPr>
          </w:rPrChange>
        </w:rPr>
        <w:t>value</w:t>
      </w:r>
      <w:r w:rsidRPr="002142C8">
        <w:rPr>
          <w:rFonts w:ascii="Times New Roman" w:hAnsi="Times New Roman" w:cs="Times New Roman"/>
          <w:rPrChange w:id="2974" w:author="ghj" w:date="2018-05-25T14:12:00Z">
            <w:rPr>
              <w:rFonts w:ascii="Times New Roman" w:hAnsi="Times New Roman" w:cs="Times New Roman" w:hint="eastAsia"/>
            </w:rPr>
          </w:rPrChange>
        </w:rPr>
        <w:t>属性，值为</w:t>
      </w:r>
      <w:proofErr w:type="gramStart"/>
      <w:r w:rsidRPr="002142C8">
        <w:rPr>
          <w:rFonts w:ascii="Times New Roman" w:hAnsi="Times New Roman" w:cs="Times New Roman"/>
          <w:color w:val="FF0000"/>
          <w:rPrChange w:id="2975" w:author="ghj" w:date="2018-05-25T14:12:00Z">
            <w:rPr>
              <w:rFonts w:ascii="Times New Roman" w:hAnsi="Times New Roman" w:cs="Times New Roman"/>
            </w:rPr>
          </w:rPrChange>
        </w:rPr>
        <w:t>”</w:t>
      </w:r>
      <w:proofErr w:type="gramEnd"/>
      <w:r w:rsidRPr="002142C8">
        <w:rPr>
          <w:rFonts w:ascii="Times New Roman" w:hAnsi="Times New Roman" w:cs="Times New Roman"/>
          <w:rPrChange w:id="2976" w:author="ghj" w:date="2018-05-25T14:12:00Z">
            <w:rPr>
              <w:rFonts w:ascii="Times New Roman" w:hAnsi="Times New Roman" w:cs="Times New Roman"/>
            </w:rPr>
          </w:rPrChange>
        </w:rPr>
        <w:t>name-</w:t>
      </w:r>
      <w:proofErr w:type="spellStart"/>
      <w:r w:rsidRPr="002142C8">
        <w:rPr>
          <w:rFonts w:ascii="Times New Roman" w:hAnsi="Times New Roman" w:cs="Times New Roman"/>
          <w:rPrChange w:id="2977" w:author="ghj" w:date="2018-05-25T14:12:00Z">
            <w:rPr>
              <w:rFonts w:ascii="Times New Roman" w:hAnsi="Times New Roman" w:cs="Times New Roman"/>
            </w:rPr>
          </w:rPrChange>
        </w:rPr>
        <w:t>key</w:t>
      </w:r>
      <w:proofErr w:type="gramStart"/>
      <w:r w:rsidRPr="002142C8">
        <w:rPr>
          <w:rFonts w:ascii="Times New Roman" w:hAnsi="Times New Roman" w:cs="Times New Roman"/>
          <w:rPrChange w:id="2978" w:author="ghj" w:date="2018-05-25T14:12:00Z">
            <w:rPr>
              <w:rFonts w:ascii="Times New Roman" w:hAnsi="Times New Roman" w:cs="Times New Roman"/>
            </w:rPr>
          </w:rPrChange>
        </w:rPr>
        <w:t>”</w:t>
      </w:r>
      <w:proofErr w:type="gramEnd"/>
      <w:r w:rsidRPr="002142C8">
        <w:rPr>
          <w:rFonts w:ascii="Times New Roman" w:hAnsi="Times New Roman" w:cs="Times New Roman"/>
          <w:rPrChange w:id="2979" w:author="ghj" w:date="2018-05-25T14:12:00Z">
            <w:rPr>
              <w:rFonts w:ascii="Times New Roman" w:hAnsi="Times New Roman" w:cs="Times New Roman"/>
            </w:rPr>
          </w:rPrChange>
        </w:rPr>
        <w:t>,</w:t>
      </w:r>
      <w:r w:rsidRPr="002142C8">
        <w:rPr>
          <w:rFonts w:ascii="Times New Roman" w:hAnsi="Times New Roman" w:cs="Times New Roman"/>
          <w:rPrChange w:id="2980" w:author="ghj" w:date="2018-05-25T14:12:00Z">
            <w:rPr>
              <w:rFonts w:ascii="Times New Roman" w:hAnsi="Times New Roman" w:cs="Times New Roman" w:hint="eastAsia"/>
            </w:rPr>
          </w:rPrChange>
        </w:rPr>
        <w:t>name</w:t>
      </w:r>
      <w:proofErr w:type="spellEnd"/>
      <w:r w:rsidRPr="002142C8">
        <w:rPr>
          <w:rFonts w:ascii="Times New Roman" w:hAnsi="Times New Roman" w:cs="Times New Roman"/>
          <w:rPrChange w:id="2981" w:author="ghj" w:date="2018-05-25T14:12:00Z">
            <w:rPr>
              <w:rFonts w:ascii="Times New Roman" w:hAnsi="Times New Roman" w:cs="Times New Roman" w:hint="eastAsia"/>
            </w:rPr>
          </w:rPrChange>
        </w:rPr>
        <w:t>是使用者当前使用的设备名字，</w:t>
      </w:r>
      <w:r w:rsidRPr="002142C8">
        <w:rPr>
          <w:rFonts w:ascii="Times New Roman" w:hAnsi="Times New Roman" w:cs="Times New Roman"/>
          <w:rPrChange w:id="2982" w:author="ghj" w:date="2018-05-25T14:12:00Z">
            <w:rPr>
              <w:rFonts w:ascii="Times New Roman" w:hAnsi="Times New Roman" w:cs="Times New Roman" w:hint="eastAsia"/>
            </w:rPr>
          </w:rPrChange>
        </w:rPr>
        <w:t>key</w:t>
      </w:r>
      <w:r w:rsidRPr="002142C8">
        <w:rPr>
          <w:rFonts w:ascii="Times New Roman" w:hAnsi="Times New Roman" w:cs="Times New Roman"/>
          <w:rPrChange w:id="2983" w:author="ghj" w:date="2018-05-25T14:12:00Z">
            <w:rPr>
              <w:rFonts w:ascii="Times New Roman" w:hAnsi="Times New Roman" w:cs="Times New Roman" w:hint="eastAsia"/>
            </w:rPr>
          </w:rPrChange>
        </w:rPr>
        <w:t>为每个按钮对应的键值。</w:t>
      </w:r>
      <w:r w:rsidR="005C5591" w:rsidRPr="002142C8">
        <w:rPr>
          <w:rFonts w:ascii="Times New Roman" w:hAnsi="Times New Roman" w:cs="Times New Roman"/>
          <w:rPrChange w:id="2984" w:author="ghj" w:date="2018-05-25T14:12:00Z">
            <w:rPr>
              <w:rFonts w:ascii="Times New Roman" w:hAnsi="Times New Roman" w:cs="Times New Roman" w:hint="eastAsia"/>
            </w:rPr>
          </w:rPrChange>
        </w:rPr>
        <w:t>同时设计时也为每一个按钮添加了一个点击事情，所有的点击事情指定了同一个函数，这个函数将接受点击的那个按键的</w:t>
      </w:r>
      <w:r w:rsidR="005C5591" w:rsidRPr="002142C8">
        <w:rPr>
          <w:rFonts w:ascii="Times New Roman" w:hAnsi="Times New Roman" w:cs="Times New Roman"/>
          <w:rPrChange w:id="2985" w:author="ghj" w:date="2018-05-25T14:12:00Z">
            <w:rPr>
              <w:rFonts w:ascii="Times New Roman" w:hAnsi="Times New Roman" w:cs="Times New Roman" w:hint="eastAsia"/>
            </w:rPr>
          </w:rPrChange>
        </w:rPr>
        <w:t>value</w:t>
      </w:r>
      <w:r w:rsidR="005C5591" w:rsidRPr="002142C8">
        <w:rPr>
          <w:rFonts w:ascii="Times New Roman" w:hAnsi="Times New Roman" w:cs="Times New Roman"/>
          <w:rPrChange w:id="2986" w:author="ghj" w:date="2018-05-25T14:12:00Z">
            <w:rPr>
              <w:rFonts w:ascii="Times New Roman" w:hAnsi="Times New Roman" w:cs="Times New Roman" w:hint="eastAsia"/>
            </w:rPr>
          </w:rPrChange>
        </w:rPr>
        <w:t>值。远程遥控前端</w:t>
      </w:r>
      <w:proofErr w:type="spellStart"/>
      <w:r w:rsidR="005C5591" w:rsidRPr="002142C8">
        <w:rPr>
          <w:rFonts w:ascii="Times New Roman" w:hAnsi="Times New Roman" w:cs="Times New Roman"/>
          <w:rPrChange w:id="2987" w:author="ghj" w:date="2018-05-25T14:12:00Z">
            <w:rPr>
              <w:rFonts w:ascii="Times New Roman" w:hAnsi="Times New Roman" w:cs="Times New Roman" w:hint="eastAsia"/>
            </w:rPr>
          </w:rPrChange>
        </w:rPr>
        <w:t>js</w:t>
      </w:r>
      <w:proofErr w:type="spellEnd"/>
      <w:r w:rsidR="005C5591" w:rsidRPr="002142C8">
        <w:rPr>
          <w:rFonts w:ascii="Times New Roman" w:hAnsi="Times New Roman" w:cs="Times New Roman"/>
          <w:rPrChange w:id="2988" w:author="ghj" w:date="2018-05-25T14:12:00Z">
            <w:rPr>
              <w:rFonts w:ascii="Times New Roman" w:hAnsi="Times New Roman" w:cs="Times New Roman" w:hint="eastAsia"/>
            </w:rPr>
          </w:rPrChange>
        </w:rPr>
        <w:t>逻辑如图</w:t>
      </w:r>
      <w:r w:rsidR="005C5591" w:rsidRPr="002142C8">
        <w:rPr>
          <w:rFonts w:ascii="Times New Roman" w:hAnsi="Times New Roman" w:cs="Times New Roman"/>
          <w:rPrChange w:id="2989" w:author="ghj" w:date="2018-05-25T14:12:00Z">
            <w:rPr>
              <w:rFonts w:ascii="Times New Roman" w:hAnsi="Times New Roman" w:cs="Times New Roman" w:hint="eastAsia"/>
            </w:rPr>
          </w:rPrChange>
        </w:rPr>
        <w:t>5</w:t>
      </w:r>
      <w:r w:rsidR="009A5E2B" w:rsidRPr="002142C8">
        <w:rPr>
          <w:rFonts w:ascii="Times New Roman" w:hAnsi="Times New Roman" w:cs="Times New Roman"/>
          <w:rPrChange w:id="2990" w:author="ghj" w:date="2018-05-25T14:12:00Z">
            <w:rPr>
              <w:rFonts w:ascii="Times New Roman" w:hAnsi="Times New Roman" w:cs="Times New Roman"/>
            </w:rPr>
          </w:rPrChange>
        </w:rPr>
        <w:t>.</w:t>
      </w:r>
      <w:r w:rsidR="009A5E2B" w:rsidRPr="002142C8">
        <w:rPr>
          <w:rFonts w:ascii="Times New Roman" w:hAnsi="Times New Roman" w:cs="Times New Roman"/>
          <w:rPrChange w:id="2991" w:author="ghj" w:date="2018-05-25T14:12:00Z">
            <w:rPr>
              <w:rFonts w:ascii="Times New Roman" w:hAnsi="Times New Roman" w:cs="Times New Roman" w:hint="eastAsia"/>
            </w:rPr>
          </w:rPrChange>
        </w:rPr>
        <w:t>20</w:t>
      </w:r>
      <w:r w:rsidR="005C5591" w:rsidRPr="002142C8">
        <w:rPr>
          <w:rFonts w:ascii="Times New Roman" w:hAnsi="Times New Roman" w:cs="Times New Roman"/>
          <w:rPrChange w:id="2992" w:author="ghj" w:date="2018-05-25T14:12:00Z">
            <w:rPr>
              <w:rFonts w:ascii="Times New Roman" w:hAnsi="Times New Roman" w:cs="Times New Roman" w:hint="eastAsia"/>
            </w:rPr>
          </w:rPrChange>
        </w:rPr>
        <w:t>所示。</w:t>
      </w:r>
    </w:p>
    <w:p w:rsidR="005C5591" w:rsidRPr="002142C8" w:rsidRDefault="005C5591" w:rsidP="005C5591">
      <w:pPr>
        <w:pStyle w:val="HTML"/>
        <w:shd w:val="clear" w:color="auto" w:fill="FFFFFF"/>
        <w:jc w:val="center"/>
        <w:rPr>
          <w:rFonts w:ascii="Times New Roman" w:hAnsi="Times New Roman" w:cs="Times New Roman"/>
          <w:rPrChange w:id="2993" w:author="ghj" w:date="2018-05-25T14:12:00Z">
            <w:rPr>
              <w:rFonts w:ascii="Times New Roman" w:hAnsi="Times New Roman" w:cs="Times New Roman"/>
            </w:rPr>
          </w:rPrChange>
        </w:rPr>
      </w:pPr>
      <w:r w:rsidRPr="002142C8">
        <w:rPr>
          <w:rFonts w:ascii="Times New Roman" w:hAnsi="Times New Roman" w:cs="Times New Roman"/>
          <w:noProof/>
          <w:rPrChange w:id="2994" w:author="ghj" w:date="2018-05-25T14:12:00Z">
            <w:rPr>
              <w:noProof/>
            </w:rPr>
          </w:rPrChange>
        </w:rPr>
        <w:lastRenderedPageBreak/>
        <w:drawing>
          <wp:inline distT="0" distB="0" distL="0" distR="0">
            <wp:extent cx="2355367" cy="34671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361116" cy="3475563"/>
                    </a:xfrm>
                    <a:prstGeom prst="rect">
                      <a:avLst/>
                    </a:prstGeom>
                  </pic:spPr>
                </pic:pic>
              </a:graphicData>
            </a:graphic>
          </wp:inline>
        </w:drawing>
      </w:r>
    </w:p>
    <w:p w:rsidR="005C5591" w:rsidRPr="002142C8" w:rsidRDefault="005C5591" w:rsidP="005C5591">
      <w:pPr>
        <w:jc w:val="center"/>
        <w:rPr>
          <w:rFonts w:ascii="Times New Roman" w:eastAsia="黑体" w:hAnsi="Times New Roman" w:cs="Times New Roman"/>
          <w:b/>
          <w:szCs w:val="21"/>
          <w:rPrChange w:id="2995"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2996"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2997" w:author="ghj" w:date="2018-05-25T14:12:00Z">
            <w:rPr>
              <w:rFonts w:ascii="黑体" w:eastAsia="黑体" w:hAnsi="黑体" w:cs="Times New Roman"/>
              <w:b/>
              <w:szCs w:val="21"/>
            </w:rPr>
          </w:rPrChange>
        </w:rPr>
        <w:t>5.</w:t>
      </w:r>
      <w:r w:rsidR="009A5E2B" w:rsidRPr="002142C8">
        <w:rPr>
          <w:rFonts w:ascii="Times New Roman" w:eastAsia="黑体" w:hAnsi="Times New Roman" w:cs="Times New Roman"/>
          <w:b/>
          <w:szCs w:val="21"/>
          <w:rPrChange w:id="2998" w:author="ghj" w:date="2018-05-25T14:12:00Z">
            <w:rPr>
              <w:rFonts w:ascii="黑体" w:eastAsia="黑体" w:hAnsi="黑体" w:cs="Times New Roman" w:hint="eastAsia"/>
              <w:b/>
              <w:szCs w:val="21"/>
            </w:rPr>
          </w:rPrChange>
        </w:rPr>
        <w:t>20</w:t>
      </w:r>
      <w:r w:rsidRPr="002142C8">
        <w:rPr>
          <w:rFonts w:ascii="Times New Roman" w:eastAsia="黑体" w:hAnsi="Times New Roman" w:cs="Times New Roman"/>
          <w:b/>
          <w:szCs w:val="21"/>
          <w:rPrChange w:id="2999"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3000" w:author="ghj" w:date="2018-05-25T14:12:00Z">
            <w:rPr>
              <w:rFonts w:ascii="黑体" w:eastAsia="黑体" w:hAnsi="黑体" w:cs="Times New Roman" w:hint="eastAsia"/>
              <w:b/>
              <w:szCs w:val="21"/>
            </w:rPr>
          </w:rPrChange>
        </w:rPr>
        <w:t>远程遥控</w:t>
      </w:r>
      <w:r w:rsidR="00324FA9" w:rsidRPr="002142C8">
        <w:rPr>
          <w:rFonts w:ascii="Times New Roman" w:eastAsia="黑体" w:hAnsi="Times New Roman" w:cs="Times New Roman"/>
          <w:b/>
          <w:szCs w:val="21"/>
          <w:rPrChange w:id="3001" w:author="ghj" w:date="2018-05-25T14:12:00Z">
            <w:rPr>
              <w:rFonts w:ascii="黑体" w:eastAsia="黑体" w:hAnsi="黑体" w:cs="Times New Roman" w:hint="eastAsia"/>
              <w:b/>
              <w:szCs w:val="21"/>
            </w:rPr>
          </w:rPrChange>
        </w:rPr>
        <w:t>发出</w:t>
      </w:r>
      <w:r w:rsidRPr="002142C8">
        <w:rPr>
          <w:rFonts w:ascii="Times New Roman" w:eastAsia="黑体" w:hAnsi="Times New Roman" w:cs="Times New Roman"/>
          <w:b/>
          <w:szCs w:val="21"/>
          <w:rPrChange w:id="3002" w:author="ghj" w:date="2018-05-25T14:12:00Z">
            <w:rPr>
              <w:rFonts w:ascii="黑体" w:eastAsia="黑体" w:hAnsi="黑体" w:cs="Times New Roman" w:hint="eastAsia"/>
              <w:b/>
              <w:szCs w:val="21"/>
            </w:rPr>
          </w:rPrChange>
        </w:rPr>
        <w:t>网络请求</w:t>
      </w:r>
    </w:p>
    <w:p w:rsidR="00A971AD" w:rsidRPr="002142C8" w:rsidRDefault="00A971AD" w:rsidP="00A971AD">
      <w:pPr>
        <w:pStyle w:val="HTML"/>
        <w:shd w:val="clear" w:color="auto" w:fill="FFFFFF"/>
        <w:ind w:firstLineChars="200" w:firstLine="480"/>
        <w:rPr>
          <w:rFonts w:ascii="Times New Roman" w:hAnsi="Times New Roman" w:cs="Times New Roman"/>
          <w:rPrChange w:id="3003" w:author="ghj" w:date="2018-05-25T14:12:00Z">
            <w:rPr>
              <w:rFonts w:ascii="Times New Roman" w:hAnsi="Times New Roman" w:cs="Times New Roman"/>
            </w:rPr>
          </w:rPrChange>
        </w:rPr>
      </w:pPr>
      <w:r w:rsidRPr="002142C8">
        <w:rPr>
          <w:rFonts w:ascii="Times New Roman" w:hAnsi="Times New Roman" w:cs="Times New Roman"/>
          <w:rPrChange w:id="3004" w:author="ghj" w:date="2018-05-25T14:12:00Z">
            <w:rPr>
              <w:rFonts w:ascii="Times New Roman" w:hAnsi="Times New Roman" w:cs="Times New Roman" w:hint="eastAsia"/>
            </w:rPr>
          </w:rPrChange>
        </w:rPr>
        <w:t>经过</w:t>
      </w:r>
      <w:r w:rsidRPr="002142C8">
        <w:rPr>
          <w:rFonts w:ascii="Times New Roman" w:hAnsi="Times New Roman" w:cs="Times New Roman"/>
          <w:rPrChange w:id="3005" w:author="ghj" w:date="2018-05-25T14:12:00Z">
            <w:rPr>
              <w:rFonts w:ascii="Times New Roman" w:hAnsi="Times New Roman" w:cs="Times New Roman" w:hint="eastAsia"/>
            </w:rPr>
          </w:rPrChange>
        </w:rPr>
        <w:t>ajax</w:t>
      </w:r>
      <w:r w:rsidRPr="002142C8">
        <w:rPr>
          <w:rFonts w:ascii="Times New Roman" w:hAnsi="Times New Roman" w:cs="Times New Roman"/>
          <w:rPrChange w:id="3006" w:author="ghj" w:date="2018-05-25T14:12:00Z">
            <w:rPr>
              <w:rFonts w:ascii="Times New Roman" w:hAnsi="Times New Roman" w:cs="Times New Roman" w:hint="eastAsia"/>
            </w:rPr>
          </w:rPrChange>
        </w:rPr>
        <w:t>请求，后台就能拿到对应的设备名字</w:t>
      </w:r>
      <w:proofErr w:type="gramStart"/>
      <w:r w:rsidRPr="002142C8">
        <w:rPr>
          <w:rFonts w:ascii="Times New Roman" w:hAnsi="Times New Roman" w:cs="Times New Roman"/>
          <w:rPrChange w:id="3007" w:author="ghj" w:date="2018-05-25T14:12:00Z">
            <w:rPr>
              <w:rFonts w:ascii="Times New Roman" w:hAnsi="Times New Roman" w:cs="Times New Roman" w:hint="eastAsia"/>
            </w:rPr>
          </w:rPrChange>
        </w:rPr>
        <w:t>以及键</w:t>
      </w:r>
      <w:proofErr w:type="gramEnd"/>
      <w:r w:rsidRPr="002142C8">
        <w:rPr>
          <w:rFonts w:ascii="Times New Roman" w:hAnsi="Times New Roman" w:cs="Times New Roman"/>
          <w:rPrChange w:id="3008" w:author="ghj" w:date="2018-05-25T14:12:00Z">
            <w:rPr>
              <w:rFonts w:ascii="Times New Roman" w:hAnsi="Times New Roman" w:cs="Times New Roman" w:hint="eastAsia"/>
            </w:rPr>
          </w:rPrChange>
        </w:rPr>
        <w:t>值了，后台相应的发送红外的代码如图</w:t>
      </w:r>
      <w:r w:rsidRPr="002142C8">
        <w:rPr>
          <w:rFonts w:ascii="Times New Roman" w:hAnsi="Times New Roman" w:cs="Times New Roman"/>
          <w:rPrChange w:id="3009" w:author="ghj" w:date="2018-05-25T14:12:00Z">
            <w:rPr>
              <w:rFonts w:ascii="Times New Roman" w:hAnsi="Times New Roman" w:cs="Times New Roman" w:hint="eastAsia"/>
            </w:rPr>
          </w:rPrChange>
        </w:rPr>
        <w:t>5</w:t>
      </w:r>
      <w:r w:rsidR="009A5E2B" w:rsidRPr="002142C8">
        <w:rPr>
          <w:rFonts w:ascii="Times New Roman" w:hAnsi="Times New Roman" w:cs="Times New Roman"/>
          <w:rPrChange w:id="3010" w:author="ghj" w:date="2018-05-25T14:12:00Z">
            <w:rPr>
              <w:rFonts w:ascii="Times New Roman" w:hAnsi="Times New Roman" w:cs="Times New Roman"/>
            </w:rPr>
          </w:rPrChange>
        </w:rPr>
        <w:t>.</w:t>
      </w:r>
      <w:r w:rsidR="009A5E2B" w:rsidRPr="002142C8">
        <w:rPr>
          <w:rFonts w:ascii="Times New Roman" w:hAnsi="Times New Roman" w:cs="Times New Roman"/>
          <w:rPrChange w:id="3011" w:author="ghj" w:date="2018-05-25T14:12:00Z">
            <w:rPr>
              <w:rFonts w:ascii="Times New Roman" w:hAnsi="Times New Roman" w:cs="Times New Roman" w:hint="eastAsia"/>
            </w:rPr>
          </w:rPrChange>
        </w:rPr>
        <w:t>20</w:t>
      </w:r>
      <w:r w:rsidRPr="002142C8">
        <w:rPr>
          <w:rFonts w:ascii="Times New Roman" w:hAnsi="Times New Roman" w:cs="Times New Roman"/>
          <w:rPrChange w:id="3012" w:author="ghj" w:date="2018-05-25T14:12:00Z">
            <w:rPr>
              <w:rFonts w:ascii="Times New Roman" w:hAnsi="Times New Roman" w:cs="Times New Roman" w:hint="eastAsia"/>
            </w:rPr>
          </w:rPrChange>
        </w:rPr>
        <w:t>所示。</w:t>
      </w:r>
    </w:p>
    <w:p w:rsidR="00A971AD" w:rsidRPr="002142C8" w:rsidRDefault="00A971AD" w:rsidP="00A971AD">
      <w:pPr>
        <w:pStyle w:val="HTML"/>
        <w:shd w:val="clear" w:color="auto" w:fill="FFFFFF"/>
        <w:jc w:val="center"/>
        <w:rPr>
          <w:rFonts w:ascii="Times New Roman" w:hAnsi="Times New Roman" w:cs="Times New Roman"/>
          <w:rPrChange w:id="3013" w:author="ghj" w:date="2018-05-25T14:12:00Z">
            <w:rPr>
              <w:rFonts w:ascii="Times New Roman" w:hAnsi="Times New Roman" w:cs="Times New Roman"/>
            </w:rPr>
          </w:rPrChange>
        </w:rPr>
      </w:pPr>
      <w:r w:rsidRPr="002142C8">
        <w:rPr>
          <w:rFonts w:ascii="Times New Roman" w:hAnsi="Times New Roman" w:cs="Times New Roman"/>
          <w:noProof/>
          <w:rPrChange w:id="3014" w:author="ghj" w:date="2018-05-25T14:12:00Z">
            <w:rPr>
              <w:noProof/>
            </w:rPr>
          </w:rPrChange>
        </w:rPr>
        <w:drawing>
          <wp:inline distT="0" distB="0" distL="0" distR="0">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983207" cy="2141231"/>
                    </a:xfrm>
                    <a:prstGeom prst="rect">
                      <a:avLst/>
                    </a:prstGeom>
                  </pic:spPr>
                </pic:pic>
              </a:graphicData>
            </a:graphic>
          </wp:inline>
        </w:drawing>
      </w:r>
    </w:p>
    <w:p w:rsidR="00A971AD" w:rsidRPr="002142C8" w:rsidRDefault="00A971AD" w:rsidP="00A971AD">
      <w:pPr>
        <w:jc w:val="center"/>
        <w:rPr>
          <w:rFonts w:ascii="Times New Roman" w:eastAsia="黑体" w:hAnsi="Times New Roman" w:cs="Times New Roman"/>
          <w:b/>
          <w:szCs w:val="21"/>
          <w:rPrChange w:id="3015" w:author="ghj" w:date="2018-05-25T14:12:00Z">
            <w:rPr>
              <w:rFonts w:ascii="黑体" w:eastAsia="黑体" w:hAnsi="黑体" w:cs="Times New Roman"/>
              <w:b/>
              <w:szCs w:val="21"/>
            </w:rPr>
          </w:rPrChange>
        </w:rPr>
      </w:pPr>
      <w:r w:rsidRPr="002142C8">
        <w:rPr>
          <w:rFonts w:ascii="Times New Roman" w:eastAsia="黑体" w:hAnsi="Times New Roman" w:cs="Times New Roman"/>
          <w:b/>
          <w:szCs w:val="21"/>
          <w:rPrChange w:id="3016" w:author="ghj" w:date="2018-05-25T14:12:00Z">
            <w:rPr>
              <w:rFonts w:ascii="黑体" w:eastAsia="黑体" w:hAnsi="黑体" w:cs="Times New Roman" w:hint="eastAsia"/>
              <w:b/>
              <w:szCs w:val="21"/>
            </w:rPr>
          </w:rPrChange>
        </w:rPr>
        <w:t>图</w:t>
      </w:r>
      <w:r w:rsidRPr="002142C8">
        <w:rPr>
          <w:rFonts w:ascii="Times New Roman" w:eastAsia="黑体" w:hAnsi="Times New Roman" w:cs="Times New Roman"/>
          <w:b/>
          <w:szCs w:val="21"/>
          <w:rPrChange w:id="3017" w:author="ghj" w:date="2018-05-25T14:12:00Z">
            <w:rPr>
              <w:rFonts w:ascii="黑体" w:eastAsia="黑体" w:hAnsi="黑体" w:cs="Times New Roman"/>
              <w:b/>
              <w:szCs w:val="21"/>
            </w:rPr>
          </w:rPrChange>
        </w:rPr>
        <w:t>5.</w:t>
      </w:r>
      <w:r w:rsidR="009A5E2B" w:rsidRPr="002142C8">
        <w:rPr>
          <w:rFonts w:ascii="Times New Roman" w:eastAsia="黑体" w:hAnsi="Times New Roman" w:cs="Times New Roman"/>
          <w:b/>
          <w:szCs w:val="21"/>
          <w:rPrChange w:id="3018" w:author="ghj" w:date="2018-05-25T14:12:00Z">
            <w:rPr>
              <w:rFonts w:ascii="黑体" w:eastAsia="黑体" w:hAnsi="黑体" w:cs="Times New Roman" w:hint="eastAsia"/>
              <w:b/>
              <w:szCs w:val="21"/>
            </w:rPr>
          </w:rPrChange>
        </w:rPr>
        <w:t>20</w:t>
      </w:r>
      <w:r w:rsidRPr="002142C8">
        <w:rPr>
          <w:rFonts w:ascii="Times New Roman" w:eastAsia="黑体" w:hAnsi="Times New Roman" w:cs="Times New Roman"/>
          <w:b/>
          <w:szCs w:val="21"/>
          <w:rPrChange w:id="3019" w:author="ghj" w:date="2018-05-25T14:12:00Z">
            <w:rPr>
              <w:rFonts w:ascii="黑体" w:eastAsia="黑体" w:hAnsi="黑体" w:cs="Times New Roman"/>
              <w:b/>
              <w:szCs w:val="21"/>
            </w:rPr>
          </w:rPrChange>
        </w:rPr>
        <w:t xml:space="preserve"> </w:t>
      </w:r>
      <w:r w:rsidRPr="002142C8">
        <w:rPr>
          <w:rFonts w:ascii="Times New Roman" w:eastAsia="黑体" w:hAnsi="Times New Roman" w:cs="Times New Roman"/>
          <w:b/>
          <w:szCs w:val="21"/>
          <w:rPrChange w:id="3020" w:author="ghj" w:date="2018-05-25T14:12:00Z">
            <w:rPr>
              <w:rFonts w:ascii="黑体" w:eastAsia="黑体" w:hAnsi="黑体" w:cs="Times New Roman" w:hint="eastAsia"/>
              <w:b/>
              <w:szCs w:val="21"/>
            </w:rPr>
          </w:rPrChange>
        </w:rPr>
        <w:t>远程遥控发射红外代码</w:t>
      </w:r>
    </w:p>
    <w:p w:rsidR="00A971AD" w:rsidRPr="002142C8" w:rsidRDefault="0086149B" w:rsidP="0086149B">
      <w:pPr>
        <w:pStyle w:val="HTML"/>
        <w:shd w:val="clear" w:color="auto" w:fill="FFFFFF"/>
        <w:ind w:firstLineChars="200" w:firstLine="480"/>
        <w:rPr>
          <w:rFonts w:ascii="Times New Roman" w:hAnsi="Times New Roman" w:cs="Times New Roman"/>
          <w:rPrChange w:id="3021" w:author="ghj" w:date="2018-05-25T14:12:00Z">
            <w:rPr>
              <w:rFonts w:ascii="Times New Roman" w:hAnsi="Times New Roman" w:cs="Times New Roman"/>
            </w:rPr>
          </w:rPrChange>
        </w:rPr>
      </w:pPr>
      <w:r w:rsidRPr="002142C8">
        <w:rPr>
          <w:rFonts w:ascii="Times New Roman" w:hAnsi="Times New Roman" w:cs="Times New Roman"/>
          <w:rPrChange w:id="3022" w:author="ghj" w:date="2018-05-25T14:12:00Z">
            <w:rPr>
              <w:rFonts w:ascii="Times New Roman" w:hAnsi="Times New Roman" w:cs="Times New Roman" w:hint="eastAsia"/>
            </w:rPr>
          </w:rPrChange>
        </w:rPr>
        <w:t>首先通过自定义的名字来获取想要使用的设备的绝对路径和当前设备的真实名字（</w:t>
      </w:r>
      <w:proofErr w:type="spellStart"/>
      <w:r w:rsidRPr="002142C8">
        <w:rPr>
          <w:rFonts w:ascii="Times New Roman" w:hAnsi="Times New Roman" w:cs="Times New Roman"/>
          <w:rPrChange w:id="3023" w:author="ghj" w:date="2018-05-25T14:12:00Z">
            <w:rPr>
              <w:rFonts w:ascii="Times New Roman" w:hAnsi="Times New Roman" w:cs="Times New Roman" w:hint="eastAsia"/>
            </w:rPr>
          </w:rPrChange>
        </w:rPr>
        <w:t>uuid</w:t>
      </w:r>
      <w:proofErr w:type="spellEnd"/>
      <w:r w:rsidRPr="002142C8">
        <w:rPr>
          <w:rFonts w:ascii="Times New Roman" w:hAnsi="Times New Roman" w:cs="Times New Roman"/>
          <w:rPrChange w:id="3024" w:author="ghj" w:date="2018-05-25T14:12:00Z">
            <w:rPr>
              <w:rFonts w:ascii="Times New Roman" w:hAnsi="Times New Roman" w:cs="Times New Roman" w:hint="eastAsia"/>
            </w:rPr>
          </w:rPrChange>
        </w:rPr>
        <w:t>），然后将其复制到</w:t>
      </w:r>
      <w:r w:rsidRPr="002142C8">
        <w:rPr>
          <w:rFonts w:ascii="Times New Roman" w:hAnsi="Times New Roman" w:cs="Times New Roman"/>
          <w:rPrChange w:id="3025" w:author="ghj" w:date="2018-05-25T14:12:00Z">
            <w:rPr>
              <w:rFonts w:ascii="Times New Roman" w:hAnsi="Times New Roman" w:cs="Times New Roman" w:hint="eastAsia"/>
            </w:rPr>
          </w:rPrChange>
        </w:rPr>
        <w:t>lirc</w:t>
      </w:r>
      <w:r w:rsidRPr="002142C8">
        <w:rPr>
          <w:rFonts w:ascii="Times New Roman" w:hAnsi="Times New Roman" w:cs="Times New Roman"/>
          <w:rPrChange w:id="3026" w:author="ghj" w:date="2018-05-25T14:12:00Z">
            <w:rPr>
              <w:rFonts w:ascii="Times New Roman" w:hAnsi="Times New Roman" w:cs="Times New Roman" w:hint="eastAsia"/>
            </w:rPr>
          </w:rPrChange>
        </w:rPr>
        <w:t>的设备默认路径。接着使用</w:t>
      </w:r>
      <w:r w:rsidRPr="002142C8">
        <w:rPr>
          <w:rFonts w:ascii="Times New Roman" w:hAnsi="Times New Roman" w:cs="Times New Roman"/>
          <w:rPrChange w:id="3027" w:author="ghj" w:date="2018-05-25T14:12:00Z">
            <w:rPr>
              <w:rFonts w:ascii="Times New Roman" w:hAnsi="Times New Roman" w:cs="Times New Roman" w:hint="eastAsia"/>
            </w:rPr>
          </w:rPrChange>
        </w:rPr>
        <w:t>subprocess</w:t>
      </w:r>
      <w:r w:rsidRPr="002142C8">
        <w:rPr>
          <w:rFonts w:ascii="Times New Roman" w:hAnsi="Times New Roman" w:cs="Times New Roman"/>
          <w:rPrChange w:id="3028" w:author="ghj" w:date="2018-05-25T14:12:00Z">
            <w:rPr>
              <w:rFonts w:ascii="Times New Roman" w:hAnsi="Times New Roman" w:cs="Times New Roman" w:hint="eastAsia"/>
            </w:rPr>
          </w:rPrChange>
        </w:rPr>
        <w:t>运行</w:t>
      </w:r>
      <w:r w:rsidRPr="002142C8">
        <w:rPr>
          <w:rFonts w:ascii="Times New Roman" w:hAnsi="Times New Roman" w:cs="Times New Roman"/>
          <w:rPrChange w:id="3029" w:author="ghj" w:date="2018-05-25T14:12:00Z">
            <w:rPr>
              <w:rFonts w:ascii="Times New Roman" w:hAnsi="Times New Roman" w:cs="Times New Roman" w:hint="eastAsia"/>
            </w:rPr>
          </w:rPrChange>
        </w:rPr>
        <w:t>lirc</w:t>
      </w:r>
      <w:r w:rsidRPr="002142C8">
        <w:rPr>
          <w:rFonts w:ascii="Times New Roman" w:hAnsi="Times New Roman" w:cs="Times New Roman"/>
          <w:rPrChange w:id="3030" w:author="ghj" w:date="2018-05-25T14:12:00Z">
            <w:rPr>
              <w:rFonts w:ascii="Times New Roman" w:hAnsi="Times New Roman" w:cs="Times New Roman" w:hint="eastAsia"/>
            </w:rPr>
          </w:rPrChange>
        </w:rPr>
        <w:t>红外发送命令，如果返回结果包含拒绝信息，那么</w:t>
      </w:r>
      <w:r w:rsidR="00025A2F" w:rsidRPr="002142C8">
        <w:rPr>
          <w:rFonts w:ascii="Times New Roman" w:hAnsi="Times New Roman" w:cs="Times New Roman"/>
          <w:rPrChange w:id="3031" w:author="ghj" w:date="2018-05-25T14:12:00Z">
            <w:rPr>
              <w:rFonts w:ascii="Times New Roman" w:hAnsi="Times New Roman" w:cs="Times New Roman" w:hint="eastAsia"/>
            </w:rPr>
          </w:rPrChange>
        </w:rPr>
        <w:t>、则证明</w:t>
      </w:r>
      <w:r w:rsidRPr="002142C8">
        <w:rPr>
          <w:rFonts w:ascii="Times New Roman" w:hAnsi="Times New Roman" w:cs="Times New Roman"/>
          <w:rPrChange w:id="3032" w:author="ghj" w:date="2018-05-25T14:12:00Z">
            <w:rPr>
              <w:rFonts w:ascii="Times New Roman" w:hAnsi="Times New Roman" w:cs="Times New Roman" w:hint="eastAsia"/>
            </w:rPr>
          </w:rPrChange>
        </w:rPr>
        <w:t>是</w:t>
      </w:r>
      <w:r w:rsidRPr="002142C8">
        <w:rPr>
          <w:rFonts w:ascii="Times New Roman" w:hAnsi="Times New Roman" w:cs="Times New Roman"/>
          <w:rPrChange w:id="3033" w:author="ghj" w:date="2018-05-25T14:12:00Z">
            <w:rPr>
              <w:rFonts w:ascii="Times New Roman" w:hAnsi="Times New Roman" w:cs="Times New Roman" w:hint="eastAsia"/>
            </w:rPr>
          </w:rPrChange>
        </w:rPr>
        <w:t>lirc</w:t>
      </w:r>
      <w:r w:rsidRPr="002142C8">
        <w:rPr>
          <w:rFonts w:ascii="Times New Roman" w:hAnsi="Times New Roman" w:cs="Times New Roman"/>
          <w:rPrChange w:id="3034" w:author="ghj" w:date="2018-05-25T14:12:00Z">
            <w:rPr>
              <w:rFonts w:ascii="Times New Roman" w:hAnsi="Times New Roman" w:cs="Times New Roman" w:hint="eastAsia"/>
            </w:rPr>
          </w:rPrChange>
        </w:rPr>
        <w:t>没有启动，所以启动</w:t>
      </w:r>
      <w:r w:rsidRPr="002142C8">
        <w:rPr>
          <w:rFonts w:ascii="Times New Roman" w:hAnsi="Times New Roman" w:cs="Times New Roman"/>
          <w:rPrChange w:id="3035" w:author="ghj" w:date="2018-05-25T14:12:00Z">
            <w:rPr>
              <w:rFonts w:ascii="Times New Roman" w:hAnsi="Times New Roman" w:cs="Times New Roman" w:hint="eastAsia"/>
            </w:rPr>
          </w:rPrChange>
        </w:rPr>
        <w:t>lirc</w:t>
      </w:r>
      <w:r w:rsidRPr="002142C8">
        <w:rPr>
          <w:rFonts w:ascii="Times New Roman" w:hAnsi="Times New Roman" w:cs="Times New Roman"/>
          <w:rPrChange w:id="3036" w:author="ghj" w:date="2018-05-25T14:12:00Z">
            <w:rPr>
              <w:rFonts w:ascii="Times New Roman" w:hAnsi="Times New Roman" w:cs="Times New Roman" w:hint="eastAsia"/>
            </w:rPr>
          </w:rPrChange>
        </w:rPr>
        <w:t>后</w:t>
      </w:r>
      <w:r w:rsidR="00025A2F" w:rsidRPr="002142C8">
        <w:rPr>
          <w:rFonts w:ascii="Times New Roman" w:hAnsi="Times New Roman" w:cs="Times New Roman"/>
          <w:rPrChange w:id="3037" w:author="ghj" w:date="2018-05-25T14:12:00Z">
            <w:rPr>
              <w:rFonts w:ascii="Times New Roman" w:hAnsi="Times New Roman" w:cs="Times New Roman" w:hint="eastAsia"/>
            </w:rPr>
          </w:rPrChange>
        </w:rPr>
        <w:t>需要</w:t>
      </w:r>
      <w:r w:rsidRPr="002142C8">
        <w:rPr>
          <w:rFonts w:ascii="Times New Roman" w:hAnsi="Times New Roman" w:cs="Times New Roman"/>
          <w:rPrChange w:id="3038" w:author="ghj" w:date="2018-05-25T14:12:00Z">
            <w:rPr>
              <w:rFonts w:ascii="Times New Roman" w:hAnsi="Times New Roman" w:cs="Times New Roman" w:hint="eastAsia"/>
            </w:rPr>
          </w:rPrChange>
        </w:rPr>
        <w:t>再发送一次红外指令，</w:t>
      </w:r>
      <w:r w:rsidR="009A5E2B" w:rsidRPr="002142C8">
        <w:rPr>
          <w:rFonts w:ascii="Times New Roman" w:hAnsi="Times New Roman" w:cs="Times New Roman"/>
          <w:rPrChange w:id="3039" w:author="ghj" w:date="2018-05-25T14:12:00Z">
            <w:rPr>
              <w:rFonts w:ascii="Times New Roman" w:hAnsi="Times New Roman" w:cs="Times New Roman" w:hint="eastAsia"/>
            </w:rPr>
          </w:rPrChange>
        </w:rPr>
        <w:t>若是</w:t>
      </w:r>
      <w:r w:rsidRPr="002142C8">
        <w:rPr>
          <w:rFonts w:ascii="Times New Roman" w:hAnsi="Times New Roman" w:cs="Times New Roman"/>
          <w:rPrChange w:id="3040" w:author="ghj" w:date="2018-05-25T14:12:00Z">
            <w:rPr>
              <w:rFonts w:ascii="Times New Roman" w:hAnsi="Times New Roman" w:cs="Times New Roman" w:hint="eastAsia"/>
            </w:rPr>
          </w:rPrChange>
        </w:rPr>
        <w:t>没有返回</w:t>
      </w:r>
      <w:r w:rsidR="004B7259" w:rsidRPr="002142C8">
        <w:rPr>
          <w:rFonts w:ascii="Times New Roman" w:hAnsi="Times New Roman" w:cs="Times New Roman"/>
          <w:rPrChange w:id="3041" w:author="ghj" w:date="2018-05-25T14:12:00Z">
            <w:rPr>
              <w:rFonts w:ascii="Times New Roman" w:hAnsi="Times New Roman" w:cs="Times New Roman" w:hint="eastAsia"/>
            </w:rPr>
          </w:rPrChange>
        </w:rPr>
        <w:t>字符串</w:t>
      </w:r>
      <w:r w:rsidRPr="002142C8">
        <w:rPr>
          <w:rFonts w:ascii="Times New Roman" w:hAnsi="Times New Roman" w:cs="Times New Roman"/>
          <w:rPrChange w:id="3042" w:author="ghj" w:date="2018-05-25T14:12:00Z">
            <w:rPr>
              <w:rFonts w:ascii="Times New Roman" w:hAnsi="Times New Roman" w:cs="Times New Roman" w:hint="eastAsia"/>
            </w:rPr>
          </w:rPrChange>
        </w:rPr>
        <w:t>则代表发送成功，则直接返回</w:t>
      </w:r>
      <w:r w:rsidRPr="002142C8">
        <w:rPr>
          <w:rFonts w:ascii="Times New Roman" w:hAnsi="Times New Roman" w:cs="Times New Roman"/>
          <w:rPrChange w:id="3043" w:author="ghj" w:date="2018-05-25T14:12:00Z">
            <w:rPr>
              <w:rFonts w:ascii="Times New Roman" w:hAnsi="Times New Roman" w:cs="Times New Roman" w:hint="eastAsia"/>
            </w:rPr>
          </w:rPrChange>
        </w:rPr>
        <w:t>True</w:t>
      </w:r>
      <w:r w:rsidRPr="002142C8">
        <w:rPr>
          <w:rFonts w:ascii="Times New Roman" w:hAnsi="Times New Roman" w:cs="Times New Roman"/>
          <w:rPrChange w:id="3044" w:author="ghj" w:date="2018-05-25T14:12:00Z">
            <w:rPr>
              <w:rFonts w:ascii="Times New Roman" w:hAnsi="Times New Roman" w:cs="Times New Roman" w:hint="eastAsia"/>
            </w:rPr>
          </w:rPrChange>
        </w:rPr>
        <w:t>，前端将提示发送成功；有返回</w:t>
      </w:r>
      <w:r w:rsidR="004B7259" w:rsidRPr="002142C8">
        <w:rPr>
          <w:rFonts w:ascii="Times New Roman" w:hAnsi="Times New Roman" w:cs="Times New Roman"/>
          <w:rPrChange w:id="3045" w:author="ghj" w:date="2018-05-25T14:12:00Z">
            <w:rPr>
              <w:rFonts w:ascii="Times New Roman" w:hAnsi="Times New Roman" w:cs="Times New Roman" w:hint="eastAsia"/>
            </w:rPr>
          </w:rPrChange>
        </w:rPr>
        <w:t>字符串</w:t>
      </w:r>
      <w:r w:rsidRPr="002142C8">
        <w:rPr>
          <w:rFonts w:ascii="Times New Roman" w:hAnsi="Times New Roman" w:cs="Times New Roman"/>
          <w:rPrChange w:id="3046" w:author="ghj" w:date="2018-05-25T14:12:00Z">
            <w:rPr>
              <w:rFonts w:ascii="Times New Roman" w:hAnsi="Times New Roman" w:cs="Times New Roman" w:hint="eastAsia"/>
            </w:rPr>
          </w:rPrChange>
        </w:rPr>
        <w:t>，则</w:t>
      </w:r>
      <w:r w:rsidR="004B7259" w:rsidRPr="002142C8">
        <w:rPr>
          <w:rFonts w:ascii="Times New Roman" w:hAnsi="Times New Roman" w:cs="Times New Roman"/>
          <w:rPrChange w:id="3047" w:author="ghj" w:date="2018-05-25T14:12:00Z">
            <w:rPr>
              <w:rFonts w:ascii="Times New Roman" w:hAnsi="Times New Roman" w:cs="Times New Roman" w:hint="eastAsia"/>
            </w:rPr>
          </w:rPrChange>
        </w:rPr>
        <w:t>表示红外发射</w:t>
      </w:r>
      <w:r w:rsidRPr="002142C8">
        <w:rPr>
          <w:rFonts w:ascii="Times New Roman" w:hAnsi="Times New Roman" w:cs="Times New Roman"/>
          <w:rPrChange w:id="3048" w:author="ghj" w:date="2018-05-25T14:12:00Z">
            <w:rPr>
              <w:rFonts w:ascii="Times New Roman" w:hAnsi="Times New Roman" w:cs="Times New Roman" w:hint="eastAsia"/>
            </w:rPr>
          </w:rPrChange>
        </w:rPr>
        <w:t>失败，前端</w:t>
      </w:r>
      <w:r w:rsidR="004B7259" w:rsidRPr="002142C8">
        <w:rPr>
          <w:rFonts w:ascii="Times New Roman" w:hAnsi="Times New Roman" w:cs="Times New Roman"/>
          <w:rPrChange w:id="3049" w:author="ghj" w:date="2018-05-25T14:12:00Z">
            <w:rPr>
              <w:rFonts w:ascii="Times New Roman" w:hAnsi="Times New Roman" w:cs="Times New Roman" w:hint="eastAsia"/>
            </w:rPr>
          </w:rPrChange>
        </w:rPr>
        <w:t>提示</w:t>
      </w:r>
      <w:r w:rsidRPr="002142C8">
        <w:rPr>
          <w:rFonts w:ascii="Times New Roman" w:hAnsi="Times New Roman" w:cs="Times New Roman"/>
          <w:rPrChange w:id="3050" w:author="ghj" w:date="2018-05-25T14:12:00Z">
            <w:rPr>
              <w:rFonts w:ascii="Times New Roman" w:hAnsi="Times New Roman" w:cs="Times New Roman" w:hint="eastAsia"/>
            </w:rPr>
          </w:rPrChange>
        </w:rPr>
        <w:t>发送失败信息。</w:t>
      </w:r>
    </w:p>
    <w:p w:rsidR="0086149B" w:rsidRPr="002142C8" w:rsidRDefault="0086149B" w:rsidP="003927AD">
      <w:pPr>
        <w:pStyle w:val="2"/>
        <w:spacing w:before="60" w:afterLines="50" w:after="156" w:line="240" w:lineRule="auto"/>
        <w:jc w:val="left"/>
        <w:rPr>
          <w:rFonts w:ascii="Times New Roman" w:eastAsia="宋体" w:hAnsi="Times New Roman" w:cs="Times New Roman"/>
          <w:sz w:val="28"/>
          <w:szCs w:val="28"/>
          <w:rPrChange w:id="3051" w:author="ghj" w:date="2018-05-25T14:12:00Z">
            <w:rPr>
              <w:rFonts w:ascii="宋体" w:eastAsia="宋体" w:hAnsi="宋体"/>
              <w:sz w:val="28"/>
              <w:szCs w:val="28"/>
            </w:rPr>
          </w:rPrChange>
        </w:rPr>
      </w:pPr>
      <w:r w:rsidRPr="002142C8">
        <w:rPr>
          <w:rFonts w:ascii="Times New Roman" w:eastAsia="宋体" w:hAnsi="Times New Roman" w:cs="Times New Roman"/>
          <w:sz w:val="28"/>
          <w:szCs w:val="28"/>
          <w:rPrChange w:id="3052" w:author="ghj" w:date="2018-05-25T14:12:00Z">
            <w:rPr>
              <w:rFonts w:ascii="宋体" w:eastAsia="宋体" w:hAnsi="宋体"/>
              <w:sz w:val="28"/>
              <w:szCs w:val="28"/>
            </w:rPr>
          </w:rPrChange>
        </w:rPr>
        <w:lastRenderedPageBreak/>
        <w:t xml:space="preserve">5.6 </w:t>
      </w:r>
      <w:r w:rsidRPr="002142C8">
        <w:rPr>
          <w:rFonts w:ascii="Times New Roman" w:eastAsia="宋体" w:hAnsi="Times New Roman" w:cs="Times New Roman"/>
          <w:sz w:val="28"/>
          <w:szCs w:val="28"/>
          <w:rPrChange w:id="3053" w:author="ghj" w:date="2018-05-25T14:12:00Z">
            <w:rPr>
              <w:rFonts w:ascii="宋体" w:eastAsia="宋体" w:hAnsi="宋体" w:hint="eastAsia"/>
              <w:sz w:val="28"/>
              <w:szCs w:val="28"/>
            </w:rPr>
          </w:rPrChange>
        </w:rPr>
        <w:t>WEB</w:t>
      </w:r>
      <w:r w:rsidRPr="002142C8">
        <w:rPr>
          <w:rFonts w:ascii="Times New Roman" w:eastAsia="宋体" w:hAnsi="Times New Roman" w:cs="Times New Roman"/>
          <w:sz w:val="28"/>
          <w:szCs w:val="28"/>
          <w:rPrChange w:id="3054" w:author="ghj" w:date="2018-05-25T14:12:00Z">
            <w:rPr>
              <w:rFonts w:ascii="宋体" w:eastAsia="宋体" w:hAnsi="宋体" w:hint="eastAsia"/>
              <w:sz w:val="28"/>
              <w:szCs w:val="28"/>
            </w:rPr>
          </w:rPrChange>
        </w:rPr>
        <w:t>端总结</w:t>
      </w:r>
    </w:p>
    <w:p w:rsidR="003927AD" w:rsidRPr="002142C8" w:rsidRDefault="004B7259" w:rsidP="00F27558">
      <w:pPr>
        <w:pStyle w:val="HTML"/>
        <w:shd w:val="clear" w:color="auto" w:fill="FFFFFF"/>
        <w:ind w:firstLineChars="200" w:firstLine="480"/>
        <w:rPr>
          <w:rFonts w:ascii="Times New Roman" w:hAnsi="Times New Roman" w:cs="Times New Roman"/>
          <w:rPrChange w:id="3055" w:author="ghj" w:date="2018-05-25T14:12:00Z">
            <w:rPr>
              <w:rFonts w:ascii="Times New Roman" w:hAnsi="Times New Roman" w:cs="Times New Roman"/>
            </w:rPr>
          </w:rPrChange>
        </w:rPr>
      </w:pPr>
      <w:r w:rsidRPr="002142C8">
        <w:rPr>
          <w:rFonts w:ascii="Times New Roman" w:hAnsi="Times New Roman" w:cs="Times New Roman"/>
          <w:color w:val="FF0000"/>
          <w:rPrChange w:id="3056" w:author="ghj" w:date="2018-05-25T14:12:00Z">
            <w:rPr>
              <w:rFonts w:ascii="Times New Roman" w:hAnsi="Times New Roman" w:cs="Times New Roman" w:hint="eastAsia"/>
            </w:rPr>
          </w:rPrChange>
        </w:rPr>
        <w:t>自此</w:t>
      </w:r>
      <w:r w:rsidRPr="002142C8">
        <w:rPr>
          <w:rFonts w:ascii="Times New Roman" w:hAnsi="Times New Roman" w:cs="Times New Roman"/>
          <w:rPrChange w:id="3057" w:author="ghj" w:date="2018-05-25T14:12:00Z">
            <w:rPr>
              <w:rFonts w:ascii="Times New Roman" w:hAnsi="Times New Roman" w:cs="Times New Roman" w:hint="eastAsia"/>
            </w:rPr>
          </w:rPrChange>
        </w:rPr>
        <w:t>，整个基于嵌入式的万能遥控器的设计就结束了</w:t>
      </w:r>
      <w:r w:rsidR="0086149B" w:rsidRPr="002142C8">
        <w:rPr>
          <w:rFonts w:ascii="Times New Roman" w:hAnsi="Times New Roman" w:cs="Times New Roman"/>
          <w:rPrChange w:id="3058" w:author="ghj" w:date="2018-05-25T14:12:00Z">
            <w:rPr>
              <w:rFonts w:ascii="Times New Roman" w:hAnsi="Times New Roman" w:cs="Times New Roman" w:hint="eastAsia"/>
            </w:rPr>
          </w:rPrChange>
        </w:rPr>
        <w:t>。</w:t>
      </w:r>
      <w:r w:rsidR="0086149B" w:rsidRPr="002142C8">
        <w:rPr>
          <w:rFonts w:ascii="Times New Roman" w:hAnsi="Times New Roman" w:cs="Times New Roman"/>
          <w:color w:val="FF0000"/>
          <w:rPrChange w:id="3059" w:author="ghj" w:date="2018-05-25T14:12:00Z">
            <w:rPr>
              <w:rFonts w:ascii="Times New Roman" w:hAnsi="Times New Roman" w:cs="Times New Roman"/>
            </w:rPr>
          </w:rPrChange>
        </w:rPr>
        <w:t>W</w:t>
      </w:r>
      <w:r w:rsidR="0086149B" w:rsidRPr="002142C8">
        <w:rPr>
          <w:rFonts w:ascii="Times New Roman" w:hAnsi="Times New Roman" w:cs="Times New Roman"/>
          <w:color w:val="FF0000"/>
          <w:rPrChange w:id="3060" w:author="ghj" w:date="2018-05-25T14:12:00Z">
            <w:rPr>
              <w:rFonts w:ascii="Times New Roman" w:hAnsi="Times New Roman" w:cs="Times New Roman" w:hint="eastAsia"/>
            </w:rPr>
          </w:rPrChange>
        </w:rPr>
        <w:t>eb</w:t>
      </w:r>
      <w:r w:rsidR="0086149B" w:rsidRPr="002142C8">
        <w:rPr>
          <w:rFonts w:ascii="Times New Roman" w:hAnsi="Times New Roman" w:cs="Times New Roman"/>
          <w:color w:val="FF0000"/>
          <w:rPrChange w:id="3061" w:author="ghj" w:date="2018-05-25T14:12:00Z">
            <w:rPr>
              <w:rFonts w:ascii="Times New Roman" w:hAnsi="Times New Roman" w:cs="Times New Roman" w:hint="eastAsia"/>
            </w:rPr>
          </w:rPrChange>
        </w:rPr>
        <w:t>端的设计查阅了非常之多的资料，尤其是前端和后台的交互方面的资料</w:t>
      </w:r>
      <w:r w:rsidR="0086149B" w:rsidRPr="002142C8">
        <w:rPr>
          <w:rFonts w:ascii="Times New Roman" w:hAnsi="Times New Roman" w:cs="Times New Roman"/>
          <w:rPrChange w:id="3062" w:author="ghj" w:date="2018-05-25T14:12:00Z">
            <w:rPr>
              <w:rFonts w:ascii="Times New Roman" w:hAnsi="Times New Roman" w:cs="Times New Roman" w:hint="eastAsia"/>
            </w:rPr>
          </w:rPrChange>
        </w:rPr>
        <w:t>，课题设计里每一种情况都有做考虑，所以本课题的容错率是较高的。</w:t>
      </w:r>
    </w:p>
    <w:p w:rsidR="003927AD" w:rsidRPr="002142C8" w:rsidRDefault="003927AD" w:rsidP="003927AD">
      <w:pPr>
        <w:rPr>
          <w:rFonts w:ascii="Times New Roman" w:eastAsia="宋体" w:hAnsi="Times New Roman" w:cs="Times New Roman"/>
          <w:kern w:val="0"/>
          <w:sz w:val="24"/>
          <w:szCs w:val="24"/>
          <w:rPrChange w:id="3063" w:author="ghj" w:date="2018-05-25T14:12:00Z">
            <w:rPr>
              <w:rFonts w:eastAsia="宋体"/>
              <w:kern w:val="0"/>
              <w:sz w:val="24"/>
              <w:szCs w:val="24"/>
            </w:rPr>
          </w:rPrChange>
        </w:rPr>
      </w:pPr>
      <w:r w:rsidRPr="002142C8">
        <w:rPr>
          <w:rFonts w:ascii="Times New Roman" w:hAnsi="Times New Roman" w:cs="Times New Roman"/>
          <w:rPrChange w:id="3064" w:author="ghj" w:date="2018-05-25T14:12:00Z">
            <w:rPr/>
          </w:rPrChange>
        </w:rPr>
        <w:br w:type="page"/>
      </w:r>
    </w:p>
    <w:p w:rsidR="0086149B" w:rsidRPr="002142C8" w:rsidRDefault="0086149B" w:rsidP="00F27558">
      <w:pPr>
        <w:pStyle w:val="HTML"/>
        <w:shd w:val="clear" w:color="auto" w:fill="FFFFFF"/>
        <w:ind w:firstLineChars="200" w:firstLine="480"/>
        <w:rPr>
          <w:rFonts w:ascii="Times New Roman" w:hAnsi="Times New Roman" w:cs="Times New Roman"/>
          <w:rPrChange w:id="3065" w:author="ghj" w:date="2018-05-25T14:12:00Z">
            <w:rPr>
              <w:rFonts w:ascii="Times New Roman" w:hAnsi="Times New Roman" w:cs="Times New Roman"/>
            </w:rPr>
          </w:rPrChange>
        </w:rPr>
      </w:pPr>
    </w:p>
    <w:p w:rsidR="00F27558" w:rsidRPr="002142C8" w:rsidRDefault="003927AD" w:rsidP="0078185D">
      <w:pPr>
        <w:pStyle w:val="1"/>
        <w:spacing w:after="156"/>
        <w:jc w:val="center"/>
        <w:rPr>
          <w:rFonts w:ascii="Times New Roman" w:hAnsi="Times New Roman" w:cs="Times New Roman"/>
          <w:rPrChange w:id="3066" w:author="ghj" w:date="2018-05-25T14:12:00Z">
            <w:rPr>
              <w:rFonts w:ascii="Times New Roman" w:hAnsi="Times New Roman" w:cs="Times New Roman"/>
            </w:rPr>
          </w:rPrChange>
        </w:rPr>
      </w:pPr>
      <w:r w:rsidRPr="002142C8">
        <w:rPr>
          <w:rFonts w:ascii="Times New Roman" w:hAnsi="Times New Roman" w:cs="Times New Roman"/>
          <w:rPrChange w:id="3067" w:author="ghj" w:date="2018-05-25T14:12:00Z">
            <w:rPr>
              <w:rFonts w:ascii="Times New Roman" w:hAnsi="Times New Roman" w:cs="Times New Roman" w:hint="eastAsia"/>
            </w:rPr>
          </w:rPrChange>
        </w:rPr>
        <w:t>第六章</w:t>
      </w:r>
      <w:r w:rsidR="00F27558" w:rsidRPr="002142C8">
        <w:rPr>
          <w:rFonts w:ascii="Times New Roman" w:hAnsi="Times New Roman" w:cs="Times New Roman"/>
          <w:rPrChange w:id="3068" w:author="ghj" w:date="2018-05-25T14:12:00Z">
            <w:rPr>
              <w:rFonts w:ascii="Times New Roman" w:hAnsi="Times New Roman" w:cs="Times New Roman" w:hint="eastAsia"/>
            </w:rPr>
          </w:rPrChange>
        </w:rPr>
        <w:t xml:space="preserve"> </w:t>
      </w:r>
      <w:r w:rsidR="00F27558" w:rsidRPr="002142C8">
        <w:rPr>
          <w:rFonts w:ascii="Times New Roman" w:hAnsi="Times New Roman" w:cs="Times New Roman"/>
          <w:rPrChange w:id="3069" w:author="ghj" w:date="2018-05-25T14:12:00Z">
            <w:rPr>
              <w:rFonts w:ascii="Times New Roman" w:hAnsi="Times New Roman" w:cs="Times New Roman" w:hint="eastAsia"/>
            </w:rPr>
          </w:rPrChange>
        </w:rPr>
        <w:t>总结</w:t>
      </w:r>
    </w:p>
    <w:p w:rsidR="00F27558" w:rsidRPr="002142C8" w:rsidRDefault="00F27558" w:rsidP="00F27558">
      <w:pPr>
        <w:ind w:firstLineChars="200" w:firstLine="480"/>
        <w:rPr>
          <w:rFonts w:ascii="Times New Roman" w:eastAsia="宋体" w:hAnsi="Times New Roman" w:cs="Times New Roman"/>
          <w:sz w:val="24"/>
          <w:szCs w:val="24"/>
          <w:rPrChange w:id="3070"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071" w:author="ghj" w:date="2018-05-25T14:12:00Z">
            <w:rPr>
              <w:rFonts w:ascii="宋体" w:eastAsia="宋体" w:hAnsi="宋体" w:hint="eastAsia"/>
              <w:sz w:val="24"/>
              <w:szCs w:val="24"/>
            </w:rPr>
          </w:rPrChange>
        </w:rPr>
        <w:t>整</w:t>
      </w:r>
      <w:r w:rsidRPr="002142C8">
        <w:rPr>
          <w:rFonts w:ascii="Times New Roman" w:eastAsia="宋体" w:hAnsi="Times New Roman" w:cs="Times New Roman"/>
          <w:sz w:val="24"/>
          <w:szCs w:val="24"/>
          <w:rPrChange w:id="3072" w:author="ghj" w:date="2018-05-25T14:12:00Z">
            <w:rPr>
              <w:rFonts w:ascii="Times New Roman" w:eastAsia="宋体" w:hAnsi="Times New Roman" w:cs="Times New Roman" w:hint="eastAsia"/>
              <w:sz w:val="24"/>
              <w:szCs w:val="24"/>
            </w:rPr>
          </w:rPrChange>
        </w:rPr>
        <w:t>个系统设计是一个从无到有的过程，从开始</w:t>
      </w:r>
      <w:proofErr w:type="gramStart"/>
      <w:r w:rsidRPr="002142C8">
        <w:rPr>
          <w:rFonts w:ascii="Times New Roman" w:eastAsia="宋体" w:hAnsi="Times New Roman" w:cs="Times New Roman"/>
          <w:sz w:val="24"/>
          <w:szCs w:val="24"/>
          <w:rPrChange w:id="3073" w:author="ghj" w:date="2018-05-25T14:12:00Z">
            <w:rPr>
              <w:rFonts w:ascii="Times New Roman" w:eastAsia="宋体" w:hAnsi="Times New Roman" w:cs="Times New Roman" w:hint="eastAsia"/>
              <w:sz w:val="24"/>
              <w:szCs w:val="24"/>
            </w:rPr>
          </w:rPrChange>
        </w:rPr>
        <w:t>拿到毕设课题</w:t>
      </w:r>
      <w:proofErr w:type="gramEnd"/>
      <w:r w:rsidRPr="002142C8">
        <w:rPr>
          <w:rFonts w:ascii="Times New Roman" w:eastAsia="宋体" w:hAnsi="Times New Roman" w:cs="Times New Roman"/>
          <w:sz w:val="24"/>
          <w:szCs w:val="24"/>
          <w:rPrChange w:id="3074" w:author="ghj" w:date="2018-05-25T14:12:00Z">
            <w:rPr>
              <w:rFonts w:ascii="Times New Roman" w:eastAsia="宋体" w:hAnsi="Times New Roman" w:cs="Times New Roman" w:hint="eastAsia"/>
              <w:sz w:val="24"/>
              <w:szCs w:val="24"/>
            </w:rPr>
          </w:rPrChange>
        </w:rPr>
        <w:t>时的迷茫到现在完成了毕设，整个过程有太多的艰辛，伴随着太多的谷歌查资料、图书馆看书。所有相关技术的一点点积累，才逐渐有了硬件、</w:t>
      </w:r>
      <w:r w:rsidRPr="002142C8">
        <w:rPr>
          <w:rFonts w:ascii="Times New Roman" w:eastAsia="宋体" w:hAnsi="Times New Roman" w:cs="Times New Roman"/>
          <w:sz w:val="24"/>
          <w:szCs w:val="24"/>
          <w:rPrChange w:id="3075" w:author="ghj" w:date="2018-05-25T14:12:00Z">
            <w:rPr>
              <w:rFonts w:ascii="Times New Roman" w:eastAsia="宋体" w:hAnsi="Times New Roman" w:cs="Times New Roman" w:hint="eastAsia"/>
              <w:sz w:val="24"/>
              <w:szCs w:val="24"/>
            </w:rPr>
          </w:rPrChange>
        </w:rPr>
        <w:t>WEB</w:t>
      </w:r>
      <w:r w:rsidRPr="002142C8">
        <w:rPr>
          <w:rFonts w:ascii="Times New Roman" w:eastAsia="宋体" w:hAnsi="Times New Roman" w:cs="Times New Roman"/>
          <w:sz w:val="24"/>
          <w:szCs w:val="24"/>
          <w:rPrChange w:id="3076" w:author="ghj" w:date="2018-05-25T14:12:00Z">
            <w:rPr>
              <w:rFonts w:ascii="Times New Roman" w:eastAsia="宋体" w:hAnsi="Times New Roman" w:cs="Times New Roman" w:hint="eastAsia"/>
              <w:sz w:val="24"/>
              <w:szCs w:val="24"/>
            </w:rPr>
          </w:rPrChange>
        </w:rPr>
        <w:t>的联系交互，才逐渐有了硬件分哪些模块、</w:t>
      </w:r>
      <w:r w:rsidRPr="002142C8">
        <w:rPr>
          <w:rFonts w:ascii="Times New Roman" w:eastAsia="宋体" w:hAnsi="Times New Roman" w:cs="Times New Roman"/>
          <w:sz w:val="24"/>
          <w:szCs w:val="24"/>
          <w:rPrChange w:id="3077" w:author="ghj" w:date="2018-05-25T14:12:00Z">
            <w:rPr>
              <w:rFonts w:ascii="Times New Roman" w:eastAsia="宋体" w:hAnsi="Times New Roman" w:cs="Times New Roman" w:hint="eastAsia"/>
              <w:sz w:val="24"/>
              <w:szCs w:val="24"/>
            </w:rPr>
          </w:rPrChange>
        </w:rPr>
        <w:t>WEB</w:t>
      </w:r>
      <w:r w:rsidRPr="002142C8">
        <w:rPr>
          <w:rFonts w:ascii="Times New Roman" w:eastAsia="宋体" w:hAnsi="Times New Roman" w:cs="Times New Roman"/>
          <w:sz w:val="24"/>
          <w:szCs w:val="24"/>
          <w:rPrChange w:id="3078" w:author="ghj" w:date="2018-05-25T14:12:00Z">
            <w:rPr>
              <w:rFonts w:ascii="Times New Roman" w:eastAsia="宋体" w:hAnsi="Times New Roman" w:cs="Times New Roman" w:hint="eastAsia"/>
              <w:sz w:val="24"/>
              <w:szCs w:val="24"/>
            </w:rPr>
          </w:rPrChange>
        </w:rPr>
        <w:t>分哪些模块的想法。</w:t>
      </w:r>
    </w:p>
    <w:p w:rsidR="00F27558" w:rsidRPr="002142C8" w:rsidRDefault="004B7259" w:rsidP="00F27558">
      <w:pPr>
        <w:ind w:firstLineChars="200" w:firstLine="480"/>
        <w:rPr>
          <w:rFonts w:ascii="Times New Roman" w:eastAsia="宋体" w:hAnsi="Times New Roman" w:cs="Times New Roman"/>
          <w:sz w:val="24"/>
          <w:szCs w:val="24"/>
          <w:rPrChange w:id="3079"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080" w:author="ghj" w:date="2018-05-25T14:12:00Z">
            <w:rPr>
              <w:rFonts w:ascii="Times New Roman" w:eastAsia="宋体" w:hAnsi="Times New Roman" w:cs="Times New Roman" w:hint="eastAsia"/>
              <w:sz w:val="24"/>
              <w:szCs w:val="24"/>
            </w:rPr>
          </w:rPrChange>
        </w:rPr>
        <w:t>系统</w:t>
      </w:r>
      <w:r w:rsidR="00F27558" w:rsidRPr="002142C8">
        <w:rPr>
          <w:rFonts w:ascii="Times New Roman" w:eastAsia="宋体" w:hAnsi="Times New Roman" w:cs="Times New Roman"/>
          <w:sz w:val="24"/>
          <w:szCs w:val="24"/>
          <w:rPrChange w:id="3081" w:author="ghj" w:date="2018-05-25T14:12:00Z">
            <w:rPr>
              <w:rFonts w:ascii="Times New Roman" w:eastAsia="宋体" w:hAnsi="Times New Roman" w:cs="Times New Roman" w:hint="eastAsia"/>
              <w:sz w:val="24"/>
              <w:szCs w:val="24"/>
            </w:rPr>
          </w:rPrChange>
        </w:rPr>
        <w:t>设计的过程</w:t>
      </w:r>
      <w:r w:rsidRPr="002142C8">
        <w:rPr>
          <w:rFonts w:ascii="Times New Roman" w:eastAsia="宋体" w:hAnsi="Times New Roman" w:cs="Times New Roman"/>
          <w:sz w:val="24"/>
          <w:szCs w:val="24"/>
          <w:rPrChange w:id="3082" w:author="ghj" w:date="2018-05-25T14:12:00Z">
            <w:rPr>
              <w:rFonts w:ascii="Times New Roman" w:eastAsia="宋体" w:hAnsi="Times New Roman" w:cs="Times New Roman" w:hint="eastAsia"/>
              <w:sz w:val="24"/>
              <w:szCs w:val="24"/>
            </w:rPr>
          </w:rPrChange>
        </w:rPr>
        <w:t>让笔者</w:t>
      </w:r>
      <w:r w:rsidR="00F27558" w:rsidRPr="002142C8">
        <w:rPr>
          <w:rFonts w:ascii="Times New Roman" w:eastAsia="宋体" w:hAnsi="Times New Roman" w:cs="Times New Roman"/>
          <w:sz w:val="24"/>
          <w:szCs w:val="24"/>
          <w:rPrChange w:id="3083" w:author="ghj" w:date="2018-05-25T14:12:00Z">
            <w:rPr>
              <w:rFonts w:ascii="Times New Roman" w:eastAsia="宋体" w:hAnsi="Times New Roman" w:cs="Times New Roman" w:hint="eastAsia"/>
              <w:sz w:val="24"/>
              <w:szCs w:val="24"/>
            </w:rPr>
          </w:rPrChange>
        </w:rPr>
        <w:t>自我沉淀</w:t>
      </w:r>
      <w:r w:rsidRPr="002142C8">
        <w:rPr>
          <w:rFonts w:ascii="Times New Roman" w:eastAsia="宋体" w:hAnsi="Times New Roman" w:cs="Times New Roman"/>
          <w:sz w:val="24"/>
          <w:szCs w:val="24"/>
          <w:rPrChange w:id="3084" w:author="ghj" w:date="2018-05-25T14:12:00Z">
            <w:rPr>
              <w:rFonts w:ascii="Times New Roman" w:eastAsia="宋体" w:hAnsi="Times New Roman" w:cs="Times New Roman" w:hint="eastAsia"/>
              <w:sz w:val="24"/>
              <w:szCs w:val="24"/>
            </w:rPr>
          </w:rPrChange>
        </w:rPr>
        <w:t>许多，在这个</w:t>
      </w:r>
      <w:r w:rsidR="00F27558" w:rsidRPr="002142C8">
        <w:rPr>
          <w:rFonts w:ascii="Times New Roman" w:eastAsia="宋体" w:hAnsi="Times New Roman" w:cs="Times New Roman"/>
          <w:sz w:val="24"/>
          <w:szCs w:val="24"/>
          <w:rPrChange w:id="3085" w:author="ghj" w:date="2018-05-25T14:12:00Z">
            <w:rPr>
              <w:rFonts w:ascii="Times New Roman" w:eastAsia="宋体" w:hAnsi="Times New Roman" w:cs="Times New Roman" w:hint="eastAsia"/>
              <w:sz w:val="24"/>
              <w:szCs w:val="24"/>
            </w:rPr>
          </w:rPrChange>
        </w:rPr>
        <w:t>自我积累的过程</w:t>
      </w:r>
      <w:r w:rsidRPr="002142C8">
        <w:rPr>
          <w:rFonts w:ascii="Times New Roman" w:eastAsia="宋体" w:hAnsi="Times New Roman" w:cs="Times New Roman"/>
          <w:sz w:val="24"/>
          <w:szCs w:val="24"/>
          <w:rPrChange w:id="3086" w:author="ghj" w:date="2018-05-25T14:12:00Z">
            <w:rPr>
              <w:rFonts w:ascii="Times New Roman" w:eastAsia="宋体" w:hAnsi="Times New Roman" w:cs="Times New Roman" w:hint="eastAsia"/>
              <w:sz w:val="24"/>
              <w:szCs w:val="24"/>
            </w:rPr>
          </w:rPrChange>
        </w:rPr>
        <w:t>中，笔者也收获了很多</w:t>
      </w:r>
      <w:r w:rsidR="00F27558" w:rsidRPr="002142C8">
        <w:rPr>
          <w:rFonts w:ascii="Times New Roman" w:eastAsia="宋体" w:hAnsi="Times New Roman" w:cs="Times New Roman"/>
          <w:sz w:val="24"/>
          <w:szCs w:val="24"/>
          <w:rPrChange w:id="3087" w:author="ghj" w:date="2018-05-25T14:12:00Z">
            <w:rPr>
              <w:rFonts w:ascii="Times New Roman" w:eastAsia="宋体" w:hAnsi="Times New Roman" w:cs="Times New Roman" w:hint="eastAsia"/>
              <w:sz w:val="24"/>
              <w:szCs w:val="24"/>
            </w:rPr>
          </w:rPrChange>
        </w:rPr>
        <w:t>。尽管想清楚怎么分模块，但是对于各个模块的</w:t>
      </w:r>
      <w:proofErr w:type="gramStart"/>
      <w:r w:rsidR="00F27558" w:rsidRPr="002142C8">
        <w:rPr>
          <w:rFonts w:ascii="Times New Roman" w:eastAsia="宋体" w:hAnsi="Times New Roman" w:cs="Times New Roman"/>
          <w:sz w:val="24"/>
          <w:szCs w:val="24"/>
          <w:rPrChange w:id="3088" w:author="ghj" w:date="2018-05-25T14:12:00Z">
            <w:rPr>
              <w:rFonts w:ascii="Times New Roman" w:eastAsia="宋体" w:hAnsi="Times New Roman" w:cs="Times New Roman" w:hint="eastAsia"/>
              <w:sz w:val="24"/>
              <w:szCs w:val="24"/>
            </w:rPr>
          </w:rPrChange>
        </w:rPr>
        <w:t>的</w:t>
      </w:r>
      <w:proofErr w:type="gramEnd"/>
      <w:r w:rsidR="00F27558" w:rsidRPr="002142C8">
        <w:rPr>
          <w:rFonts w:ascii="Times New Roman" w:eastAsia="宋体" w:hAnsi="Times New Roman" w:cs="Times New Roman"/>
          <w:sz w:val="24"/>
          <w:szCs w:val="24"/>
          <w:rPrChange w:id="3089" w:author="ghj" w:date="2018-05-25T14:12:00Z">
            <w:rPr>
              <w:rFonts w:ascii="Times New Roman" w:eastAsia="宋体" w:hAnsi="Times New Roman" w:cs="Times New Roman" w:hint="eastAsia"/>
              <w:sz w:val="24"/>
              <w:szCs w:val="24"/>
            </w:rPr>
          </w:rPrChange>
        </w:rPr>
        <w:t>功能实现还是一筹莫展，</w:t>
      </w:r>
      <w:r w:rsidR="004E1B09" w:rsidRPr="002142C8">
        <w:rPr>
          <w:rFonts w:ascii="Times New Roman" w:eastAsia="宋体" w:hAnsi="Times New Roman" w:cs="Times New Roman"/>
          <w:sz w:val="24"/>
          <w:szCs w:val="24"/>
          <w:rPrChange w:id="3090" w:author="ghj" w:date="2018-05-25T14:12:00Z">
            <w:rPr>
              <w:rFonts w:ascii="Times New Roman" w:eastAsia="宋体" w:hAnsi="Times New Roman" w:cs="Times New Roman" w:hint="eastAsia"/>
              <w:sz w:val="24"/>
              <w:szCs w:val="24"/>
            </w:rPr>
          </w:rPrChange>
        </w:rPr>
        <w:t>经过多次上网搜索和去图书馆参阅资料，最终发现了</w:t>
      </w:r>
      <w:r w:rsidR="004E1B09" w:rsidRPr="002142C8">
        <w:rPr>
          <w:rFonts w:ascii="Times New Roman" w:eastAsia="宋体" w:hAnsi="Times New Roman" w:cs="Times New Roman"/>
          <w:sz w:val="24"/>
          <w:szCs w:val="24"/>
          <w:rPrChange w:id="3091" w:author="ghj" w:date="2018-05-25T14:12:00Z">
            <w:rPr>
              <w:rFonts w:ascii="Times New Roman" w:eastAsia="宋体" w:hAnsi="Times New Roman" w:cs="Times New Roman" w:hint="eastAsia"/>
              <w:sz w:val="24"/>
              <w:szCs w:val="24"/>
            </w:rPr>
          </w:rPrChange>
        </w:rPr>
        <w:t>lirc</w:t>
      </w:r>
      <w:r w:rsidR="004E1B09" w:rsidRPr="002142C8">
        <w:rPr>
          <w:rFonts w:ascii="Times New Roman" w:eastAsia="宋体" w:hAnsi="Times New Roman" w:cs="Times New Roman"/>
          <w:sz w:val="24"/>
          <w:szCs w:val="24"/>
          <w:rPrChange w:id="3092" w:author="ghj" w:date="2018-05-25T14:12:00Z">
            <w:rPr>
              <w:rFonts w:ascii="Times New Roman" w:eastAsia="宋体" w:hAnsi="Times New Roman" w:cs="Times New Roman" w:hint="eastAsia"/>
              <w:sz w:val="24"/>
              <w:szCs w:val="24"/>
            </w:rPr>
          </w:rPrChange>
        </w:rPr>
        <w:t>这个开源软件。确定了基石，那么建高楼的材料就更好确定了，因为</w:t>
      </w:r>
      <w:r w:rsidR="004E1B09" w:rsidRPr="002142C8">
        <w:rPr>
          <w:rFonts w:ascii="Times New Roman" w:eastAsia="宋体" w:hAnsi="Times New Roman" w:cs="Times New Roman"/>
          <w:sz w:val="24"/>
          <w:szCs w:val="24"/>
          <w:rPrChange w:id="3093" w:author="ghj" w:date="2018-05-25T14:12:00Z">
            <w:rPr>
              <w:rFonts w:ascii="Times New Roman" w:eastAsia="宋体" w:hAnsi="Times New Roman" w:cs="Times New Roman" w:hint="eastAsia"/>
              <w:sz w:val="24"/>
              <w:szCs w:val="24"/>
            </w:rPr>
          </w:rPrChange>
        </w:rPr>
        <w:t>lirc</w:t>
      </w:r>
      <w:r w:rsidR="004E1B09" w:rsidRPr="002142C8">
        <w:rPr>
          <w:rFonts w:ascii="Times New Roman" w:eastAsia="宋体" w:hAnsi="Times New Roman" w:cs="Times New Roman"/>
          <w:sz w:val="24"/>
          <w:szCs w:val="24"/>
          <w:rPrChange w:id="3094" w:author="ghj" w:date="2018-05-25T14:12:00Z">
            <w:rPr>
              <w:rFonts w:ascii="Times New Roman" w:eastAsia="宋体" w:hAnsi="Times New Roman" w:cs="Times New Roman" w:hint="eastAsia"/>
              <w:sz w:val="24"/>
              <w:szCs w:val="24"/>
            </w:rPr>
          </w:rPrChange>
        </w:rPr>
        <w:t>是运行在</w:t>
      </w:r>
      <w:r w:rsidR="004E1B09" w:rsidRPr="002142C8">
        <w:rPr>
          <w:rFonts w:ascii="Times New Roman" w:eastAsia="宋体" w:hAnsi="Times New Roman" w:cs="Times New Roman"/>
          <w:sz w:val="24"/>
          <w:szCs w:val="24"/>
          <w:rPrChange w:id="3095" w:author="ghj" w:date="2018-05-25T14:12:00Z">
            <w:rPr>
              <w:rFonts w:ascii="Times New Roman" w:eastAsia="宋体" w:hAnsi="Times New Roman" w:cs="Times New Roman" w:hint="eastAsia"/>
              <w:sz w:val="24"/>
              <w:szCs w:val="24"/>
            </w:rPr>
          </w:rPrChange>
        </w:rPr>
        <w:t>linux</w:t>
      </w:r>
      <w:r w:rsidR="004E1B09" w:rsidRPr="002142C8">
        <w:rPr>
          <w:rFonts w:ascii="Times New Roman" w:eastAsia="宋体" w:hAnsi="Times New Roman" w:cs="Times New Roman"/>
          <w:sz w:val="24"/>
          <w:szCs w:val="24"/>
          <w:rPrChange w:id="3096" w:author="ghj" w:date="2018-05-25T14:12:00Z">
            <w:rPr>
              <w:rFonts w:ascii="Times New Roman" w:eastAsia="宋体" w:hAnsi="Times New Roman" w:cs="Times New Roman" w:hint="eastAsia"/>
              <w:sz w:val="24"/>
              <w:szCs w:val="24"/>
            </w:rPr>
          </w:rPrChange>
        </w:rPr>
        <w:t>系统上，所以便采用了</w:t>
      </w:r>
      <w:r w:rsidR="004E1B09" w:rsidRPr="002142C8">
        <w:rPr>
          <w:rFonts w:ascii="Times New Roman" w:eastAsia="宋体" w:hAnsi="Times New Roman" w:cs="Times New Roman"/>
          <w:sz w:val="24"/>
          <w:szCs w:val="24"/>
          <w:rPrChange w:id="3097" w:author="ghj" w:date="2018-05-25T14:12:00Z">
            <w:rPr>
              <w:rFonts w:ascii="Times New Roman" w:eastAsia="宋体" w:hAnsi="Times New Roman" w:cs="Times New Roman"/>
              <w:sz w:val="24"/>
              <w:szCs w:val="24"/>
            </w:rPr>
          </w:rPrChange>
        </w:rPr>
        <w:t>Raspberry Pi</w:t>
      </w:r>
      <w:r w:rsidR="004E1B09" w:rsidRPr="002142C8">
        <w:rPr>
          <w:rFonts w:ascii="Times New Roman" w:eastAsia="宋体" w:hAnsi="Times New Roman" w:cs="Times New Roman"/>
          <w:sz w:val="24"/>
          <w:szCs w:val="24"/>
          <w:rPrChange w:id="3098" w:author="ghj" w:date="2018-05-25T14:12:00Z">
            <w:rPr>
              <w:rFonts w:ascii="Times New Roman" w:eastAsia="宋体" w:hAnsi="Times New Roman" w:cs="Times New Roman" w:hint="eastAsia"/>
              <w:sz w:val="24"/>
              <w:szCs w:val="24"/>
            </w:rPr>
          </w:rPrChange>
        </w:rPr>
        <w:t>作为整个系统的容器。</w:t>
      </w:r>
    </w:p>
    <w:p w:rsidR="004E1B09" w:rsidRPr="002142C8" w:rsidRDefault="004E1B09" w:rsidP="00F27558">
      <w:pPr>
        <w:ind w:firstLineChars="200" w:firstLine="480"/>
        <w:rPr>
          <w:rFonts w:ascii="Times New Roman" w:eastAsia="宋体" w:hAnsi="Times New Roman" w:cs="Times New Roman"/>
          <w:sz w:val="24"/>
          <w:szCs w:val="24"/>
          <w:rPrChange w:id="3099"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00" w:author="ghj" w:date="2018-05-25T14:12:00Z">
            <w:rPr>
              <w:rFonts w:ascii="Times New Roman" w:eastAsia="宋体" w:hAnsi="Times New Roman" w:cs="Times New Roman" w:hint="eastAsia"/>
              <w:sz w:val="24"/>
              <w:szCs w:val="24"/>
            </w:rPr>
          </w:rPrChange>
        </w:rPr>
        <w:t>选好材料后，对模块的划分又更加明确了，然后是查看文档，将相关的技术熟悉起来。</w:t>
      </w:r>
    </w:p>
    <w:p w:rsidR="004E1B09" w:rsidRPr="002142C8" w:rsidRDefault="004E1B09" w:rsidP="00F27558">
      <w:pPr>
        <w:ind w:firstLineChars="200" w:firstLine="480"/>
        <w:rPr>
          <w:rFonts w:ascii="Times New Roman" w:eastAsia="宋体" w:hAnsi="Times New Roman" w:cs="Times New Roman"/>
          <w:sz w:val="24"/>
          <w:szCs w:val="24"/>
          <w:rPrChange w:id="3101"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02" w:author="ghj" w:date="2018-05-25T14:12:00Z">
            <w:rPr>
              <w:rFonts w:ascii="Times New Roman" w:eastAsia="宋体" w:hAnsi="Times New Roman" w:cs="Times New Roman" w:hint="eastAsia"/>
              <w:sz w:val="24"/>
              <w:szCs w:val="24"/>
            </w:rPr>
          </w:rPrChange>
        </w:rPr>
        <w:t>设计的过程无疑是非常消耗时间且无聊的，但是在这个过程中能学到很多东西却又让人非常开心，尤其是当一步一步设计都有成果时让人非常雀跃。</w:t>
      </w:r>
    </w:p>
    <w:p w:rsidR="004E1B09" w:rsidRPr="002142C8" w:rsidRDefault="0078185D" w:rsidP="00F27558">
      <w:pPr>
        <w:ind w:firstLineChars="200" w:firstLine="480"/>
        <w:rPr>
          <w:rFonts w:ascii="Times New Roman" w:eastAsia="宋体" w:hAnsi="Times New Roman" w:cs="Times New Roman"/>
          <w:sz w:val="24"/>
          <w:szCs w:val="24"/>
          <w:rPrChange w:id="3103"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04" w:author="ghj" w:date="2018-05-25T14:12:00Z">
            <w:rPr>
              <w:rFonts w:ascii="Times New Roman" w:eastAsia="宋体" w:hAnsi="Times New Roman" w:cs="Times New Roman" w:hint="eastAsia"/>
              <w:sz w:val="24"/>
              <w:szCs w:val="24"/>
            </w:rPr>
          </w:rPrChange>
        </w:rPr>
        <w:t>基于嵌入式的万能遥控器还不是一个非常完善的作品，还有</w:t>
      </w:r>
      <w:r w:rsidRPr="002142C8">
        <w:rPr>
          <w:rFonts w:ascii="Times New Roman" w:eastAsia="宋体" w:hAnsi="Times New Roman" w:cs="Times New Roman"/>
          <w:color w:val="FF0000"/>
          <w:sz w:val="24"/>
          <w:szCs w:val="24"/>
          <w:rPrChange w:id="3105" w:author="ghj" w:date="2018-05-25T14:12:00Z">
            <w:rPr>
              <w:rFonts w:ascii="Times New Roman" w:eastAsia="宋体" w:hAnsi="Times New Roman" w:cs="Times New Roman" w:hint="eastAsia"/>
              <w:sz w:val="24"/>
              <w:szCs w:val="24"/>
            </w:rPr>
          </w:rPrChange>
        </w:rPr>
        <w:t>许多</w:t>
      </w:r>
      <w:r w:rsidRPr="002142C8">
        <w:rPr>
          <w:rFonts w:ascii="Times New Roman" w:eastAsia="宋体" w:hAnsi="Times New Roman" w:cs="Times New Roman"/>
          <w:sz w:val="24"/>
          <w:szCs w:val="24"/>
          <w:rPrChange w:id="3106" w:author="ghj" w:date="2018-05-25T14:12:00Z">
            <w:rPr>
              <w:rFonts w:ascii="Times New Roman" w:eastAsia="宋体" w:hAnsi="Times New Roman" w:cs="Times New Roman" w:hint="eastAsia"/>
              <w:sz w:val="24"/>
              <w:szCs w:val="24"/>
            </w:rPr>
          </w:rPrChange>
        </w:rPr>
        <w:t>性能问题依旧可以设计的更加高效</w:t>
      </w:r>
      <w:del w:id="3107" w:author="ghj" w:date="2018-05-25T12:40:00Z">
        <w:r w:rsidRPr="002142C8" w:rsidDel="0020663C">
          <w:rPr>
            <w:rFonts w:ascii="Times New Roman" w:eastAsia="宋体" w:hAnsi="Times New Roman" w:cs="Times New Roman"/>
            <w:sz w:val="24"/>
            <w:szCs w:val="24"/>
            <w:rPrChange w:id="3108" w:author="ghj" w:date="2018-05-25T14:12:00Z">
              <w:rPr>
                <w:rFonts w:ascii="Times New Roman" w:eastAsia="宋体" w:hAnsi="Times New Roman" w:cs="Times New Roman" w:hint="eastAsia"/>
                <w:sz w:val="24"/>
                <w:szCs w:val="24"/>
              </w:rPr>
            </w:rPrChange>
          </w:rPr>
          <w:delText>，当然这是由于作者目前的水平有限</w:delText>
        </w:r>
      </w:del>
      <w:r w:rsidRPr="002142C8">
        <w:rPr>
          <w:rFonts w:ascii="Times New Roman" w:eastAsia="宋体" w:hAnsi="Times New Roman" w:cs="Times New Roman"/>
          <w:sz w:val="24"/>
          <w:szCs w:val="24"/>
          <w:rPrChange w:id="3109" w:author="ghj" w:date="2018-05-25T14:12:00Z">
            <w:rPr>
              <w:rFonts w:ascii="Times New Roman" w:eastAsia="宋体" w:hAnsi="Times New Roman" w:cs="Times New Roman" w:hint="eastAsia"/>
              <w:sz w:val="24"/>
              <w:szCs w:val="24"/>
            </w:rPr>
          </w:rPrChange>
        </w:rPr>
        <w:t>。它目前有的功能：</w:t>
      </w:r>
    </w:p>
    <w:p w:rsidR="0078185D" w:rsidRPr="002142C8" w:rsidRDefault="0078185D" w:rsidP="0078185D">
      <w:pPr>
        <w:pStyle w:val="ae"/>
        <w:numPr>
          <w:ilvl w:val="0"/>
          <w:numId w:val="4"/>
        </w:numPr>
        <w:ind w:firstLineChars="0"/>
        <w:rPr>
          <w:rFonts w:ascii="Times New Roman" w:eastAsia="宋体" w:hAnsi="Times New Roman" w:cs="Times New Roman"/>
          <w:sz w:val="24"/>
          <w:szCs w:val="24"/>
          <w:rPrChange w:id="3110"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11" w:author="ghj" w:date="2018-05-25T14:12:00Z">
            <w:rPr>
              <w:rFonts w:ascii="Times New Roman" w:eastAsia="宋体" w:hAnsi="Times New Roman" w:cs="Times New Roman" w:hint="eastAsia"/>
              <w:sz w:val="24"/>
              <w:szCs w:val="24"/>
            </w:rPr>
          </w:rPrChange>
        </w:rPr>
        <w:t>学习功能</w:t>
      </w:r>
    </w:p>
    <w:p w:rsidR="0078185D" w:rsidRPr="002142C8" w:rsidRDefault="0078185D" w:rsidP="0078185D">
      <w:pPr>
        <w:pStyle w:val="ae"/>
        <w:numPr>
          <w:ilvl w:val="0"/>
          <w:numId w:val="4"/>
        </w:numPr>
        <w:ind w:firstLineChars="0"/>
        <w:rPr>
          <w:rFonts w:ascii="Times New Roman" w:eastAsia="宋体" w:hAnsi="Times New Roman" w:cs="Times New Roman"/>
          <w:sz w:val="24"/>
          <w:szCs w:val="24"/>
          <w:rPrChange w:id="3112"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13" w:author="ghj" w:date="2018-05-25T14:12:00Z">
            <w:rPr>
              <w:rFonts w:ascii="Times New Roman" w:eastAsia="宋体" w:hAnsi="Times New Roman" w:cs="Times New Roman" w:hint="eastAsia"/>
              <w:sz w:val="24"/>
              <w:szCs w:val="24"/>
            </w:rPr>
          </w:rPrChange>
        </w:rPr>
        <w:t>遥控功能</w:t>
      </w:r>
    </w:p>
    <w:p w:rsidR="0078185D" w:rsidRPr="002142C8" w:rsidRDefault="0078185D" w:rsidP="0078185D">
      <w:pPr>
        <w:pStyle w:val="ae"/>
        <w:numPr>
          <w:ilvl w:val="0"/>
          <w:numId w:val="4"/>
        </w:numPr>
        <w:ind w:firstLineChars="0"/>
        <w:rPr>
          <w:rFonts w:ascii="Times New Roman" w:eastAsia="宋体" w:hAnsi="Times New Roman" w:cs="Times New Roman"/>
          <w:sz w:val="24"/>
          <w:szCs w:val="24"/>
          <w:rPrChange w:id="3114"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15" w:author="ghj" w:date="2018-05-25T14:12:00Z">
            <w:rPr>
              <w:rFonts w:ascii="Times New Roman" w:eastAsia="宋体" w:hAnsi="Times New Roman" w:cs="Times New Roman" w:hint="eastAsia"/>
              <w:sz w:val="24"/>
              <w:szCs w:val="24"/>
            </w:rPr>
          </w:rPrChange>
        </w:rPr>
        <w:t>远程遥控功能</w:t>
      </w:r>
    </w:p>
    <w:p w:rsidR="0078185D" w:rsidRPr="002142C8" w:rsidRDefault="0078185D" w:rsidP="0078185D">
      <w:pPr>
        <w:ind w:firstLineChars="200" w:firstLine="480"/>
        <w:rPr>
          <w:rFonts w:ascii="Times New Roman" w:eastAsia="宋体" w:hAnsi="Times New Roman" w:cs="Times New Roman"/>
          <w:sz w:val="24"/>
          <w:szCs w:val="24"/>
          <w:rPrChange w:id="3116"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17" w:author="ghj" w:date="2018-05-25T14:12:00Z">
            <w:rPr>
              <w:rFonts w:ascii="Times New Roman" w:eastAsia="宋体" w:hAnsi="Times New Roman" w:cs="Times New Roman" w:hint="eastAsia"/>
              <w:sz w:val="24"/>
              <w:szCs w:val="24"/>
            </w:rPr>
          </w:rPrChange>
        </w:rPr>
        <w:t>后面的话会完善更多的功能，作者亦将不断创新、学习。</w:t>
      </w:r>
    </w:p>
    <w:p w:rsidR="0078185D" w:rsidRPr="002142C8" w:rsidRDefault="0078185D" w:rsidP="0078185D">
      <w:pPr>
        <w:rPr>
          <w:rFonts w:ascii="Times New Roman" w:hAnsi="Times New Roman" w:cs="Times New Roman"/>
          <w:rPrChange w:id="3118" w:author="ghj" w:date="2018-05-25T14:12:00Z">
            <w:rPr/>
          </w:rPrChange>
        </w:rPr>
      </w:pPr>
      <w:r w:rsidRPr="002142C8">
        <w:rPr>
          <w:rFonts w:ascii="Times New Roman" w:hAnsi="Times New Roman" w:cs="Times New Roman"/>
          <w:rPrChange w:id="3119" w:author="ghj" w:date="2018-05-25T14:12:00Z">
            <w:rPr/>
          </w:rPrChange>
        </w:rPr>
        <w:br w:type="page"/>
      </w:r>
    </w:p>
    <w:p w:rsidR="0078185D" w:rsidRPr="002142C8" w:rsidRDefault="003927AD" w:rsidP="0078185D">
      <w:pPr>
        <w:pStyle w:val="1"/>
        <w:spacing w:after="156"/>
        <w:jc w:val="center"/>
        <w:rPr>
          <w:rFonts w:ascii="Times New Roman" w:hAnsi="Times New Roman" w:cs="Times New Roman"/>
          <w:rPrChange w:id="3120" w:author="ghj" w:date="2018-05-25T14:12:00Z">
            <w:rPr>
              <w:rFonts w:ascii="Times New Roman" w:hAnsi="Times New Roman" w:cs="Times New Roman"/>
            </w:rPr>
          </w:rPrChange>
        </w:rPr>
      </w:pPr>
      <w:r w:rsidRPr="002142C8">
        <w:rPr>
          <w:rFonts w:ascii="Times New Roman" w:hAnsi="Times New Roman" w:cs="Times New Roman"/>
          <w:rPrChange w:id="3121" w:author="ghj" w:date="2018-05-25T14:12:00Z">
            <w:rPr>
              <w:rFonts w:ascii="Times New Roman" w:hAnsi="Times New Roman" w:cs="Times New Roman" w:hint="eastAsia"/>
            </w:rPr>
          </w:rPrChange>
        </w:rPr>
        <w:lastRenderedPageBreak/>
        <w:t>第七章</w:t>
      </w:r>
      <w:r w:rsidR="007D6040" w:rsidRPr="002142C8">
        <w:rPr>
          <w:rFonts w:ascii="Times New Roman" w:hAnsi="Times New Roman" w:cs="Times New Roman"/>
          <w:rPrChange w:id="3122" w:author="ghj" w:date="2018-05-25T14:12:00Z">
            <w:rPr>
              <w:rFonts w:ascii="Times New Roman" w:hAnsi="Times New Roman" w:cs="Times New Roman" w:hint="eastAsia"/>
            </w:rPr>
          </w:rPrChange>
        </w:rPr>
        <w:t xml:space="preserve"> </w:t>
      </w:r>
      <w:r w:rsidR="0078185D" w:rsidRPr="002142C8">
        <w:rPr>
          <w:rFonts w:ascii="Times New Roman" w:hAnsi="Times New Roman" w:cs="Times New Roman"/>
          <w:rPrChange w:id="3123" w:author="ghj" w:date="2018-05-25T14:12:00Z">
            <w:rPr>
              <w:rFonts w:ascii="Times New Roman" w:hAnsi="Times New Roman" w:cs="Times New Roman" w:hint="eastAsia"/>
            </w:rPr>
          </w:rPrChange>
        </w:rPr>
        <w:t>展望</w:t>
      </w:r>
    </w:p>
    <w:p w:rsidR="0078185D" w:rsidRPr="002142C8" w:rsidRDefault="00835C06" w:rsidP="0078185D">
      <w:pPr>
        <w:ind w:firstLineChars="200" w:firstLine="480"/>
        <w:rPr>
          <w:rFonts w:ascii="Times New Roman" w:eastAsia="宋体" w:hAnsi="Times New Roman" w:cs="Times New Roman"/>
          <w:sz w:val="24"/>
          <w:szCs w:val="24"/>
          <w:rPrChange w:id="3124"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25" w:author="ghj" w:date="2018-05-25T14:12:00Z">
            <w:rPr>
              <w:rFonts w:ascii="Times New Roman" w:eastAsia="宋体" w:hAnsi="Times New Roman" w:cs="Times New Roman" w:hint="eastAsia"/>
              <w:sz w:val="24"/>
              <w:szCs w:val="24"/>
            </w:rPr>
          </w:rPrChange>
        </w:rPr>
        <w:t>近年来，红外遥控器的</w:t>
      </w:r>
      <w:r w:rsidR="000448BC" w:rsidRPr="002142C8">
        <w:rPr>
          <w:rFonts w:ascii="Times New Roman" w:eastAsia="宋体" w:hAnsi="Times New Roman" w:cs="Times New Roman"/>
          <w:sz w:val="24"/>
          <w:szCs w:val="24"/>
          <w:rPrChange w:id="3126" w:author="ghj" w:date="2018-05-25T14:12:00Z">
            <w:rPr>
              <w:rFonts w:ascii="Times New Roman" w:eastAsia="宋体" w:hAnsi="Times New Roman" w:cs="Times New Roman" w:hint="eastAsia"/>
              <w:sz w:val="24"/>
              <w:szCs w:val="24"/>
            </w:rPr>
          </w:rPrChange>
        </w:rPr>
        <w:t>发展也越来越好，许多遥控器上都具备了学习功能，然而绝大多数遥控器其实并不具有</w:t>
      </w:r>
      <w:r w:rsidRPr="002142C8">
        <w:rPr>
          <w:rFonts w:ascii="Times New Roman" w:eastAsia="宋体" w:hAnsi="Times New Roman" w:cs="Times New Roman"/>
          <w:sz w:val="24"/>
          <w:szCs w:val="24"/>
          <w:rPrChange w:id="3127" w:author="ghj" w:date="2018-05-25T14:12:00Z">
            <w:rPr>
              <w:rFonts w:ascii="Times New Roman" w:eastAsia="宋体" w:hAnsi="Times New Roman" w:cs="Times New Roman" w:hint="eastAsia"/>
              <w:sz w:val="24"/>
              <w:szCs w:val="24"/>
            </w:rPr>
          </w:rPrChange>
        </w:rPr>
        <w:t>学习功能</w:t>
      </w:r>
      <w:r w:rsidR="000448BC" w:rsidRPr="002142C8">
        <w:rPr>
          <w:rFonts w:ascii="Times New Roman" w:eastAsia="宋体" w:hAnsi="Times New Roman" w:cs="Times New Roman"/>
          <w:sz w:val="24"/>
          <w:szCs w:val="24"/>
          <w:rPrChange w:id="3128" w:author="ghj" w:date="2018-05-25T14:12:00Z">
            <w:rPr>
              <w:rFonts w:ascii="Times New Roman" w:eastAsia="宋体" w:hAnsi="Times New Roman" w:cs="Times New Roman" w:hint="eastAsia"/>
              <w:sz w:val="24"/>
              <w:szCs w:val="24"/>
            </w:rPr>
          </w:rPrChange>
        </w:rPr>
        <w:t>，更不要说要实现</w:t>
      </w:r>
      <w:r w:rsidR="00732905" w:rsidRPr="002142C8">
        <w:rPr>
          <w:rFonts w:ascii="Times New Roman" w:eastAsia="宋体" w:hAnsi="Times New Roman" w:cs="Times New Roman"/>
          <w:sz w:val="24"/>
          <w:szCs w:val="24"/>
          <w:rPrChange w:id="3129" w:author="ghj" w:date="2018-05-25T14:12:00Z">
            <w:rPr>
              <w:rFonts w:ascii="Times New Roman" w:eastAsia="宋体" w:hAnsi="Times New Roman" w:cs="Times New Roman" w:hint="eastAsia"/>
              <w:sz w:val="24"/>
              <w:szCs w:val="24"/>
            </w:rPr>
          </w:rPrChange>
        </w:rPr>
        <w:t>远程遥控</w:t>
      </w:r>
      <w:r w:rsidR="000448BC" w:rsidRPr="002142C8">
        <w:rPr>
          <w:rFonts w:ascii="Times New Roman" w:eastAsia="宋体" w:hAnsi="Times New Roman" w:cs="Times New Roman"/>
          <w:sz w:val="24"/>
          <w:szCs w:val="24"/>
          <w:rPrChange w:id="3130" w:author="ghj" w:date="2018-05-25T14:12:00Z">
            <w:rPr>
              <w:rFonts w:ascii="Times New Roman" w:eastAsia="宋体" w:hAnsi="Times New Roman" w:cs="Times New Roman" w:hint="eastAsia"/>
              <w:sz w:val="24"/>
              <w:szCs w:val="24"/>
            </w:rPr>
          </w:rPrChange>
        </w:rPr>
        <w:t>了</w:t>
      </w:r>
      <w:r w:rsidR="00732905" w:rsidRPr="002142C8">
        <w:rPr>
          <w:rFonts w:ascii="Times New Roman" w:eastAsia="宋体" w:hAnsi="Times New Roman" w:cs="Times New Roman"/>
          <w:sz w:val="24"/>
          <w:szCs w:val="24"/>
          <w:rPrChange w:id="3131" w:author="ghj" w:date="2018-05-25T14:12:00Z">
            <w:rPr>
              <w:rFonts w:ascii="Times New Roman" w:eastAsia="宋体" w:hAnsi="Times New Roman" w:cs="Times New Roman" w:hint="eastAsia"/>
              <w:sz w:val="24"/>
              <w:szCs w:val="24"/>
            </w:rPr>
          </w:rPrChange>
        </w:rPr>
        <w:t>。人们的需求在增加，一个一个的</w:t>
      </w:r>
      <w:r w:rsidR="000448BC" w:rsidRPr="002142C8">
        <w:rPr>
          <w:rFonts w:ascii="Times New Roman" w:eastAsia="宋体" w:hAnsi="Times New Roman" w:cs="Times New Roman"/>
          <w:sz w:val="24"/>
          <w:szCs w:val="24"/>
          <w:rPrChange w:id="3132" w:author="ghj" w:date="2018-05-25T14:12:00Z">
            <w:rPr>
              <w:rFonts w:ascii="Times New Roman" w:eastAsia="宋体" w:hAnsi="Times New Roman" w:cs="Times New Roman" w:hint="eastAsia"/>
              <w:sz w:val="24"/>
              <w:szCs w:val="24"/>
            </w:rPr>
          </w:rPrChange>
        </w:rPr>
        <w:t>普通</w:t>
      </w:r>
      <w:r w:rsidR="00732905" w:rsidRPr="002142C8">
        <w:rPr>
          <w:rFonts w:ascii="Times New Roman" w:eastAsia="宋体" w:hAnsi="Times New Roman" w:cs="Times New Roman"/>
          <w:sz w:val="24"/>
          <w:szCs w:val="24"/>
          <w:rPrChange w:id="3133" w:author="ghj" w:date="2018-05-25T14:12:00Z">
            <w:rPr>
              <w:rFonts w:ascii="Times New Roman" w:eastAsia="宋体" w:hAnsi="Times New Roman" w:cs="Times New Roman" w:hint="eastAsia"/>
              <w:sz w:val="24"/>
              <w:szCs w:val="24"/>
            </w:rPr>
          </w:rPrChange>
        </w:rPr>
        <w:t>遥控器几乎难以满足人们的对</w:t>
      </w:r>
      <w:r w:rsidR="002D5D2F" w:rsidRPr="002142C8">
        <w:rPr>
          <w:rFonts w:ascii="Times New Roman" w:eastAsia="宋体" w:hAnsi="Times New Roman" w:cs="Times New Roman"/>
          <w:sz w:val="24"/>
          <w:szCs w:val="24"/>
          <w:rPrChange w:id="3134" w:author="ghj" w:date="2018-05-25T14:12:00Z">
            <w:rPr>
              <w:rFonts w:ascii="Times New Roman" w:eastAsia="宋体" w:hAnsi="Times New Roman" w:cs="Times New Roman" w:hint="eastAsia"/>
              <w:sz w:val="24"/>
              <w:szCs w:val="24"/>
            </w:rPr>
          </w:rPrChange>
        </w:rPr>
        <w:t>高质量的</w:t>
      </w:r>
      <w:r w:rsidR="00732905" w:rsidRPr="002142C8">
        <w:rPr>
          <w:rFonts w:ascii="Times New Roman" w:eastAsia="宋体" w:hAnsi="Times New Roman" w:cs="Times New Roman"/>
          <w:sz w:val="24"/>
          <w:szCs w:val="24"/>
          <w:rPrChange w:id="3135" w:author="ghj" w:date="2018-05-25T14:12:00Z">
            <w:rPr>
              <w:rFonts w:ascii="Times New Roman" w:eastAsia="宋体" w:hAnsi="Times New Roman" w:cs="Times New Roman" w:hint="eastAsia"/>
              <w:sz w:val="24"/>
              <w:szCs w:val="24"/>
            </w:rPr>
          </w:rPrChange>
        </w:rPr>
        <w:t>生活标准的追求</w:t>
      </w:r>
      <w:r w:rsidR="002D5D2F" w:rsidRPr="002142C8">
        <w:rPr>
          <w:rFonts w:ascii="Times New Roman" w:eastAsia="宋体" w:hAnsi="Times New Roman" w:cs="Times New Roman"/>
          <w:sz w:val="24"/>
          <w:szCs w:val="24"/>
          <w:rPrChange w:id="3136" w:author="ghj" w:date="2018-05-25T14:12:00Z">
            <w:rPr>
              <w:rFonts w:ascii="Times New Roman" w:eastAsia="宋体" w:hAnsi="Times New Roman" w:cs="Times New Roman" w:hint="eastAsia"/>
              <w:sz w:val="24"/>
              <w:szCs w:val="24"/>
            </w:rPr>
          </w:rPrChange>
        </w:rPr>
        <w:t>，因为一旦当遥控器坏了还需要</w:t>
      </w:r>
      <w:r w:rsidRPr="002142C8">
        <w:rPr>
          <w:rFonts w:ascii="Times New Roman" w:eastAsia="宋体" w:hAnsi="Times New Roman" w:cs="Times New Roman"/>
          <w:sz w:val="24"/>
          <w:szCs w:val="24"/>
          <w:rPrChange w:id="3137" w:author="ghj" w:date="2018-05-25T14:12:00Z">
            <w:rPr>
              <w:rFonts w:ascii="Times New Roman" w:eastAsia="宋体" w:hAnsi="Times New Roman" w:cs="Times New Roman" w:hint="eastAsia"/>
              <w:sz w:val="24"/>
              <w:szCs w:val="24"/>
            </w:rPr>
          </w:rPrChange>
        </w:rPr>
        <w:t>去买一个专门的</w:t>
      </w:r>
      <w:r w:rsidR="002D5D2F" w:rsidRPr="002142C8">
        <w:rPr>
          <w:rFonts w:ascii="Times New Roman" w:eastAsia="宋体" w:hAnsi="Times New Roman" w:cs="Times New Roman"/>
          <w:sz w:val="24"/>
          <w:szCs w:val="24"/>
          <w:rPrChange w:id="3138" w:author="ghj" w:date="2018-05-25T14:12:00Z">
            <w:rPr>
              <w:rFonts w:ascii="Times New Roman" w:eastAsia="宋体" w:hAnsi="Times New Roman" w:cs="Times New Roman" w:hint="eastAsia"/>
              <w:sz w:val="24"/>
              <w:szCs w:val="24"/>
            </w:rPr>
          </w:rPrChange>
        </w:rPr>
        <w:t>新</w:t>
      </w:r>
      <w:r w:rsidRPr="002142C8">
        <w:rPr>
          <w:rFonts w:ascii="Times New Roman" w:eastAsia="宋体" w:hAnsi="Times New Roman" w:cs="Times New Roman"/>
          <w:sz w:val="24"/>
          <w:szCs w:val="24"/>
          <w:rPrChange w:id="3139" w:author="ghj" w:date="2018-05-25T14:12:00Z">
            <w:rPr>
              <w:rFonts w:ascii="Times New Roman" w:eastAsia="宋体" w:hAnsi="Times New Roman" w:cs="Times New Roman" w:hint="eastAsia"/>
              <w:sz w:val="24"/>
              <w:szCs w:val="24"/>
            </w:rPr>
          </w:rPrChange>
        </w:rPr>
        <w:t>遥控器。基于嵌入式的万能遥控器，及支持学习功能，有支持远程遥控功能，试想，人们远在千里之外都</w:t>
      </w:r>
      <w:r w:rsidR="002D5D2F" w:rsidRPr="002142C8">
        <w:rPr>
          <w:rFonts w:ascii="Times New Roman" w:eastAsia="宋体" w:hAnsi="Times New Roman" w:cs="Times New Roman"/>
          <w:sz w:val="24"/>
          <w:szCs w:val="24"/>
          <w:rPrChange w:id="3140" w:author="ghj" w:date="2018-05-25T14:12:00Z">
            <w:rPr>
              <w:rFonts w:ascii="Times New Roman" w:eastAsia="宋体" w:hAnsi="Times New Roman" w:cs="Times New Roman" w:hint="eastAsia"/>
              <w:sz w:val="24"/>
              <w:szCs w:val="24"/>
            </w:rPr>
          </w:rPrChange>
        </w:rPr>
        <w:t>能遥控家里的家电的设备，这又怎能不让人喜欢，怎能不让人满足呢？</w:t>
      </w:r>
      <w:r w:rsidRPr="002142C8">
        <w:rPr>
          <w:rFonts w:ascii="Times New Roman" w:eastAsia="宋体" w:hAnsi="Times New Roman" w:cs="Times New Roman"/>
          <w:sz w:val="24"/>
          <w:szCs w:val="24"/>
          <w:rPrChange w:id="3141" w:author="ghj" w:date="2018-05-25T14:12:00Z">
            <w:rPr>
              <w:rFonts w:ascii="Times New Roman" w:eastAsia="宋体" w:hAnsi="Times New Roman" w:cs="Times New Roman" w:hint="eastAsia"/>
              <w:sz w:val="24"/>
              <w:szCs w:val="24"/>
            </w:rPr>
          </w:rPrChange>
        </w:rPr>
        <w:t>所以基于嵌入式的万能遥控器</w:t>
      </w:r>
      <w:r w:rsidR="002D5D2F" w:rsidRPr="002142C8">
        <w:rPr>
          <w:rFonts w:ascii="Times New Roman" w:eastAsia="宋体" w:hAnsi="Times New Roman" w:cs="Times New Roman"/>
          <w:sz w:val="24"/>
          <w:szCs w:val="24"/>
          <w:rPrChange w:id="3142" w:author="ghj" w:date="2018-05-25T14:12:00Z">
            <w:rPr>
              <w:rFonts w:ascii="Times New Roman" w:eastAsia="宋体" w:hAnsi="Times New Roman" w:cs="Times New Roman" w:hint="eastAsia"/>
              <w:sz w:val="24"/>
              <w:szCs w:val="24"/>
            </w:rPr>
          </w:rPrChange>
        </w:rPr>
        <w:t>不但</w:t>
      </w:r>
      <w:r w:rsidRPr="002142C8">
        <w:rPr>
          <w:rFonts w:ascii="Times New Roman" w:eastAsia="宋体" w:hAnsi="Times New Roman" w:cs="Times New Roman"/>
          <w:sz w:val="24"/>
          <w:szCs w:val="24"/>
          <w:rPrChange w:id="3143" w:author="ghj" w:date="2018-05-25T14:12:00Z">
            <w:rPr>
              <w:rFonts w:ascii="Times New Roman" w:eastAsia="宋体" w:hAnsi="Times New Roman" w:cs="Times New Roman" w:hint="eastAsia"/>
              <w:sz w:val="24"/>
              <w:szCs w:val="24"/>
            </w:rPr>
          </w:rPrChange>
        </w:rPr>
        <w:t>具有非常深远的意义</w:t>
      </w:r>
      <w:r w:rsidR="002D5D2F" w:rsidRPr="002142C8">
        <w:rPr>
          <w:rFonts w:ascii="Times New Roman" w:eastAsia="宋体" w:hAnsi="Times New Roman" w:cs="Times New Roman"/>
          <w:sz w:val="24"/>
          <w:szCs w:val="24"/>
          <w:rPrChange w:id="3144" w:author="ghj" w:date="2018-05-25T14:12:00Z">
            <w:rPr>
              <w:rFonts w:ascii="Times New Roman" w:eastAsia="宋体" w:hAnsi="Times New Roman" w:cs="Times New Roman" w:hint="eastAsia"/>
              <w:sz w:val="24"/>
              <w:szCs w:val="24"/>
            </w:rPr>
          </w:rPrChange>
        </w:rPr>
        <w:t>，也拥有着</w:t>
      </w:r>
      <w:r w:rsidR="009A5E2B" w:rsidRPr="002142C8">
        <w:rPr>
          <w:rFonts w:ascii="Times New Roman" w:eastAsia="宋体" w:hAnsi="Times New Roman" w:cs="Times New Roman"/>
          <w:sz w:val="24"/>
          <w:szCs w:val="24"/>
          <w:rPrChange w:id="3145" w:author="ghj" w:date="2018-05-25T14:12:00Z">
            <w:rPr>
              <w:rFonts w:ascii="Times New Roman" w:eastAsia="宋体" w:hAnsi="Times New Roman" w:cs="Times New Roman" w:hint="eastAsia"/>
              <w:sz w:val="24"/>
              <w:szCs w:val="24"/>
            </w:rPr>
          </w:rPrChange>
        </w:rPr>
        <w:t>一个美好</w:t>
      </w:r>
      <w:r w:rsidR="00264B02" w:rsidRPr="002142C8">
        <w:rPr>
          <w:rFonts w:ascii="Times New Roman" w:eastAsia="宋体" w:hAnsi="Times New Roman" w:cs="Times New Roman"/>
          <w:sz w:val="24"/>
          <w:szCs w:val="24"/>
          <w:rPrChange w:id="3146" w:author="ghj" w:date="2018-05-25T14:12:00Z">
            <w:rPr>
              <w:rFonts w:ascii="Times New Roman" w:eastAsia="宋体" w:hAnsi="Times New Roman" w:cs="Times New Roman" w:hint="eastAsia"/>
              <w:sz w:val="24"/>
              <w:szCs w:val="24"/>
            </w:rPr>
          </w:rPrChange>
        </w:rPr>
        <w:t>上</w:t>
      </w:r>
      <w:r w:rsidR="009A5E2B" w:rsidRPr="002142C8">
        <w:rPr>
          <w:rFonts w:ascii="Times New Roman" w:eastAsia="宋体" w:hAnsi="Times New Roman" w:cs="Times New Roman"/>
          <w:sz w:val="24"/>
          <w:szCs w:val="24"/>
          <w:rPrChange w:id="3147" w:author="ghj" w:date="2018-05-25T14:12:00Z">
            <w:rPr>
              <w:rFonts w:ascii="Times New Roman" w:eastAsia="宋体" w:hAnsi="Times New Roman" w:cs="Times New Roman" w:hint="eastAsia"/>
              <w:sz w:val="24"/>
              <w:szCs w:val="24"/>
            </w:rPr>
          </w:rPrChange>
        </w:rPr>
        <w:t>的市场前景</w:t>
      </w:r>
      <w:r w:rsidRPr="002142C8">
        <w:rPr>
          <w:rFonts w:ascii="Times New Roman" w:eastAsia="宋体" w:hAnsi="Times New Roman" w:cs="Times New Roman"/>
          <w:sz w:val="24"/>
          <w:szCs w:val="24"/>
          <w:rPrChange w:id="3148" w:author="ghj" w:date="2018-05-25T14:12:00Z">
            <w:rPr>
              <w:rFonts w:ascii="Times New Roman" w:eastAsia="宋体" w:hAnsi="Times New Roman" w:cs="Times New Roman" w:hint="eastAsia"/>
              <w:sz w:val="24"/>
              <w:szCs w:val="24"/>
            </w:rPr>
          </w:rPrChange>
        </w:rPr>
        <w:t>。</w:t>
      </w:r>
    </w:p>
    <w:p w:rsidR="0050595C" w:rsidRPr="002142C8" w:rsidRDefault="00470249" w:rsidP="0050595C">
      <w:pPr>
        <w:ind w:firstLineChars="200" w:firstLine="480"/>
        <w:rPr>
          <w:rFonts w:ascii="Times New Roman" w:eastAsia="宋体" w:hAnsi="Times New Roman" w:cs="Times New Roman"/>
          <w:sz w:val="24"/>
          <w:szCs w:val="24"/>
          <w:rPrChange w:id="3149" w:author="ghj" w:date="2018-05-25T14:12:00Z">
            <w:rPr>
              <w:rFonts w:ascii="Times New Roman" w:eastAsia="宋体" w:hAnsi="Times New Roman" w:cs="Times New Roman"/>
              <w:sz w:val="24"/>
              <w:szCs w:val="24"/>
            </w:rPr>
          </w:rPrChange>
        </w:rPr>
      </w:pPr>
      <w:r w:rsidRPr="002142C8">
        <w:rPr>
          <w:rFonts w:ascii="Times New Roman" w:eastAsia="宋体" w:hAnsi="Times New Roman" w:cs="Times New Roman"/>
          <w:sz w:val="24"/>
          <w:szCs w:val="24"/>
          <w:rPrChange w:id="3150" w:author="ghj" w:date="2018-05-25T14:12:00Z">
            <w:rPr>
              <w:rFonts w:ascii="Times New Roman" w:eastAsia="宋体" w:hAnsi="Times New Roman" w:cs="Times New Roman" w:hint="eastAsia"/>
              <w:sz w:val="24"/>
              <w:szCs w:val="24"/>
            </w:rPr>
          </w:rPrChange>
        </w:rPr>
        <w:t>本系统的设计仅仅采用了</w:t>
      </w:r>
      <w:proofErr w:type="gramStart"/>
      <w:r w:rsidRPr="002142C8">
        <w:rPr>
          <w:rFonts w:ascii="Times New Roman" w:eastAsia="宋体" w:hAnsi="Times New Roman" w:cs="Times New Roman"/>
          <w:sz w:val="24"/>
          <w:szCs w:val="24"/>
          <w:rPrChange w:id="3151" w:author="ghj" w:date="2018-05-25T14:12:00Z">
            <w:rPr>
              <w:rFonts w:ascii="Times New Roman" w:eastAsia="宋体" w:hAnsi="Times New Roman" w:cs="Times New Roman" w:hint="eastAsia"/>
              <w:sz w:val="24"/>
              <w:szCs w:val="24"/>
            </w:rPr>
          </w:rPrChange>
        </w:rPr>
        <w:t>网页版</w:t>
      </w:r>
      <w:proofErr w:type="gramEnd"/>
      <w:r w:rsidRPr="002142C8">
        <w:rPr>
          <w:rFonts w:ascii="Times New Roman" w:eastAsia="宋体" w:hAnsi="Times New Roman" w:cs="Times New Roman"/>
          <w:sz w:val="24"/>
          <w:szCs w:val="24"/>
          <w:rPrChange w:id="3152" w:author="ghj" w:date="2018-05-25T14:12:00Z">
            <w:rPr>
              <w:rFonts w:ascii="Times New Roman" w:eastAsia="宋体" w:hAnsi="Times New Roman" w:cs="Times New Roman" w:hint="eastAsia"/>
              <w:sz w:val="24"/>
              <w:szCs w:val="24"/>
            </w:rPr>
          </w:rPrChange>
        </w:rPr>
        <w:t>的远程遥控，但</w:t>
      </w:r>
      <w:r w:rsidR="00835C06" w:rsidRPr="002142C8">
        <w:rPr>
          <w:rFonts w:ascii="Times New Roman" w:eastAsia="宋体" w:hAnsi="Times New Roman" w:cs="Times New Roman"/>
          <w:sz w:val="24"/>
          <w:szCs w:val="24"/>
          <w:rPrChange w:id="3153" w:author="ghj" w:date="2018-05-25T14:12:00Z">
            <w:rPr>
              <w:rFonts w:ascii="Times New Roman" w:eastAsia="宋体" w:hAnsi="Times New Roman" w:cs="Times New Roman" w:hint="eastAsia"/>
              <w:sz w:val="24"/>
              <w:szCs w:val="24"/>
            </w:rPr>
          </w:rPrChange>
        </w:rPr>
        <w:t>这</w:t>
      </w:r>
      <w:r w:rsidRPr="002142C8">
        <w:rPr>
          <w:rFonts w:ascii="Times New Roman" w:eastAsia="宋体" w:hAnsi="Times New Roman" w:cs="Times New Roman"/>
          <w:sz w:val="24"/>
          <w:szCs w:val="24"/>
          <w:rPrChange w:id="3154" w:author="ghj" w:date="2018-05-25T14:12:00Z">
            <w:rPr>
              <w:rFonts w:ascii="Times New Roman" w:eastAsia="宋体" w:hAnsi="Times New Roman" w:cs="Times New Roman" w:hint="eastAsia"/>
              <w:sz w:val="24"/>
              <w:szCs w:val="24"/>
            </w:rPr>
          </w:rPrChange>
        </w:rPr>
        <w:t>仍然</w:t>
      </w:r>
      <w:r w:rsidR="00835C06" w:rsidRPr="002142C8">
        <w:rPr>
          <w:rFonts w:ascii="Times New Roman" w:eastAsia="宋体" w:hAnsi="Times New Roman" w:cs="Times New Roman"/>
          <w:sz w:val="24"/>
          <w:szCs w:val="24"/>
          <w:rPrChange w:id="3155" w:author="ghj" w:date="2018-05-25T14:12:00Z">
            <w:rPr>
              <w:rFonts w:ascii="Times New Roman" w:eastAsia="宋体" w:hAnsi="Times New Roman" w:cs="Times New Roman" w:hint="eastAsia"/>
              <w:sz w:val="24"/>
              <w:szCs w:val="24"/>
            </w:rPr>
          </w:rPrChange>
        </w:rPr>
        <w:t>是完全不够的，基于嵌入式的万能遥控器还有开发的必要性，</w:t>
      </w:r>
      <w:r w:rsidR="0050595C" w:rsidRPr="002142C8">
        <w:rPr>
          <w:rFonts w:ascii="Times New Roman" w:eastAsia="宋体" w:hAnsi="Times New Roman" w:cs="Times New Roman"/>
          <w:sz w:val="24"/>
          <w:szCs w:val="24"/>
          <w:rPrChange w:id="3156" w:author="ghj" w:date="2018-05-25T14:12:00Z">
            <w:rPr>
              <w:rFonts w:ascii="Times New Roman" w:eastAsia="宋体" w:hAnsi="Times New Roman" w:cs="Times New Roman" w:hint="eastAsia"/>
              <w:sz w:val="24"/>
              <w:szCs w:val="24"/>
            </w:rPr>
          </w:rPrChange>
        </w:rPr>
        <w:t>可以</w:t>
      </w:r>
      <w:proofErr w:type="gramStart"/>
      <w:r w:rsidR="0050595C" w:rsidRPr="002142C8">
        <w:rPr>
          <w:rFonts w:ascii="Times New Roman" w:eastAsia="宋体" w:hAnsi="Times New Roman" w:cs="Times New Roman"/>
          <w:sz w:val="24"/>
          <w:szCs w:val="24"/>
          <w:rPrChange w:id="3157" w:author="ghj" w:date="2018-05-25T14:12:00Z">
            <w:rPr>
              <w:rFonts w:ascii="Times New Roman" w:eastAsia="宋体" w:hAnsi="Times New Roman" w:cs="Times New Roman" w:hint="eastAsia"/>
              <w:sz w:val="24"/>
              <w:szCs w:val="24"/>
            </w:rPr>
          </w:rPrChange>
        </w:rPr>
        <w:t>介入微信</w:t>
      </w:r>
      <w:proofErr w:type="gramEnd"/>
      <w:r w:rsidR="0050595C" w:rsidRPr="002142C8">
        <w:rPr>
          <w:rFonts w:ascii="Times New Roman" w:eastAsia="宋体" w:hAnsi="Times New Roman" w:cs="Times New Roman"/>
          <w:sz w:val="24"/>
          <w:szCs w:val="24"/>
          <w:rPrChange w:id="3158" w:author="ghj" w:date="2018-05-25T14:12:00Z">
            <w:rPr>
              <w:rFonts w:ascii="Times New Roman" w:eastAsia="宋体" w:hAnsi="Times New Roman" w:cs="Times New Roman" w:hint="eastAsia"/>
              <w:sz w:val="24"/>
              <w:szCs w:val="24"/>
            </w:rPr>
          </w:rPrChange>
        </w:rPr>
        <w:t>的控制、可以</w:t>
      </w:r>
      <w:proofErr w:type="gramStart"/>
      <w:r w:rsidR="0050595C" w:rsidRPr="002142C8">
        <w:rPr>
          <w:rFonts w:ascii="Times New Roman" w:eastAsia="宋体" w:hAnsi="Times New Roman" w:cs="Times New Roman"/>
          <w:sz w:val="24"/>
          <w:szCs w:val="24"/>
          <w:rPrChange w:id="3159" w:author="ghj" w:date="2018-05-25T14:12:00Z">
            <w:rPr>
              <w:rFonts w:ascii="Times New Roman" w:eastAsia="宋体" w:hAnsi="Times New Roman" w:cs="Times New Roman" w:hint="eastAsia"/>
              <w:sz w:val="24"/>
              <w:szCs w:val="24"/>
            </w:rPr>
          </w:rPrChange>
        </w:rPr>
        <w:t>适配安</w:t>
      </w:r>
      <w:proofErr w:type="gramEnd"/>
      <w:r w:rsidR="0050595C" w:rsidRPr="002142C8">
        <w:rPr>
          <w:rFonts w:ascii="Times New Roman" w:eastAsia="宋体" w:hAnsi="Times New Roman" w:cs="Times New Roman"/>
          <w:sz w:val="24"/>
          <w:szCs w:val="24"/>
          <w:rPrChange w:id="3160" w:author="ghj" w:date="2018-05-25T14:12:00Z">
            <w:rPr>
              <w:rFonts w:ascii="Times New Roman" w:eastAsia="宋体" w:hAnsi="Times New Roman" w:cs="Times New Roman" w:hint="eastAsia"/>
              <w:sz w:val="24"/>
              <w:szCs w:val="24"/>
            </w:rPr>
          </w:rPrChange>
        </w:rPr>
        <w:t>卓</w:t>
      </w:r>
      <w:r w:rsidR="0050595C" w:rsidRPr="002142C8">
        <w:rPr>
          <w:rFonts w:ascii="Times New Roman" w:eastAsia="宋体" w:hAnsi="Times New Roman" w:cs="Times New Roman"/>
          <w:sz w:val="24"/>
          <w:szCs w:val="24"/>
          <w:rPrChange w:id="3161" w:author="ghj" w:date="2018-05-25T14:12:00Z">
            <w:rPr>
              <w:rFonts w:ascii="Times New Roman" w:eastAsia="宋体" w:hAnsi="Times New Roman" w:cs="Times New Roman" w:hint="eastAsia"/>
              <w:sz w:val="24"/>
              <w:szCs w:val="24"/>
            </w:rPr>
          </w:rPrChange>
        </w:rPr>
        <w:t>APP</w:t>
      </w:r>
      <w:r w:rsidR="0050595C" w:rsidRPr="002142C8">
        <w:rPr>
          <w:rFonts w:ascii="Times New Roman" w:eastAsia="宋体" w:hAnsi="Times New Roman" w:cs="Times New Roman"/>
          <w:sz w:val="24"/>
          <w:szCs w:val="24"/>
          <w:rPrChange w:id="3162" w:author="ghj" w:date="2018-05-25T14:12:00Z">
            <w:rPr>
              <w:rFonts w:ascii="Times New Roman" w:eastAsia="宋体" w:hAnsi="Times New Roman" w:cs="Times New Roman" w:hint="eastAsia"/>
              <w:sz w:val="24"/>
              <w:szCs w:val="24"/>
            </w:rPr>
          </w:rPrChange>
        </w:rPr>
        <w:t>或者是</w:t>
      </w:r>
      <w:proofErr w:type="spellStart"/>
      <w:r w:rsidRPr="002142C8">
        <w:rPr>
          <w:rFonts w:ascii="Times New Roman" w:eastAsia="宋体" w:hAnsi="Times New Roman" w:cs="Times New Roman"/>
          <w:sz w:val="24"/>
          <w:szCs w:val="24"/>
          <w:rPrChange w:id="3163" w:author="ghj" w:date="2018-05-25T14:12:00Z">
            <w:rPr>
              <w:rFonts w:ascii="Times New Roman" w:eastAsia="宋体" w:hAnsi="Times New Roman" w:cs="Times New Roman" w:hint="eastAsia"/>
              <w:sz w:val="24"/>
              <w:szCs w:val="24"/>
            </w:rPr>
          </w:rPrChange>
        </w:rPr>
        <w:t>ios</w:t>
      </w:r>
      <w:proofErr w:type="spellEnd"/>
      <w:r w:rsidR="0050595C" w:rsidRPr="002142C8">
        <w:rPr>
          <w:rFonts w:ascii="Times New Roman" w:eastAsia="宋体" w:hAnsi="Times New Roman" w:cs="Times New Roman"/>
          <w:sz w:val="24"/>
          <w:szCs w:val="24"/>
          <w:rPrChange w:id="3164" w:author="ghj" w:date="2018-05-25T14:12:00Z">
            <w:rPr>
              <w:rFonts w:ascii="Times New Roman" w:eastAsia="宋体" w:hAnsi="Times New Roman" w:cs="Times New Roman" w:hint="eastAsia"/>
              <w:sz w:val="24"/>
              <w:szCs w:val="24"/>
            </w:rPr>
          </w:rPrChange>
        </w:rPr>
        <w:t>苹果应用的控制，也可以接入一个网络摄像头，</w:t>
      </w:r>
      <w:r w:rsidRPr="002142C8">
        <w:rPr>
          <w:rFonts w:ascii="Times New Roman" w:eastAsia="宋体" w:hAnsi="Times New Roman" w:cs="Times New Roman"/>
          <w:sz w:val="24"/>
          <w:szCs w:val="24"/>
          <w:rPrChange w:id="3165" w:author="ghj" w:date="2018-05-25T14:12:00Z">
            <w:rPr>
              <w:rFonts w:ascii="Times New Roman" w:eastAsia="宋体" w:hAnsi="Times New Roman" w:cs="Times New Roman" w:hint="eastAsia"/>
              <w:sz w:val="24"/>
              <w:szCs w:val="24"/>
            </w:rPr>
          </w:rPrChange>
        </w:rPr>
        <w:t>这样人们还可以试试查看设备的运行情况，或者增加自定义定时的功能</w:t>
      </w:r>
      <w:r w:rsidRPr="002142C8">
        <w:rPr>
          <w:rFonts w:ascii="Times New Roman" w:eastAsia="宋体" w:hAnsi="Times New Roman" w:cs="Times New Roman"/>
          <w:sz w:val="24"/>
          <w:szCs w:val="24"/>
          <w:rPrChange w:id="3166" w:author="ghj" w:date="2018-05-25T14:12:00Z">
            <w:rPr>
              <w:rFonts w:ascii="Times New Roman" w:eastAsia="宋体" w:hAnsi="Times New Roman" w:cs="Times New Roman" w:hint="eastAsia"/>
              <w:sz w:val="24"/>
              <w:szCs w:val="24"/>
            </w:rPr>
          </w:rPrChange>
        </w:rPr>
        <w:t>,</w:t>
      </w:r>
      <w:r w:rsidRPr="002142C8">
        <w:rPr>
          <w:rFonts w:ascii="Times New Roman" w:eastAsia="宋体" w:hAnsi="Times New Roman" w:cs="Times New Roman"/>
          <w:sz w:val="24"/>
          <w:szCs w:val="24"/>
          <w:rPrChange w:id="3167" w:author="ghj" w:date="2018-05-25T14:12:00Z">
            <w:rPr>
              <w:rFonts w:ascii="Times New Roman" w:eastAsia="宋体" w:hAnsi="Times New Roman" w:cs="Times New Roman" w:hint="eastAsia"/>
              <w:sz w:val="24"/>
              <w:szCs w:val="24"/>
            </w:rPr>
          </w:rPrChange>
        </w:rPr>
        <w:t>去创造出</w:t>
      </w:r>
      <w:r w:rsidR="0050595C" w:rsidRPr="002142C8">
        <w:rPr>
          <w:rFonts w:ascii="Times New Roman" w:eastAsia="宋体" w:hAnsi="Times New Roman" w:cs="Times New Roman"/>
          <w:sz w:val="24"/>
          <w:szCs w:val="24"/>
          <w:rPrChange w:id="3168" w:author="ghj" w:date="2018-05-25T14:12:00Z">
            <w:rPr>
              <w:rFonts w:ascii="Times New Roman" w:eastAsia="宋体" w:hAnsi="Times New Roman" w:cs="Times New Roman" w:hint="eastAsia"/>
              <w:sz w:val="24"/>
              <w:szCs w:val="24"/>
            </w:rPr>
          </w:rPrChange>
        </w:rPr>
        <w:t>一个越来越智能的</w:t>
      </w:r>
      <w:r w:rsidRPr="002142C8">
        <w:rPr>
          <w:rFonts w:ascii="Times New Roman" w:eastAsia="宋体" w:hAnsi="Times New Roman" w:cs="Times New Roman"/>
          <w:sz w:val="24"/>
          <w:szCs w:val="24"/>
          <w:rPrChange w:id="3169" w:author="ghj" w:date="2018-05-25T14:12:00Z">
            <w:rPr>
              <w:rFonts w:ascii="Times New Roman" w:eastAsia="宋体" w:hAnsi="Times New Roman" w:cs="Times New Roman" w:hint="eastAsia"/>
              <w:sz w:val="24"/>
              <w:szCs w:val="24"/>
            </w:rPr>
          </w:rPrChange>
        </w:rPr>
        <w:t>化遥控器，使人们的生活更加便捷！</w:t>
      </w:r>
    </w:p>
    <w:p w:rsidR="0086149B" w:rsidRPr="002142C8" w:rsidRDefault="0086149B" w:rsidP="0086149B">
      <w:pPr>
        <w:pStyle w:val="HTML"/>
        <w:shd w:val="clear" w:color="auto" w:fill="FFFFFF"/>
        <w:ind w:firstLineChars="200" w:firstLine="480"/>
        <w:rPr>
          <w:rFonts w:ascii="Times New Roman" w:hAnsi="Times New Roman" w:cs="Times New Roman"/>
          <w:rPrChange w:id="3170" w:author="ghj" w:date="2018-05-25T14:12:00Z">
            <w:rPr>
              <w:rFonts w:ascii="Times New Roman" w:hAnsi="Times New Roman" w:cs="Times New Roman"/>
            </w:rPr>
          </w:rPrChange>
        </w:rPr>
      </w:pPr>
    </w:p>
    <w:sectPr w:rsidR="0086149B" w:rsidRPr="002142C8" w:rsidSect="00F32A0B">
      <w:headerReference w:type="default" r:id="rId67"/>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768" w:rsidRDefault="00400768" w:rsidP="00831DBD">
      <w:r>
        <w:separator/>
      </w:r>
    </w:p>
  </w:endnote>
  <w:endnote w:type="continuationSeparator" w:id="0">
    <w:p w:rsidR="00400768" w:rsidRDefault="00400768" w:rsidP="00831D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796854"/>
      <w:docPartObj>
        <w:docPartGallery w:val="Page Numbers (Bottom of Page)"/>
        <w:docPartUnique/>
      </w:docPartObj>
    </w:sdtPr>
    <w:sdtEndPr/>
    <w:sdtContent>
      <w:p w:rsidR="0072003F" w:rsidRDefault="002B1CC1">
        <w:pPr>
          <w:pStyle w:val="a5"/>
          <w:jc w:val="center"/>
        </w:pPr>
        <w:r>
          <w:fldChar w:fldCharType="begin"/>
        </w:r>
        <w:r>
          <w:instrText>PAGE   \* MERGEFORMAT</w:instrText>
        </w:r>
        <w:r>
          <w:fldChar w:fldCharType="separate"/>
        </w:r>
        <w:r w:rsidR="000E4A2C" w:rsidRPr="000E4A2C">
          <w:rPr>
            <w:noProof/>
            <w:lang w:val="zh-CN"/>
          </w:rPr>
          <w:t>33</w:t>
        </w:r>
        <w:r>
          <w:rPr>
            <w:noProof/>
            <w:lang w:val="zh-CN"/>
          </w:rPr>
          <w:fldChar w:fldCharType="end"/>
        </w:r>
      </w:p>
    </w:sdtContent>
  </w:sdt>
  <w:p w:rsidR="0072003F" w:rsidRDefault="007200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768" w:rsidRDefault="00400768" w:rsidP="00831DBD">
      <w:r>
        <w:separator/>
      </w:r>
    </w:p>
  </w:footnote>
  <w:footnote w:type="continuationSeparator" w:id="0">
    <w:p w:rsidR="00400768" w:rsidRDefault="00400768" w:rsidP="00831D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03F" w:rsidRDefault="0072003F">
    <w:pPr>
      <w:pStyle w:val="a3"/>
    </w:pPr>
    <w:r>
      <w:rPr>
        <w:rFonts w:hint="eastAsia"/>
      </w:rPr>
      <w:t>基于嵌入式的万能遥控器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hj">
    <w15:presenceInfo w15:providerId="None" w15:userId="gh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87E3B"/>
    <w:rsid w:val="00001ECB"/>
    <w:rsid w:val="000144C3"/>
    <w:rsid w:val="00017246"/>
    <w:rsid w:val="00021FBD"/>
    <w:rsid w:val="00024144"/>
    <w:rsid w:val="00025A2F"/>
    <w:rsid w:val="00027760"/>
    <w:rsid w:val="00034F6B"/>
    <w:rsid w:val="0003573A"/>
    <w:rsid w:val="000448BC"/>
    <w:rsid w:val="000460CD"/>
    <w:rsid w:val="00056038"/>
    <w:rsid w:val="0006129D"/>
    <w:rsid w:val="000667A6"/>
    <w:rsid w:val="000733C4"/>
    <w:rsid w:val="00074990"/>
    <w:rsid w:val="000865B7"/>
    <w:rsid w:val="000909FD"/>
    <w:rsid w:val="000A3404"/>
    <w:rsid w:val="000A6EB6"/>
    <w:rsid w:val="000B33A3"/>
    <w:rsid w:val="000B3E44"/>
    <w:rsid w:val="000E4A2C"/>
    <w:rsid w:val="000F2722"/>
    <w:rsid w:val="000F3A2A"/>
    <w:rsid w:val="00102494"/>
    <w:rsid w:val="0011015B"/>
    <w:rsid w:val="00122673"/>
    <w:rsid w:val="001313FA"/>
    <w:rsid w:val="00142514"/>
    <w:rsid w:val="00157E95"/>
    <w:rsid w:val="00173132"/>
    <w:rsid w:val="00191C09"/>
    <w:rsid w:val="001A2170"/>
    <w:rsid w:val="001A3FB5"/>
    <w:rsid w:val="001A583C"/>
    <w:rsid w:val="001A7276"/>
    <w:rsid w:val="001B05D7"/>
    <w:rsid w:val="001C21C0"/>
    <w:rsid w:val="001C2695"/>
    <w:rsid w:val="001D4354"/>
    <w:rsid w:val="001D6F5F"/>
    <w:rsid w:val="001E193F"/>
    <w:rsid w:val="001E2E11"/>
    <w:rsid w:val="001E3713"/>
    <w:rsid w:val="001E6F30"/>
    <w:rsid w:val="001F02A0"/>
    <w:rsid w:val="0020663C"/>
    <w:rsid w:val="00210A1F"/>
    <w:rsid w:val="002142C8"/>
    <w:rsid w:val="002253D0"/>
    <w:rsid w:val="00231FA7"/>
    <w:rsid w:val="00233457"/>
    <w:rsid w:val="00242309"/>
    <w:rsid w:val="00246E59"/>
    <w:rsid w:val="0025525F"/>
    <w:rsid w:val="00264B02"/>
    <w:rsid w:val="002700CC"/>
    <w:rsid w:val="00271D6B"/>
    <w:rsid w:val="00272A1F"/>
    <w:rsid w:val="00274A57"/>
    <w:rsid w:val="002814B7"/>
    <w:rsid w:val="00287E3B"/>
    <w:rsid w:val="00290082"/>
    <w:rsid w:val="002A41F6"/>
    <w:rsid w:val="002B1CC1"/>
    <w:rsid w:val="002D4CF6"/>
    <w:rsid w:val="002D5D2F"/>
    <w:rsid w:val="002E1624"/>
    <w:rsid w:val="002E635E"/>
    <w:rsid w:val="002E6C43"/>
    <w:rsid w:val="002F0721"/>
    <w:rsid w:val="002F3E39"/>
    <w:rsid w:val="00302C17"/>
    <w:rsid w:val="00302CC3"/>
    <w:rsid w:val="00320C7F"/>
    <w:rsid w:val="00320D94"/>
    <w:rsid w:val="00321E41"/>
    <w:rsid w:val="00324B86"/>
    <w:rsid w:val="00324FA9"/>
    <w:rsid w:val="003525E7"/>
    <w:rsid w:val="00354E12"/>
    <w:rsid w:val="00361DD9"/>
    <w:rsid w:val="003651A9"/>
    <w:rsid w:val="003659A2"/>
    <w:rsid w:val="003661BA"/>
    <w:rsid w:val="003816BF"/>
    <w:rsid w:val="00384B37"/>
    <w:rsid w:val="003927AD"/>
    <w:rsid w:val="0039351F"/>
    <w:rsid w:val="00397228"/>
    <w:rsid w:val="003A6509"/>
    <w:rsid w:val="003D429C"/>
    <w:rsid w:val="003E476B"/>
    <w:rsid w:val="003F403A"/>
    <w:rsid w:val="00400768"/>
    <w:rsid w:val="0040459F"/>
    <w:rsid w:val="0040722D"/>
    <w:rsid w:val="00415E14"/>
    <w:rsid w:val="00423EB6"/>
    <w:rsid w:val="00426712"/>
    <w:rsid w:val="00453A16"/>
    <w:rsid w:val="004648B4"/>
    <w:rsid w:val="00470249"/>
    <w:rsid w:val="004725C2"/>
    <w:rsid w:val="00476CF9"/>
    <w:rsid w:val="00476E7A"/>
    <w:rsid w:val="00496E88"/>
    <w:rsid w:val="00497FDC"/>
    <w:rsid w:val="004A0EFE"/>
    <w:rsid w:val="004A3B4B"/>
    <w:rsid w:val="004A3EDD"/>
    <w:rsid w:val="004B7259"/>
    <w:rsid w:val="004C4C26"/>
    <w:rsid w:val="004D3349"/>
    <w:rsid w:val="004D795D"/>
    <w:rsid w:val="004E1B09"/>
    <w:rsid w:val="0050595C"/>
    <w:rsid w:val="00505F50"/>
    <w:rsid w:val="00543A51"/>
    <w:rsid w:val="00582B65"/>
    <w:rsid w:val="00583002"/>
    <w:rsid w:val="00596A0C"/>
    <w:rsid w:val="005C5591"/>
    <w:rsid w:val="005C7014"/>
    <w:rsid w:val="005D30BC"/>
    <w:rsid w:val="005D5308"/>
    <w:rsid w:val="005F09F7"/>
    <w:rsid w:val="005F2277"/>
    <w:rsid w:val="005F6F7B"/>
    <w:rsid w:val="00600208"/>
    <w:rsid w:val="006017B5"/>
    <w:rsid w:val="00626A5F"/>
    <w:rsid w:val="006312F2"/>
    <w:rsid w:val="00666EA3"/>
    <w:rsid w:val="00674E34"/>
    <w:rsid w:val="00677C22"/>
    <w:rsid w:val="00683001"/>
    <w:rsid w:val="0068413D"/>
    <w:rsid w:val="00695740"/>
    <w:rsid w:val="006D7817"/>
    <w:rsid w:val="006E12FD"/>
    <w:rsid w:val="00703B08"/>
    <w:rsid w:val="007057CE"/>
    <w:rsid w:val="0071201D"/>
    <w:rsid w:val="0072003F"/>
    <w:rsid w:val="007233BA"/>
    <w:rsid w:val="007240D0"/>
    <w:rsid w:val="00732905"/>
    <w:rsid w:val="0073451A"/>
    <w:rsid w:val="00737FAE"/>
    <w:rsid w:val="00742532"/>
    <w:rsid w:val="00745AFD"/>
    <w:rsid w:val="0076234C"/>
    <w:rsid w:val="00766D90"/>
    <w:rsid w:val="007674CB"/>
    <w:rsid w:val="0077506D"/>
    <w:rsid w:val="0078185D"/>
    <w:rsid w:val="007819F4"/>
    <w:rsid w:val="0079437F"/>
    <w:rsid w:val="007A52FE"/>
    <w:rsid w:val="007C0FB5"/>
    <w:rsid w:val="007C4131"/>
    <w:rsid w:val="007D070E"/>
    <w:rsid w:val="007D6040"/>
    <w:rsid w:val="007D7053"/>
    <w:rsid w:val="007E1517"/>
    <w:rsid w:val="007F31E1"/>
    <w:rsid w:val="007F35B0"/>
    <w:rsid w:val="007F3757"/>
    <w:rsid w:val="007F3987"/>
    <w:rsid w:val="008003DD"/>
    <w:rsid w:val="00801FA3"/>
    <w:rsid w:val="00802234"/>
    <w:rsid w:val="008037A7"/>
    <w:rsid w:val="0081158D"/>
    <w:rsid w:val="00831DBD"/>
    <w:rsid w:val="0083395A"/>
    <w:rsid w:val="00835C06"/>
    <w:rsid w:val="00847CBB"/>
    <w:rsid w:val="00852BE4"/>
    <w:rsid w:val="00855216"/>
    <w:rsid w:val="0086149B"/>
    <w:rsid w:val="00882A3F"/>
    <w:rsid w:val="00883D50"/>
    <w:rsid w:val="008955BF"/>
    <w:rsid w:val="008A276D"/>
    <w:rsid w:val="008A349B"/>
    <w:rsid w:val="008A4FD7"/>
    <w:rsid w:val="008A52F4"/>
    <w:rsid w:val="008B075B"/>
    <w:rsid w:val="008C25F0"/>
    <w:rsid w:val="008D42B8"/>
    <w:rsid w:val="008E0AD5"/>
    <w:rsid w:val="008E148E"/>
    <w:rsid w:val="008F1A73"/>
    <w:rsid w:val="009061F8"/>
    <w:rsid w:val="009263E6"/>
    <w:rsid w:val="00926E4E"/>
    <w:rsid w:val="00931297"/>
    <w:rsid w:val="009400B2"/>
    <w:rsid w:val="00945683"/>
    <w:rsid w:val="00946843"/>
    <w:rsid w:val="00961A79"/>
    <w:rsid w:val="00965DDB"/>
    <w:rsid w:val="00981E86"/>
    <w:rsid w:val="00995124"/>
    <w:rsid w:val="009A272B"/>
    <w:rsid w:val="009A5E2B"/>
    <w:rsid w:val="009C1BEE"/>
    <w:rsid w:val="009D53EA"/>
    <w:rsid w:val="00A0787C"/>
    <w:rsid w:val="00A12F27"/>
    <w:rsid w:val="00A15DF3"/>
    <w:rsid w:val="00A4776E"/>
    <w:rsid w:val="00A5118B"/>
    <w:rsid w:val="00A6080D"/>
    <w:rsid w:val="00A64EF9"/>
    <w:rsid w:val="00A6581C"/>
    <w:rsid w:val="00A77B7C"/>
    <w:rsid w:val="00A828E7"/>
    <w:rsid w:val="00A86915"/>
    <w:rsid w:val="00A95D34"/>
    <w:rsid w:val="00A971AD"/>
    <w:rsid w:val="00AA14FC"/>
    <w:rsid w:val="00AB7384"/>
    <w:rsid w:val="00AC4006"/>
    <w:rsid w:val="00AD3D68"/>
    <w:rsid w:val="00AD45E0"/>
    <w:rsid w:val="00AD615D"/>
    <w:rsid w:val="00AD6B01"/>
    <w:rsid w:val="00AE01AF"/>
    <w:rsid w:val="00AE3BB9"/>
    <w:rsid w:val="00AE5C66"/>
    <w:rsid w:val="00B0279F"/>
    <w:rsid w:val="00B05FA8"/>
    <w:rsid w:val="00B11971"/>
    <w:rsid w:val="00B31417"/>
    <w:rsid w:val="00B50CED"/>
    <w:rsid w:val="00B51282"/>
    <w:rsid w:val="00B673AA"/>
    <w:rsid w:val="00B77AF7"/>
    <w:rsid w:val="00B77D7E"/>
    <w:rsid w:val="00B80411"/>
    <w:rsid w:val="00B808EF"/>
    <w:rsid w:val="00B87078"/>
    <w:rsid w:val="00BA0618"/>
    <w:rsid w:val="00BA7A7B"/>
    <w:rsid w:val="00BB5906"/>
    <w:rsid w:val="00BC2329"/>
    <w:rsid w:val="00BC3B91"/>
    <w:rsid w:val="00BC3D5B"/>
    <w:rsid w:val="00BD020A"/>
    <w:rsid w:val="00BD185F"/>
    <w:rsid w:val="00BE0CBC"/>
    <w:rsid w:val="00BF0CEB"/>
    <w:rsid w:val="00BF0FE8"/>
    <w:rsid w:val="00C03A02"/>
    <w:rsid w:val="00C053F4"/>
    <w:rsid w:val="00C10409"/>
    <w:rsid w:val="00C11A0B"/>
    <w:rsid w:val="00C20F91"/>
    <w:rsid w:val="00C22730"/>
    <w:rsid w:val="00C22FE6"/>
    <w:rsid w:val="00C437B6"/>
    <w:rsid w:val="00C56E7B"/>
    <w:rsid w:val="00C65EA1"/>
    <w:rsid w:val="00C75345"/>
    <w:rsid w:val="00C75EC6"/>
    <w:rsid w:val="00C82112"/>
    <w:rsid w:val="00C856D8"/>
    <w:rsid w:val="00C9005B"/>
    <w:rsid w:val="00C93FA2"/>
    <w:rsid w:val="00CC246F"/>
    <w:rsid w:val="00CC4351"/>
    <w:rsid w:val="00CD2DB9"/>
    <w:rsid w:val="00CD398B"/>
    <w:rsid w:val="00CD60B5"/>
    <w:rsid w:val="00CE30FF"/>
    <w:rsid w:val="00CE6E86"/>
    <w:rsid w:val="00D1299A"/>
    <w:rsid w:val="00D13FD0"/>
    <w:rsid w:val="00D237BB"/>
    <w:rsid w:val="00D27B34"/>
    <w:rsid w:val="00D358BB"/>
    <w:rsid w:val="00D36A68"/>
    <w:rsid w:val="00D41C92"/>
    <w:rsid w:val="00D46AC8"/>
    <w:rsid w:val="00D470B4"/>
    <w:rsid w:val="00D53C1C"/>
    <w:rsid w:val="00D5429F"/>
    <w:rsid w:val="00D6243B"/>
    <w:rsid w:val="00D65C7D"/>
    <w:rsid w:val="00D73465"/>
    <w:rsid w:val="00D73E0C"/>
    <w:rsid w:val="00DA1BE4"/>
    <w:rsid w:val="00DE1F82"/>
    <w:rsid w:val="00DE2DB2"/>
    <w:rsid w:val="00DF6962"/>
    <w:rsid w:val="00E102B8"/>
    <w:rsid w:val="00E13C20"/>
    <w:rsid w:val="00E14672"/>
    <w:rsid w:val="00E24F70"/>
    <w:rsid w:val="00E3469D"/>
    <w:rsid w:val="00E72F65"/>
    <w:rsid w:val="00E77278"/>
    <w:rsid w:val="00E827B4"/>
    <w:rsid w:val="00EA4E77"/>
    <w:rsid w:val="00EB1AC7"/>
    <w:rsid w:val="00EB6055"/>
    <w:rsid w:val="00EB6902"/>
    <w:rsid w:val="00EC0939"/>
    <w:rsid w:val="00EC12CC"/>
    <w:rsid w:val="00EC4B48"/>
    <w:rsid w:val="00EC4F87"/>
    <w:rsid w:val="00EC69AF"/>
    <w:rsid w:val="00ED72AC"/>
    <w:rsid w:val="00EE643A"/>
    <w:rsid w:val="00EF2BC6"/>
    <w:rsid w:val="00EF394A"/>
    <w:rsid w:val="00EF78DF"/>
    <w:rsid w:val="00F00236"/>
    <w:rsid w:val="00F03F5D"/>
    <w:rsid w:val="00F0504A"/>
    <w:rsid w:val="00F26033"/>
    <w:rsid w:val="00F27558"/>
    <w:rsid w:val="00F32A0B"/>
    <w:rsid w:val="00F419CE"/>
    <w:rsid w:val="00F62BE9"/>
    <w:rsid w:val="00F73EE8"/>
    <w:rsid w:val="00F7491D"/>
    <w:rsid w:val="00F80671"/>
    <w:rsid w:val="00F82D35"/>
    <w:rsid w:val="00F845F0"/>
    <w:rsid w:val="00F9237C"/>
    <w:rsid w:val="00F97929"/>
    <w:rsid w:val="00FA1E06"/>
    <w:rsid w:val="00FA428E"/>
    <w:rsid w:val="00FB1864"/>
    <w:rsid w:val="00FB4099"/>
    <w:rsid w:val="00FC523A"/>
    <w:rsid w:val="00FC6647"/>
    <w:rsid w:val="00FD2A57"/>
    <w:rsid w:val="00FD36BF"/>
    <w:rsid w:val="00FD6126"/>
    <w:rsid w:val="00FF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BF257"/>
  <w15:docId w15:val="{6373B76A-1962-45CE-87C6-46FADD95A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429F"/>
    <w:pPr>
      <w:widowControl w:val="0"/>
      <w:jc w:val="both"/>
    </w:pPr>
  </w:style>
  <w:style w:type="paragraph" w:styleId="1">
    <w:name w:val="heading 1"/>
    <w:basedOn w:val="a"/>
    <w:next w:val="a"/>
    <w:link w:val="10"/>
    <w:qFormat/>
    <w:rsid w:val="00831DBD"/>
    <w:pPr>
      <w:keepNext/>
      <w:keepLines/>
      <w:spacing w:before="60" w:afterLines="50" w:line="400" w:lineRule="exact"/>
      <w:jc w:val="left"/>
      <w:outlineLvl w:val="0"/>
    </w:pPr>
    <w:rPr>
      <w:rFonts w:ascii="Calibri" w:eastAsia="黑体" w:hAnsi="Calibri"/>
      <w:b/>
      <w:kern w:val="44"/>
      <w:sz w:val="30"/>
      <w:szCs w:val="24"/>
    </w:rPr>
  </w:style>
  <w:style w:type="paragraph" w:styleId="2">
    <w:name w:val="heading 2"/>
    <w:basedOn w:val="a"/>
    <w:next w:val="a"/>
    <w:link w:val="20"/>
    <w:uiPriority w:val="9"/>
    <w:unhideWhenUsed/>
    <w:qFormat/>
    <w:rsid w:val="00C753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D615D"/>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1D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1DBD"/>
    <w:rPr>
      <w:sz w:val="18"/>
      <w:szCs w:val="18"/>
    </w:rPr>
  </w:style>
  <w:style w:type="paragraph" w:styleId="a5">
    <w:name w:val="footer"/>
    <w:basedOn w:val="a"/>
    <w:link w:val="a6"/>
    <w:uiPriority w:val="99"/>
    <w:unhideWhenUsed/>
    <w:rsid w:val="00831DBD"/>
    <w:pPr>
      <w:tabs>
        <w:tab w:val="center" w:pos="4153"/>
        <w:tab w:val="right" w:pos="8306"/>
      </w:tabs>
      <w:snapToGrid w:val="0"/>
      <w:jc w:val="left"/>
    </w:pPr>
    <w:rPr>
      <w:sz w:val="18"/>
      <w:szCs w:val="18"/>
    </w:rPr>
  </w:style>
  <w:style w:type="character" w:customStyle="1" w:styleId="a6">
    <w:name w:val="页脚 字符"/>
    <w:basedOn w:val="a0"/>
    <w:link w:val="a5"/>
    <w:uiPriority w:val="99"/>
    <w:rsid w:val="00831DBD"/>
    <w:rPr>
      <w:sz w:val="18"/>
      <w:szCs w:val="18"/>
    </w:rPr>
  </w:style>
  <w:style w:type="character" w:customStyle="1" w:styleId="10">
    <w:name w:val="标题 1 字符"/>
    <w:basedOn w:val="a0"/>
    <w:link w:val="1"/>
    <w:rsid w:val="00831DBD"/>
    <w:rPr>
      <w:rFonts w:ascii="Calibri" w:eastAsia="黑体" w:hAnsi="Calibri"/>
      <w:b/>
      <w:kern w:val="44"/>
      <w:sz w:val="30"/>
      <w:szCs w:val="24"/>
    </w:rPr>
  </w:style>
  <w:style w:type="paragraph" w:styleId="a7">
    <w:name w:val="Title"/>
    <w:basedOn w:val="a"/>
    <w:next w:val="a"/>
    <w:link w:val="a8"/>
    <w:uiPriority w:val="10"/>
    <w:qFormat/>
    <w:rsid w:val="00E14672"/>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14672"/>
    <w:rPr>
      <w:rFonts w:asciiTheme="majorHAnsi" w:eastAsiaTheme="majorEastAsia" w:hAnsiTheme="majorHAnsi" w:cstheme="majorBidi"/>
      <w:b/>
      <w:bCs/>
      <w:sz w:val="32"/>
      <w:szCs w:val="32"/>
    </w:rPr>
  </w:style>
  <w:style w:type="character" w:customStyle="1" w:styleId="30">
    <w:name w:val="标题 3 字符"/>
    <w:basedOn w:val="a0"/>
    <w:link w:val="3"/>
    <w:rsid w:val="00AD615D"/>
    <w:rPr>
      <w:rFonts w:ascii="Calibri" w:eastAsia="宋体" w:hAnsi="Calibri"/>
      <w:b/>
      <w:sz w:val="24"/>
      <w:szCs w:val="24"/>
    </w:rPr>
  </w:style>
  <w:style w:type="paragraph" w:styleId="a9">
    <w:name w:val="Balloon Text"/>
    <w:basedOn w:val="a"/>
    <w:link w:val="aa"/>
    <w:uiPriority w:val="99"/>
    <w:semiHidden/>
    <w:unhideWhenUsed/>
    <w:rsid w:val="00945683"/>
    <w:rPr>
      <w:sz w:val="18"/>
      <w:szCs w:val="18"/>
    </w:rPr>
  </w:style>
  <w:style w:type="character" w:customStyle="1" w:styleId="aa">
    <w:name w:val="批注框文本 字符"/>
    <w:basedOn w:val="a0"/>
    <w:link w:val="a9"/>
    <w:uiPriority w:val="99"/>
    <w:semiHidden/>
    <w:rsid w:val="00945683"/>
    <w:rPr>
      <w:sz w:val="18"/>
      <w:szCs w:val="18"/>
    </w:rPr>
  </w:style>
  <w:style w:type="paragraph" w:styleId="ab">
    <w:name w:val="Normal (Web)"/>
    <w:basedOn w:val="a"/>
    <w:uiPriority w:val="99"/>
    <w:unhideWhenUsed/>
    <w:rsid w:val="0073451A"/>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73451A"/>
    <w:rPr>
      <w:b/>
      <w:bCs/>
    </w:rPr>
  </w:style>
  <w:style w:type="paragraph" w:styleId="HTML">
    <w:name w:val="HTML Preformatted"/>
    <w:basedOn w:val="a"/>
    <w:link w:val="HTML0"/>
    <w:uiPriority w:val="99"/>
    <w:unhideWhenUsed/>
    <w:rsid w:val="00EC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C0939"/>
    <w:rPr>
      <w:rFonts w:ascii="宋体" w:eastAsia="宋体" w:hAnsi="宋体" w:cs="宋体"/>
      <w:kern w:val="0"/>
      <w:sz w:val="24"/>
      <w:szCs w:val="24"/>
    </w:rPr>
  </w:style>
  <w:style w:type="character" w:styleId="HTML1">
    <w:name w:val="HTML Code"/>
    <w:basedOn w:val="a0"/>
    <w:uiPriority w:val="99"/>
    <w:semiHidden/>
    <w:unhideWhenUsed/>
    <w:rsid w:val="00EC0939"/>
    <w:rPr>
      <w:rFonts w:ascii="宋体" w:eastAsia="宋体" w:hAnsi="宋体" w:cs="宋体"/>
      <w:sz w:val="24"/>
      <w:szCs w:val="24"/>
    </w:rPr>
  </w:style>
  <w:style w:type="character" w:customStyle="1" w:styleId="hljs-string">
    <w:name w:val="hljs-string"/>
    <w:basedOn w:val="a0"/>
    <w:rsid w:val="00EC0939"/>
  </w:style>
  <w:style w:type="character" w:customStyle="1" w:styleId="hljs-comment">
    <w:name w:val="hljs-comment"/>
    <w:basedOn w:val="a0"/>
    <w:rsid w:val="00DA1BE4"/>
  </w:style>
  <w:style w:type="character" w:styleId="ad">
    <w:name w:val="page number"/>
    <w:basedOn w:val="a0"/>
    <w:uiPriority w:val="99"/>
    <w:semiHidden/>
    <w:unhideWhenUsed/>
    <w:rsid w:val="002A41F6"/>
  </w:style>
  <w:style w:type="paragraph" w:styleId="ae">
    <w:name w:val="List Paragraph"/>
    <w:basedOn w:val="a"/>
    <w:uiPriority w:val="34"/>
    <w:qFormat/>
    <w:rsid w:val="00320C7F"/>
    <w:pPr>
      <w:ind w:firstLineChars="200" w:firstLine="420"/>
    </w:pPr>
  </w:style>
  <w:style w:type="character" w:customStyle="1" w:styleId="20">
    <w:name w:val="标题 2 字符"/>
    <w:basedOn w:val="a0"/>
    <w:link w:val="2"/>
    <w:uiPriority w:val="9"/>
    <w:rsid w:val="00C7534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38591">
      <w:bodyDiv w:val="1"/>
      <w:marLeft w:val="0"/>
      <w:marRight w:val="0"/>
      <w:marTop w:val="0"/>
      <w:marBottom w:val="0"/>
      <w:divBdr>
        <w:top w:val="none" w:sz="0" w:space="0" w:color="auto"/>
        <w:left w:val="none" w:sz="0" w:space="0" w:color="auto"/>
        <w:bottom w:val="none" w:sz="0" w:space="0" w:color="auto"/>
        <w:right w:val="none" w:sz="0" w:space="0" w:color="auto"/>
      </w:divBdr>
      <w:divsChild>
        <w:div w:id="644819637">
          <w:marLeft w:val="0"/>
          <w:marRight w:val="0"/>
          <w:marTop w:val="0"/>
          <w:marBottom w:val="0"/>
          <w:divBdr>
            <w:top w:val="none" w:sz="0" w:space="0" w:color="auto"/>
            <w:left w:val="none" w:sz="0" w:space="0" w:color="auto"/>
            <w:bottom w:val="none" w:sz="0" w:space="0" w:color="auto"/>
            <w:right w:val="none" w:sz="0" w:space="0" w:color="auto"/>
          </w:divBdr>
        </w:div>
      </w:divsChild>
    </w:div>
    <w:div w:id="114833099">
      <w:bodyDiv w:val="1"/>
      <w:marLeft w:val="0"/>
      <w:marRight w:val="0"/>
      <w:marTop w:val="0"/>
      <w:marBottom w:val="0"/>
      <w:divBdr>
        <w:top w:val="none" w:sz="0" w:space="0" w:color="auto"/>
        <w:left w:val="none" w:sz="0" w:space="0" w:color="auto"/>
        <w:bottom w:val="none" w:sz="0" w:space="0" w:color="auto"/>
        <w:right w:val="none" w:sz="0" w:space="0" w:color="auto"/>
      </w:divBdr>
    </w:div>
    <w:div w:id="378631993">
      <w:bodyDiv w:val="1"/>
      <w:marLeft w:val="0"/>
      <w:marRight w:val="0"/>
      <w:marTop w:val="0"/>
      <w:marBottom w:val="0"/>
      <w:divBdr>
        <w:top w:val="none" w:sz="0" w:space="0" w:color="auto"/>
        <w:left w:val="none" w:sz="0" w:space="0" w:color="auto"/>
        <w:bottom w:val="none" w:sz="0" w:space="0" w:color="auto"/>
        <w:right w:val="none" w:sz="0" w:space="0" w:color="auto"/>
      </w:divBdr>
    </w:div>
    <w:div w:id="481233363">
      <w:bodyDiv w:val="1"/>
      <w:marLeft w:val="0"/>
      <w:marRight w:val="0"/>
      <w:marTop w:val="0"/>
      <w:marBottom w:val="0"/>
      <w:divBdr>
        <w:top w:val="none" w:sz="0" w:space="0" w:color="auto"/>
        <w:left w:val="none" w:sz="0" w:space="0" w:color="auto"/>
        <w:bottom w:val="none" w:sz="0" w:space="0" w:color="auto"/>
        <w:right w:val="none" w:sz="0" w:space="0" w:color="auto"/>
      </w:divBdr>
    </w:div>
    <w:div w:id="708915792">
      <w:bodyDiv w:val="1"/>
      <w:marLeft w:val="0"/>
      <w:marRight w:val="0"/>
      <w:marTop w:val="0"/>
      <w:marBottom w:val="0"/>
      <w:divBdr>
        <w:top w:val="none" w:sz="0" w:space="0" w:color="auto"/>
        <w:left w:val="none" w:sz="0" w:space="0" w:color="auto"/>
        <w:bottom w:val="none" w:sz="0" w:space="0" w:color="auto"/>
        <w:right w:val="none" w:sz="0" w:space="0" w:color="auto"/>
      </w:divBdr>
    </w:div>
    <w:div w:id="999577640">
      <w:bodyDiv w:val="1"/>
      <w:marLeft w:val="0"/>
      <w:marRight w:val="0"/>
      <w:marTop w:val="0"/>
      <w:marBottom w:val="0"/>
      <w:divBdr>
        <w:top w:val="none" w:sz="0" w:space="0" w:color="auto"/>
        <w:left w:val="none" w:sz="0" w:space="0" w:color="auto"/>
        <w:bottom w:val="none" w:sz="0" w:space="0" w:color="auto"/>
        <w:right w:val="none" w:sz="0" w:space="0" w:color="auto"/>
      </w:divBdr>
    </w:div>
    <w:div w:id="1071120523">
      <w:bodyDiv w:val="1"/>
      <w:marLeft w:val="0"/>
      <w:marRight w:val="0"/>
      <w:marTop w:val="0"/>
      <w:marBottom w:val="0"/>
      <w:divBdr>
        <w:top w:val="none" w:sz="0" w:space="0" w:color="auto"/>
        <w:left w:val="none" w:sz="0" w:space="0" w:color="auto"/>
        <w:bottom w:val="none" w:sz="0" w:space="0" w:color="auto"/>
        <w:right w:val="none" w:sz="0" w:space="0" w:color="auto"/>
      </w:divBdr>
    </w:div>
    <w:div w:id="1074280047">
      <w:bodyDiv w:val="1"/>
      <w:marLeft w:val="0"/>
      <w:marRight w:val="0"/>
      <w:marTop w:val="0"/>
      <w:marBottom w:val="0"/>
      <w:divBdr>
        <w:top w:val="none" w:sz="0" w:space="0" w:color="auto"/>
        <w:left w:val="none" w:sz="0" w:space="0" w:color="auto"/>
        <w:bottom w:val="none" w:sz="0" w:space="0" w:color="auto"/>
        <w:right w:val="none" w:sz="0" w:space="0" w:color="auto"/>
      </w:divBdr>
    </w:div>
    <w:div w:id="1127089909">
      <w:bodyDiv w:val="1"/>
      <w:marLeft w:val="0"/>
      <w:marRight w:val="0"/>
      <w:marTop w:val="0"/>
      <w:marBottom w:val="0"/>
      <w:divBdr>
        <w:top w:val="none" w:sz="0" w:space="0" w:color="auto"/>
        <w:left w:val="none" w:sz="0" w:space="0" w:color="auto"/>
        <w:bottom w:val="none" w:sz="0" w:space="0" w:color="auto"/>
        <w:right w:val="none" w:sz="0" w:space="0" w:color="auto"/>
      </w:divBdr>
      <w:divsChild>
        <w:div w:id="488985846">
          <w:marLeft w:val="0"/>
          <w:marRight w:val="0"/>
          <w:marTop w:val="150"/>
          <w:marBottom w:val="0"/>
          <w:divBdr>
            <w:top w:val="none" w:sz="0" w:space="0" w:color="auto"/>
            <w:left w:val="none" w:sz="0" w:space="0" w:color="auto"/>
            <w:bottom w:val="none" w:sz="0" w:space="0" w:color="auto"/>
            <w:right w:val="none" w:sz="0" w:space="0" w:color="auto"/>
          </w:divBdr>
        </w:div>
        <w:div w:id="187258137">
          <w:marLeft w:val="0"/>
          <w:marRight w:val="0"/>
          <w:marTop w:val="150"/>
          <w:marBottom w:val="0"/>
          <w:divBdr>
            <w:top w:val="none" w:sz="0" w:space="0" w:color="auto"/>
            <w:left w:val="none" w:sz="0" w:space="0" w:color="auto"/>
            <w:bottom w:val="none" w:sz="0" w:space="0" w:color="auto"/>
            <w:right w:val="none" w:sz="0" w:space="0" w:color="auto"/>
          </w:divBdr>
        </w:div>
      </w:divsChild>
    </w:div>
    <w:div w:id="1129667134">
      <w:bodyDiv w:val="1"/>
      <w:marLeft w:val="0"/>
      <w:marRight w:val="0"/>
      <w:marTop w:val="0"/>
      <w:marBottom w:val="0"/>
      <w:divBdr>
        <w:top w:val="none" w:sz="0" w:space="0" w:color="auto"/>
        <w:left w:val="none" w:sz="0" w:space="0" w:color="auto"/>
        <w:bottom w:val="none" w:sz="0" w:space="0" w:color="auto"/>
        <w:right w:val="none" w:sz="0" w:space="0" w:color="auto"/>
      </w:divBdr>
    </w:div>
    <w:div w:id="1200513300">
      <w:bodyDiv w:val="1"/>
      <w:marLeft w:val="0"/>
      <w:marRight w:val="0"/>
      <w:marTop w:val="0"/>
      <w:marBottom w:val="0"/>
      <w:divBdr>
        <w:top w:val="none" w:sz="0" w:space="0" w:color="auto"/>
        <w:left w:val="none" w:sz="0" w:space="0" w:color="auto"/>
        <w:bottom w:val="none" w:sz="0" w:space="0" w:color="auto"/>
        <w:right w:val="none" w:sz="0" w:space="0" w:color="auto"/>
      </w:divBdr>
      <w:divsChild>
        <w:div w:id="1294630786">
          <w:marLeft w:val="0"/>
          <w:marRight w:val="0"/>
          <w:marTop w:val="0"/>
          <w:marBottom w:val="0"/>
          <w:divBdr>
            <w:top w:val="none" w:sz="0" w:space="0" w:color="auto"/>
            <w:left w:val="none" w:sz="0" w:space="0" w:color="auto"/>
            <w:bottom w:val="none" w:sz="0" w:space="0" w:color="auto"/>
            <w:right w:val="none" w:sz="0" w:space="0" w:color="auto"/>
          </w:divBdr>
        </w:div>
      </w:divsChild>
    </w:div>
    <w:div w:id="1249535133">
      <w:bodyDiv w:val="1"/>
      <w:marLeft w:val="0"/>
      <w:marRight w:val="0"/>
      <w:marTop w:val="0"/>
      <w:marBottom w:val="0"/>
      <w:divBdr>
        <w:top w:val="none" w:sz="0" w:space="0" w:color="auto"/>
        <w:left w:val="none" w:sz="0" w:space="0" w:color="auto"/>
        <w:bottom w:val="none" w:sz="0" w:space="0" w:color="auto"/>
        <w:right w:val="none" w:sz="0" w:space="0" w:color="auto"/>
      </w:divBdr>
    </w:div>
    <w:div w:id="1307776775">
      <w:bodyDiv w:val="1"/>
      <w:marLeft w:val="0"/>
      <w:marRight w:val="0"/>
      <w:marTop w:val="0"/>
      <w:marBottom w:val="0"/>
      <w:divBdr>
        <w:top w:val="none" w:sz="0" w:space="0" w:color="auto"/>
        <w:left w:val="none" w:sz="0" w:space="0" w:color="auto"/>
        <w:bottom w:val="none" w:sz="0" w:space="0" w:color="auto"/>
        <w:right w:val="none" w:sz="0" w:space="0" w:color="auto"/>
      </w:divBdr>
    </w:div>
    <w:div w:id="1374814643">
      <w:bodyDiv w:val="1"/>
      <w:marLeft w:val="0"/>
      <w:marRight w:val="0"/>
      <w:marTop w:val="0"/>
      <w:marBottom w:val="0"/>
      <w:divBdr>
        <w:top w:val="none" w:sz="0" w:space="0" w:color="auto"/>
        <w:left w:val="none" w:sz="0" w:space="0" w:color="auto"/>
        <w:bottom w:val="none" w:sz="0" w:space="0" w:color="auto"/>
        <w:right w:val="none" w:sz="0" w:space="0" w:color="auto"/>
      </w:divBdr>
    </w:div>
    <w:div w:id="1441609782">
      <w:bodyDiv w:val="1"/>
      <w:marLeft w:val="0"/>
      <w:marRight w:val="0"/>
      <w:marTop w:val="0"/>
      <w:marBottom w:val="0"/>
      <w:divBdr>
        <w:top w:val="none" w:sz="0" w:space="0" w:color="auto"/>
        <w:left w:val="none" w:sz="0" w:space="0" w:color="auto"/>
        <w:bottom w:val="none" w:sz="0" w:space="0" w:color="auto"/>
        <w:right w:val="none" w:sz="0" w:space="0" w:color="auto"/>
      </w:divBdr>
      <w:divsChild>
        <w:div w:id="1900745663">
          <w:marLeft w:val="0"/>
          <w:marRight w:val="0"/>
          <w:marTop w:val="150"/>
          <w:marBottom w:val="0"/>
          <w:divBdr>
            <w:top w:val="none" w:sz="0" w:space="0" w:color="auto"/>
            <w:left w:val="none" w:sz="0" w:space="0" w:color="auto"/>
            <w:bottom w:val="none" w:sz="0" w:space="0" w:color="auto"/>
            <w:right w:val="none" w:sz="0" w:space="0" w:color="auto"/>
          </w:divBdr>
        </w:div>
        <w:div w:id="50428872">
          <w:marLeft w:val="0"/>
          <w:marRight w:val="0"/>
          <w:marTop w:val="150"/>
          <w:marBottom w:val="0"/>
          <w:divBdr>
            <w:top w:val="none" w:sz="0" w:space="0" w:color="auto"/>
            <w:left w:val="none" w:sz="0" w:space="0" w:color="auto"/>
            <w:bottom w:val="none" w:sz="0" w:space="0" w:color="auto"/>
            <w:right w:val="none" w:sz="0" w:space="0" w:color="auto"/>
          </w:divBdr>
        </w:div>
      </w:divsChild>
    </w:div>
    <w:div w:id="1493368976">
      <w:bodyDiv w:val="1"/>
      <w:marLeft w:val="0"/>
      <w:marRight w:val="0"/>
      <w:marTop w:val="0"/>
      <w:marBottom w:val="0"/>
      <w:divBdr>
        <w:top w:val="none" w:sz="0" w:space="0" w:color="auto"/>
        <w:left w:val="none" w:sz="0" w:space="0" w:color="auto"/>
        <w:bottom w:val="none" w:sz="0" w:space="0" w:color="auto"/>
        <w:right w:val="none" w:sz="0" w:space="0" w:color="auto"/>
      </w:divBdr>
      <w:divsChild>
        <w:div w:id="1783064262">
          <w:marLeft w:val="0"/>
          <w:marRight w:val="0"/>
          <w:marTop w:val="0"/>
          <w:marBottom w:val="0"/>
          <w:divBdr>
            <w:top w:val="none" w:sz="0" w:space="0" w:color="auto"/>
            <w:left w:val="none" w:sz="0" w:space="0" w:color="auto"/>
            <w:bottom w:val="none" w:sz="0" w:space="0" w:color="auto"/>
            <w:right w:val="none" w:sz="0" w:space="0" w:color="auto"/>
          </w:divBdr>
        </w:div>
      </w:divsChild>
    </w:div>
    <w:div w:id="1530022445">
      <w:bodyDiv w:val="1"/>
      <w:marLeft w:val="0"/>
      <w:marRight w:val="0"/>
      <w:marTop w:val="0"/>
      <w:marBottom w:val="0"/>
      <w:divBdr>
        <w:top w:val="none" w:sz="0" w:space="0" w:color="auto"/>
        <w:left w:val="none" w:sz="0" w:space="0" w:color="auto"/>
        <w:bottom w:val="none" w:sz="0" w:space="0" w:color="auto"/>
        <w:right w:val="none" w:sz="0" w:space="0" w:color="auto"/>
      </w:divBdr>
    </w:div>
    <w:div w:id="1578974277">
      <w:bodyDiv w:val="1"/>
      <w:marLeft w:val="0"/>
      <w:marRight w:val="0"/>
      <w:marTop w:val="0"/>
      <w:marBottom w:val="0"/>
      <w:divBdr>
        <w:top w:val="none" w:sz="0" w:space="0" w:color="auto"/>
        <w:left w:val="none" w:sz="0" w:space="0" w:color="auto"/>
        <w:bottom w:val="none" w:sz="0" w:space="0" w:color="auto"/>
        <w:right w:val="none" w:sz="0" w:space="0" w:color="auto"/>
      </w:divBdr>
    </w:div>
    <w:div w:id="1603419833">
      <w:bodyDiv w:val="1"/>
      <w:marLeft w:val="0"/>
      <w:marRight w:val="0"/>
      <w:marTop w:val="0"/>
      <w:marBottom w:val="0"/>
      <w:divBdr>
        <w:top w:val="none" w:sz="0" w:space="0" w:color="auto"/>
        <w:left w:val="none" w:sz="0" w:space="0" w:color="auto"/>
        <w:bottom w:val="none" w:sz="0" w:space="0" w:color="auto"/>
        <w:right w:val="none" w:sz="0" w:space="0" w:color="auto"/>
      </w:divBdr>
      <w:divsChild>
        <w:div w:id="245264104">
          <w:marLeft w:val="0"/>
          <w:marRight w:val="0"/>
          <w:marTop w:val="0"/>
          <w:marBottom w:val="0"/>
          <w:divBdr>
            <w:top w:val="none" w:sz="0" w:space="0" w:color="auto"/>
            <w:left w:val="none" w:sz="0" w:space="0" w:color="auto"/>
            <w:bottom w:val="none" w:sz="0" w:space="0" w:color="auto"/>
            <w:right w:val="none" w:sz="0" w:space="0" w:color="auto"/>
          </w:divBdr>
        </w:div>
      </w:divsChild>
    </w:div>
    <w:div w:id="1633318415">
      <w:bodyDiv w:val="1"/>
      <w:marLeft w:val="0"/>
      <w:marRight w:val="0"/>
      <w:marTop w:val="0"/>
      <w:marBottom w:val="0"/>
      <w:divBdr>
        <w:top w:val="none" w:sz="0" w:space="0" w:color="auto"/>
        <w:left w:val="none" w:sz="0" w:space="0" w:color="auto"/>
        <w:bottom w:val="none" w:sz="0" w:space="0" w:color="auto"/>
        <w:right w:val="none" w:sz="0" w:space="0" w:color="auto"/>
      </w:divBdr>
    </w:div>
    <w:div w:id="1764255549">
      <w:bodyDiv w:val="1"/>
      <w:marLeft w:val="0"/>
      <w:marRight w:val="0"/>
      <w:marTop w:val="0"/>
      <w:marBottom w:val="0"/>
      <w:divBdr>
        <w:top w:val="none" w:sz="0" w:space="0" w:color="auto"/>
        <w:left w:val="none" w:sz="0" w:space="0" w:color="auto"/>
        <w:bottom w:val="none" w:sz="0" w:space="0" w:color="auto"/>
        <w:right w:val="none" w:sz="0" w:space="0" w:color="auto"/>
      </w:divBdr>
    </w:div>
    <w:div w:id="1875649723">
      <w:bodyDiv w:val="1"/>
      <w:marLeft w:val="0"/>
      <w:marRight w:val="0"/>
      <w:marTop w:val="0"/>
      <w:marBottom w:val="0"/>
      <w:divBdr>
        <w:top w:val="none" w:sz="0" w:space="0" w:color="auto"/>
        <w:left w:val="none" w:sz="0" w:space="0" w:color="auto"/>
        <w:bottom w:val="none" w:sz="0" w:space="0" w:color="auto"/>
        <w:right w:val="none" w:sz="0" w:space="0" w:color="auto"/>
      </w:divBdr>
      <w:divsChild>
        <w:div w:id="591083286">
          <w:marLeft w:val="0"/>
          <w:marRight w:val="0"/>
          <w:marTop w:val="0"/>
          <w:marBottom w:val="0"/>
          <w:divBdr>
            <w:top w:val="none" w:sz="0" w:space="0" w:color="auto"/>
            <w:left w:val="none" w:sz="0" w:space="0" w:color="auto"/>
            <w:bottom w:val="none" w:sz="0" w:space="0" w:color="auto"/>
            <w:right w:val="none" w:sz="0" w:space="0" w:color="auto"/>
          </w:divBdr>
        </w:div>
      </w:divsChild>
    </w:div>
    <w:div w:id="1968924530">
      <w:bodyDiv w:val="1"/>
      <w:marLeft w:val="0"/>
      <w:marRight w:val="0"/>
      <w:marTop w:val="0"/>
      <w:marBottom w:val="0"/>
      <w:divBdr>
        <w:top w:val="none" w:sz="0" w:space="0" w:color="auto"/>
        <w:left w:val="none" w:sz="0" w:space="0" w:color="auto"/>
        <w:bottom w:val="none" w:sz="0" w:space="0" w:color="auto"/>
        <w:right w:val="none" w:sz="0" w:space="0" w:color="auto"/>
      </w:divBdr>
      <w:divsChild>
        <w:div w:id="492377958">
          <w:marLeft w:val="0"/>
          <w:marRight w:val="0"/>
          <w:marTop w:val="150"/>
          <w:marBottom w:val="0"/>
          <w:divBdr>
            <w:top w:val="none" w:sz="0" w:space="0" w:color="auto"/>
            <w:left w:val="none" w:sz="0" w:space="0" w:color="auto"/>
            <w:bottom w:val="none" w:sz="0" w:space="0" w:color="auto"/>
            <w:right w:val="none" w:sz="0" w:space="0" w:color="auto"/>
          </w:divBdr>
        </w:div>
        <w:div w:id="60911969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A3B80-91A0-420A-A18B-6BD1EFA10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2466</Words>
  <Characters>14058</Characters>
  <Application>Microsoft Office Word</Application>
  <DocSecurity>0</DocSecurity>
  <Lines>117</Lines>
  <Paragraphs>32</Paragraphs>
  <ScaleCrop>false</ScaleCrop>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ghj</dc:creator>
  <cp:lastModifiedBy>ghj</cp:lastModifiedBy>
  <cp:revision>8</cp:revision>
  <dcterms:created xsi:type="dcterms:W3CDTF">2018-05-23T02:27:00Z</dcterms:created>
  <dcterms:modified xsi:type="dcterms:W3CDTF">2018-05-25T11:08:00Z</dcterms:modified>
</cp:coreProperties>
</file>